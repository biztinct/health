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before="100" w:beforeAutospacing="1" w:after="100" w:afterAutospacing="1" w:line="240" w:lineRule="auto"/>
        <w:ind w:left="0" w:firstLine="720"/>
        <w:contextualSpacing/>
        <w:jc w:val="center"/>
        <w:rPr>
          <w:snapToGrid/>
          <w:sz w:val="22"/>
          <w:szCs w:val="22"/>
          <w:lang w:val="en-AU"/>
        </w:rPr>
      </w:pPr>
      <w:r>
        <w:rPr>
          <w:snapToGrid/>
          <w:sz w:val="22"/>
          <w:szCs w:val="22"/>
        </w:rPr>
        <w:pict>
          <v:shape id="_x0000_s1026" o:spid="_x0000_s1026" o:spt="75" type="#_x0000_t75" style="position:absolute;left:0pt;margin-left:209.45pt;margin-top:-28.05pt;height:41.55pt;width:81.2pt;z-index:251658240;mso-width-relative:page;mso-height-relative:page;" o:ole="t" filled="f" o:preferrelative="t" stroked="f" coordsize="21600,21600">
            <v:path/>
            <v:fill on="f" focussize="0,0"/>
            <v:stroke on="f"/>
            <v:imagedata r:id="rId9" o:title=""/>
            <o:lock v:ext="edit" aspectratio="t"/>
          </v:shape>
          <o:OLEObject Type="Embed" ProgID="PBrush" ShapeID="_x0000_s1026" DrawAspect="Content" ObjectID="_1468075725" r:id="rId8">
            <o:LockedField>false</o:LockedField>
          </o:OLEObject>
        </w:pict>
      </w:r>
    </w:p>
    <w:p>
      <w:pPr>
        <w:widowControl/>
        <w:spacing w:before="100" w:beforeAutospacing="1" w:after="100" w:afterAutospacing="1" w:line="240" w:lineRule="auto"/>
        <w:ind w:left="0" w:firstLine="720"/>
        <w:contextualSpacing/>
        <w:jc w:val="center"/>
        <w:rPr>
          <w:snapToGrid/>
          <w:sz w:val="22"/>
          <w:szCs w:val="22"/>
          <w:lang w:val="en-AU"/>
        </w:rPr>
      </w:pPr>
    </w:p>
    <w:p>
      <w:pPr xmlns:w="http://schemas.openxmlformats.org/wordprocessingml/2006/main">
        <w:spacing w:before="100" w:beforeAutospacing="1" w:after="100" w:afterAutospacing="1" w:line="240" w:lineRule="auto"/>
        <w:contextualSpacing/>
        <w:jc w:val="center"/>
        <w:rPr>
          <w:b/>
          <w:sz w:val="22"/>
          <w:szCs w:val="22"/>
        </w:rPr>
      </w:pPr>
      <w:r xmlns:w="http://schemas.openxmlformats.org/wordprocessingml/2006/main">
        <w:rPr>
          <w:b/>
          <w:sz w:val="22"/>
          <w:szCs w:val="22"/>
        </w:rPr>
        <w:t xml:space="preserve">VIETTEL MILITARY TELECOMMUNICATION GROUP</w:t>
      </w:r>
    </w:p>
    <w:p>
      <w:pPr>
        <w:spacing w:before="100" w:beforeAutospacing="1" w:after="100" w:afterAutospacing="1" w:line="240" w:lineRule="auto"/>
        <w:ind w:left="0"/>
        <w:contextualSpacing/>
        <w:jc w:val="both"/>
        <w:rPr>
          <w:sz w:val="22"/>
          <w:szCs w:val="22"/>
        </w:rPr>
      </w:pPr>
    </w:p>
    <w:p>
      <w:pPr>
        <w:pStyle w:val="15"/>
        <w:spacing w:before="100" w:beforeAutospacing="1" w:after="100" w:afterAutospacing="1"/>
        <w:contextualSpacing/>
        <w:jc w:val="both"/>
        <w:rPr>
          <w:rFonts w:ascii="Times New Roman" w:hAnsi="Times New Roman"/>
          <w:szCs w:val="22"/>
        </w:rPr>
      </w:pPr>
    </w:p>
    <w:p>
      <w:pPr>
        <w:spacing w:before="100" w:beforeAutospacing="1" w:after="100" w:afterAutospacing="1" w:line="240" w:lineRule="auto"/>
        <w:ind w:left="0"/>
        <w:contextualSpacing/>
        <w:jc w:val="both"/>
        <w:rPr>
          <w:sz w:val="22"/>
          <w:szCs w:val="22"/>
        </w:rPr>
      </w:pPr>
    </w:p>
    <w:p>
      <w:pPr>
        <w:spacing w:before="100" w:beforeAutospacing="1" w:after="100" w:afterAutospacing="1" w:line="240" w:lineRule="auto"/>
        <w:ind w:left="0"/>
        <w:contextualSpacing/>
        <w:jc w:val="both"/>
        <w:rPr>
          <w:sz w:val="22"/>
          <w:szCs w:val="22"/>
        </w:rPr>
      </w:pPr>
    </w:p>
    <w:p>
      <w:pPr>
        <w:spacing w:before="100" w:beforeAutospacing="1" w:after="100" w:afterAutospacing="1" w:line="240" w:lineRule="auto"/>
        <w:ind w:left="0"/>
        <w:contextualSpacing/>
        <w:jc w:val="both"/>
        <w:rPr>
          <w:sz w:val="22"/>
          <w:szCs w:val="22"/>
        </w:rPr>
      </w:pPr>
      <w:bookmarkStart w:id="64" w:name="_GoBack"/>
      <w:bookmarkEnd w:id="64"/>
    </w:p>
    <w:p>
      <w:pPr>
        <w:spacing w:before="100" w:beforeAutospacing="1" w:after="100" w:afterAutospacing="1" w:line="240" w:lineRule="auto"/>
        <w:ind w:left="0"/>
        <w:contextualSpacing/>
        <w:jc w:val="both"/>
        <w:rPr>
          <w:sz w:val="22"/>
          <w:szCs w:val="22"/>
        </w:rPr>
      </w:pPr>
    </w:p>
    <w:p>
      <w:pPr>
        <w:spacing w:before="100" w:beforeAutospacing="1" w:after="100" w:afterAutospacing="1" w:line="240" w:lineRule="auto"/>
        <w:ind w:left="0"/>
        <w:contextualSpacing/>
        <w:jc w:val="both"/>
        <w:rPr>
          <w:sz w:val="22"/>
          <w:szCs w:val="22"/>
        </w:rPr>
      </w:pPr>
    </w:p>
    <w:p>
      <w:pPr>
        <w:tabs>
          <w:tab w:val="left" w:pos="6698"/>
        </w:tabs>
        <w:spacing w:before="100" w:beforeAutospacing="1" w:after="100" w:afterAutospacing="1" w:line="240" w:lineRule="auto"/>
        <w:ind w:left="0"/>
        <w:contextualSpacing/>
        <w:jc w:val="both"/>
        <w:rPr>
          <w:szCs w:val="24"/>
        </w:rPr>
      </w:pPr>
      <w:r>
        <w:rPr>
          <w:szCs w:val="24"/>
        </w:rPr>
        <w:tab/>
      </w:r>
    </w:p>
    <w:p>
      <w:pPr xmlns:w="http://schemas.openxmlformats.org/wordprocessingml/2006/main">
        <w:spacing w:before="100" w:beforeAutospacing="1" w:after="100" w:afterAutospacing="1" w:line="240" w:lineRule="auto"/>
        <w:ind w:left="0"/>
        <w:contextualSpacing/>
        <w:jc w:val="center"/>
        <w:rPr>
          <w:b/>
          <w:szCs w:val="24"/>
        </w:rPr>
      </w:pPr>
      <w:r xmlns:w="http://schemas.openxmlformats.org/wordprocessingml/2006/main">
        <w:rPr>
          <w:b/>
          <w:szCs w:val="24"/>
        </w:rPr>
        <w:t xml:space="preserve">DOCUMENT DESCRIPTION OF WEBSERVICE</w:t>
      </w:r>
    </w:p>
    <w:p>
      <w:pPr xmlns:w="http://schemas.openxmlformats.org/wordprocessingml/2006/main">
        <w:spacing w:before="100" w:beforeAutospacing="1" w:after="100" w:afterAutospacing="1" w:line="240" w:lineRule="auto"/>
        <w:ind w:left="0"/>
        <w:contextualSpacing/>
        <w:jc w:val="center"/>
        <w:rPr>
          <w:b/>
          <w:szCs w:val="24"/>
        </w:rPr>
      </w:pPr>
      <w:r xmlns:w="http://schemas.openxmlformats.org/wordprocessingml/2006/main">
        <w:rPr>
          <w:b/>
          <w:szCs w:val="24"/>
        </w:rPr>
        <w:t xml:space="preserve">ELECTRONIC BILL</w:t>
      </w:r>
    </w:p>
    <w:p>
      <w:pPr>
        <w:spacing w:before="100" w:beforeAutospacing="1" w:after="100" w:afterAutospacing="1" w:line="240" w:lineRule="auto"/>
        <w:ind w:left="1440"/>
        <w:contextualSpacing/>
        <w:jc w:val="both"/>
        <w:rPr>
          <w:b/>
          <w:sz w:val="22"/>
          <w:szCs w:val="22"/>
        </w:rPr>
      </w:pPr>
    </w:p>
    <w:p>
      <w:pPr>
        <w:spacing w:before="100" w:beforeAutospacing="1" w:after="100" w:afterAutospacing="1" w:line="240" w:lineRule="auto"/>
        <w:ind w:left="144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w:spacing w:before="100" w:beforeAutospacing="1" w:after="100" w:afterAutospacing="1" w:line="240" w:lineRule="auto"/>
        <w:ind w:left="0"/>
        <w:contextualSpacing/>
        <w:jc w:val="both"/>
        <w:rPr>
          <w:b/>
          <w:sz w:val="22"/>
          <w:szCs w:val="22"/>
        </w:rPr>
      </w:pPr>
    </w:p>
    <w:p>
      <w:pPr xmlns:w="http://schemas.openxmlformats.org/wordprocessingml/2006/main">
        <w:widowControl/>
        <w:spacing w:before="100" w:beforeAutospacing="1" w:after="100" w:afterAutospacing="1" w:line="240" w:lineRule="auto"/>
        <w:ind w:left="0"/>
        <w:contextualSpacing/>
        <w:jc w:val="center"/>
        <w:rPr>
          <w:b/>
          <w:snapToGrid/>
          <w:sz w:val="22"/>
          <w:szCs w:val="22"/>
          <w:lang w:val="en-AU"/>
        </w:rPr>
      </w:pPr>
      <w:r xmlns:w="http://schemas.openxmlformats.org/wordprocessingml/2006/main">
        <w:rPr>
          <w:b/>
          <w:snapToGrid/>
          <w:sz w:val="22"/>
          <w:szCs w:val="22"/>
          <w:lang w:val="en-AU"/>
        </w:rPr>
        <w:t xml:space="preserve">Hanoi, May 2023</w:t>
      </w:r>
    </w:p>
    <w:p>
      <w:pPr xmlns:w="http://schemas.openxmlformats.org/wordprocessingml/2006/main">
        <w:widowControl/>
        <w:spacing w:before="100" w:beforeAutospacing="1" w:after="100" w:afterAutospacing="1" w:line="240" w:lineRule="auto"/>
        <w:ind w:left="0"/>
        <w:contextualSpacing/>
        <w:jc w:val="center"/>
        <w:rPr>
          <w:bCs/>
          <w:snapToGrid/>
          <w:sz w:val="22"/>
          <w:szCs w:val="22"/>
          <w:lang w:val="en-AU"/>
        </w:rPr>
      </w:pPr>
      <w:r xmlns:w="http://schemas.openxmlformats.org/wordprocessingml/2006/main">
        <w:rPr>
          <w:b/>
          <w:sz w:val="22"/>
          <w:szCs w:val="22"/>
        </w:rPr>
        <w:br xmlns:w="http://schemas.openxmlformats.org/wordprocessingml/2006/main" w:type="page"/>
      </w:r>
      <w:r xmlns:w="http://schemas.openxmlformats.org/wordprocessingml/2006/main">
        <w:rPr>
          <w:b/>
          <w:bCs/>
          <w:snapToGrid/>
          <w:sz w:val="22"/>
          <w:szCs w:val="22"/>
          <w:lang w:val="en-AU"/>
        </w:rPr>
        <w:t xml:space="preserve">CHANGE RECORDING SHEET</w:t>
      </w:r>
    </w:p>
    <w:p>
      <w:pPr>
        <w:widowControl/>
        <w:spacing w:before="100" w:beforeAutospacing="1" w:after="100" w:afterAutospacing="1" w:line="240" w:lineRule="auto"/>
        <w:ind w:left="0" w:hanging="360"/>
        <w:contextualSpacing/>
        <w:jc w:val="both"/>
        <w:rPr>
          <w:b/>
          <w:snapToGrid/>
          <w:sz w:val="22"/>
          <w:szCs w:val="22"/>
          <w:lang w:val="en-AU"/>
        </w:rPr>
      </w:pPr>
    </w:p>
    <w:p>
      <w:pPr>
        <w:widowControl/>
        <w:spacing w:before="100" w:beforeAutospacing="1" w:after="100" w:afterAutospacing="1" w:line="240" w:lineRule="auto"/>
        <w:ind w:left="0" w:firstLine="720"/>
        <w:contextualSpacing/>
        <w:jc w:val="both"/>
        <w:rPr>
          <w:snapToGrid/>
          <w:sz w:val="22"/>
          <w:szCs w:val="22"/>
          <w:lang w:val="en-AU"/>
        </w:rPr>
      </w:pPr>
    </w:p>
    <w:tbl>
      <w:tblPr>
        <w:tblStyle w:val="14"/>
        <w:tblW w:w="9990" w:type="dxa"/>
        <w:tblInd w:w="8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80" w:type="dxa"/>
          <w:bottom w:w="0" w:type="dxa"/>
          <w:right w:w="80" w:type="dxa"/>
        </w:tblCellMar>
      </w:tblPr>
      <w:tblGrid>
        <w:gridCol w:w="1260"/>
        <w:gridCol w:w="1530"/>
        <w:gridCol w:w="7200"/>
      </w:tblGrid>
      <w:tr>
        <w:tc>
          <w:tcPr>
            <w:tcW w:w="1260" w:type="dxa"/>
            <w:shd w:val="clear" w:color="auto" w:fill="D9D9D9"/>
            <w:noWrap w:val="0"/>
            <w:vAlign w:val="top"/>
          </w:tcPr>
          <w:p>
            <w:pPr xmlns:w="http://schemas.openxmlformats.org/wordprocessingml/2006/main">
              <w:spacing w:before="100" w:beforeAutospacing="1" w:after="100" w:afterAutospacing="1" w:line="240" w:lineRule="auto"/>
              <w:ind w:left="0"/>
              <w:contextualSpacing/>
              <w:jc w:val="center"/>
              <w:rPr>
                <w:b/>
                <w:snapToGrid/>
                <w:sz w:val="22"/>
                <w:szCs w:val="22"/>
              </w:rPr>
            </w:pPr>
            <w:r xmlns:w="http://schemas.openxmlformats.org/wordprocessingml/2006/main">
              <w:rPr>
                <w:b/>
                <w:snapToGrid/>
                <w:sz w:val="22"/>
                <w:szCs w:val="22"/>
              </w:rPr>
              <w:t xml:space="preserve">Version</w:t>
            </w:r>
          </w:p>
        </w:tc>
        <w:tc>
          <w:tcPr>
            <w:tcW w:w="1530" w:type="dxa"/>
            <w:shd w:val="clear" w:color="auto" w:fill="D9D9D9"/>
            <w:noWrap w:val="0"/>
            <w:vAlign w:val="top"/>
          </w:tcPr>
          <w:p>
            <w:pPr xmlns:w="http://schemas.openxmlformats.org/wordprocessingml/2006/main">
              <w:spacing w:before="100" w:beforeAutospacing="1" w:after="100" w:afterAutospacing="1" w:line="240" w:lineRule="auto"/>
              <w:ind w:left="0"/>
              <w:contextualSpacing/>
              <w:jc w:val="center"/>
              <w:rPr>
                <w:b/>
                <w:sz w:val="22"/>
                <w:szCs w:val="22"/>
              </w:rPr>
            </w:pPr>
            <w:r xmlns:w="http://schemas.openxmlformats.org/wordprocessingml/2006/main">
              <w:rPr>
                <w:b/>
                <w:sz w:val="22"/>
                <w:szCs w:val="22"/>
              </w:rPr>
              <w:t xml:space="preserve">Day</w:t>
            </w:r>
          </w:p>
        </w:tc>
        <w:tc>
          <w:tcPr>
            <w:tcW w:w="7200" w:type="dxa"/>
            <w:shd w:val="clear" w:color="auto" w:fill="D9D9D9"/>
            <w:noWrap w:val="0"/>
            <w:vAlign w:val="top"/>
          </w:tcPr>
          <w:p>
            <w:pPr xmlns:w="http://schemas.openxmlformats.org/wordprocessingml/2006/main">
              <w:spacing w:before="100" w:beforeAutospacing="1" w:after="100" w:afterAutospacing="1" w:line="240" w:lineRule="auto"/>
              <w:ind w:left="0"/>
              <w:contextualSpacing/>
              <w:jc w:val="center"/>
              <w:rPr>
                <w:b/>
                <w:snapToGrid/>
                <w:sz w:val="22"/>
                <w:szCs w:val="22"/>
              </w:rPr>
            </w:pPr>
            <w:r xmlns:w="http://schemas.openxmlformats.org/wordprocessingml/2006/main">
              <w:rPr>
                <w:b/>
                <w:snapToGrid/>
                <w:sz w:val="22"/>
                <w:szCs w:val="22"/>
              </w:rPr>
              <w:t xml:space="preserve">Detail</w:t>
            </w:r>
          </w:p>
        </w:tc>
      </w:tr>
      <w:tr>
        <w:tc>
          <w:tcPr>
            <w:tcW w:w="126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0.1</w:t>
            </w:r>
          </w:p>
        </w:tc>
        <w:tc>
          <w:tcPr>
            <w:tcW w:w="153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09/2017</w:t>
            </w:r>
          </w:p>
        </w:tc>
        <w:tc>
          <w:tcPr>
            <w:tcW w:w="7200" w:type="dxa"/>
            <w:noWrap w:val="0"/>
            <w:vAlign w:val="top"/>
          </w:tcPr>
          <w:p>
            <w:pPr xmlns:w="http://schemas.openxmlformats.org/wordprocessingml/2006/main">
              <w:spacing w:before="100" w:beforeAutospacing="1" w:after="100" w:afterAutospacing="1" w:line="240" w:lineRule="auto"/>
              <w:ind w:left="0"/>
              <w:contextualSpacing/>
              <w:jc w:val="both"/>
              <w:rPr>
                <w:snapToGrid/>
                <w:sz w:val="22"/>
                <w:szCs w:val="22"/>
              </w:rPr>
            </w:pPr>
            <w:r xmlns:w="http://schemas.openxmlformats.org/wordprocessingml/2006/main">
              <w:rPr>
                <w:snapToGrid/>
                <w:sz w:val="22"/>
                <w:szCs w:val="22"/>
              </w:rPr>
              <w:t xml:space="preserve">Initialized version</w:t>
            </w:r>
          </w:p>
        </w:tc>
      </w:tr>
      <w:tr>
        <w:tc>
          <w:tcPr>
            <w:tcW w:w="126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0.2</w:t>
            </w:r>
          </w:p>
        </w:tc>
        <w:tc>
          <w:tcPr>
            <w:tcW w:w="153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March 2018</w:t>
            </w:r>
          </w:p>
        </w:tc>
        <w:tc>
          <w:tcPr>
            <w:tcW w:w="7200" w:type="dxa"/>
            <w:noWrap w:val="0"/>
            <w:vAlign w:val="top"/>
          </w:tcPr>
          <w:p>
            <w:pPr xmlns:w="http://schemas.openxmlformats.org/wordprocessingml/2006/main">
              <w:spacing w:before="100" w:beforeAutospacing="1" w:after="100" w:afterAutospacing="1" w:line="240" w:lineRule="auto"/>
              <w:ind w:left="0"/>
              <w:contextualSpacing/>
              <w:jc w:val="both"/>
              <w:rPr>
                <w:snapToGrid/>
                <w:sz w:val="22"/>
                <w:szCs w:val="22"/>
              </w:rPr>
            </w:pPr>
            <w:r xmlns:w="http://schemas.openxmlformats.org/wordprocessingml/2006/main">
              <w:rPr>
                <w:snapToGrid/>
                <w:sz w:val="22"/>
                <w:szCs w:val="22"/>
              </w:rPr>
              <w:t xml:space="preserve">Added sections 2.1.11, 2.1.12, 2.1.13</w:t>
            </w:r>
          </w:p>
        </w:tc>
      </w:tr>
      <w:tr>
        <w:tc>
          <w:tcPr>
            <w:tcW w:w="126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0.3</w:t>
            </w:r>
          </w:p>
        </w:tc>
        <w:tc>
          <w:tcPr>
            <w:tcW w:w="153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September 2018</w:t>
            </w:r>
          </w:p>
        </w:tc>
        <w:tc>
          <w:tcPr>
            <w:tcW w:w="7200" w:type="dxa"/>
            <w:noWrap w:val="0"/>
            <w:vAlign w:val="top"/>
          </w:tcPr>
          <w:p>
            <w:pPr xmlns:w="http://schemas.openxmlformats.org/wordprocessingml/2006/main">
              <w:spacing w:before="100" w:beforeAutospacing="1" w:after="100" w:afterAutospacing="1" w:line="240" w:lineRule="auto"/>
              <w:ind w:left="0"/>
              <w:contextualSpacing/>
              <w:jc w:val="both"/>
              <w:rPr>
                <w:snapToGrid/>
                <w:sz w:val="22"/>
                <w:szCs w:val="22"/>
              </w:rPr>
            </w:pPr>
            <w:r xmlns:w="http://schemas.openxmlformats.org/wordprocessingml/2006/main">
              <w:rPr>
                <w:snapToGrid/>
                <w:sz w:val="22"/>
                <w:szCs w:val="22"/>
              </w:rPr>
              <w:t xml:space="preserve">Added 2.1.14, 2.1.15</w:t>
            </w:r>
          </w:p>
        </w:tc>
      </w:tr>
      <w:tr>
        <w:tc>
          <w:tcPr>
            <w:tcW w:w="126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1.0</w:t>
            </w:r>
          </w:p>
        </w:tc>
        <w:tc>
          <w:tcPr>
            <w:tcW w:w="153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September 2018</w:t>
            </w:r>
          </w:p>
        </w:tc>
        <w:tc>
          <w:tcPr>
            <w:tcW w:w="7200" w:type="dxa"/>
            <w:noWrap w:val="0"/>
            <w:vAlign w:val="top"/>
          </w:tcPr>
          <w:p>
            <w:pPr xmlns:w="http://schemas.openxmlformats.org/wordprocessingml/2006/main">
              <w:spacing w:before="100" w:beforeAutospacing="1" w:after="100" w:afterAutospacing="1" w:line="240" w:lineRule="auto"/>
              <w:ind w:left="0"/>
              <w:contextualSpacing/>
              <w:jc w:val="both"/>
              <w:rPr>
                <w:snapToGrid/>
                <w:sz w:val="22"/>
                <w:szCs w:val="22"/>
              </w:rPr>
            </w:pPr>
            <w:r xmlns:w="http://schemas.openxmlformats.org/wordprocessingml/2006/main">
              <w:rPr>
                <w:snapToGrid/>
                <w:sz w:val="22"/>
                <w:szCs w:val="22"/>
              </w:rPr>
              <w:t xml:space="preserve">Add more details to the newsletter specification, reorganize the document</w:t>
            </w:r>
          </w:p>
        </w:tc>
      </w:tr>
      <w:tr>
        <w:tc>
          <w:tcPr>
            <w:tcW w:w="126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1.1</w:t>
            </w:r>
          </w:p>
        </w:tc>
        <w:tc>
          <w:tcPr>
            <w:tcW w:w="153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April 2019</w:t>
            </w:r>
          </w:p>
        </w:tc>
        <w:tc>
          <w:tcPr>
            <w:tcW w:w="7200" w:type="dxa"/>
            <w:noWrap w:val="0"/>
            <w:vAlign w:val="top"/>
          </w:tcPr>
          <w:p>
            <w:pPr xmlns:w="http://schemas.openxmlformats.org/wordprocessingml/2006/main">
              <w:spacing w:before="100" w:beforeAutospacing="1" w:after="100" w:afterAutospacing="1" w:line="240" w:lineRule="auto"/>
              <w:ind w:left="0"/>
              <w:contextualSpacing/>
              <w:jc w:val="both"/>
              <w:rPr>
                <w:snapToGrid/>
                <w:sz w:val="22"/>
                <w:szCs w:val="22"/>
              </w:rPr>
            </w:pPr>
            <w:r xmlns:w="http://schemas.openxmlformats.org/wordprocessingml/2006/main">
              <w:rPr>
                <w:snapToGrid/>
                <w:sz w:val="22"/>
                <w:szCs w:val="22"/>
              </w:rPr>
              <w:t xml:space="preserve">Add item 7 mapping information fields and invoice templates</w:t>
            </w:r>
          </w:p>
        </w:tc>
      </w:tr>
      <w:tr>
        <w:tc>
          <w:tcPr>
            <w:tcW w:w="126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2.4</w:t>
            </w:r>
          </w:p>
        </w:tc>
        <w:tc>
          <w:tcPr>
            <w:tcW w:w="153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05/2022</w:t>
            </w:r>
          </w:p>
        </w:tc>
        <w:tc>
          <w:tcPr>
            <w:tcW w:w="7200" w:type="dxa"/>
            <w:noWrap w:val="0"/>
            <w:vAlign w:val="top"/>
          </w:tcPr>
          <w:p>
            <w:pPr xmlns:w="http://schemas.openxmlformats.org/wordprocessingml/2006/main">
              <w:spacing w:before="100" w:beforeAutospacing="1" w:after="100" w:afterAutospacing="1" w:line="240" w:lineRule="auto"/>
              <w:ind w:left="0"/>
              <w:contextualSpacing/>
              <w:jc w:val="both"/>
              <w:rPr>
                <w:snapToGrid/>
                <w:sz w:val="22"/>
                <w:szCs w:val="22"/>
              </w:rPr>
            </w:pPr>
            <w:r xmlns:w="http://schemas.openxmlformats.org/wordprocessingml/2006/main">
              <w:rPr>
                <w:snapToGrid/>
                <w:sz w:val="22"/>
                <w:szCs w:val="22"/>
              </w:rPr>
              <w:t xml:space="preserve">Add description of fields of TT78 warehouse note in section 6.9 Metadata, example json file in section 7.2</w:t>
            </w:r>
          </w:p>
        </w:tc>
      </w:tr>
      <w:tr>
        <w:tc>
          <w:tcPr>
            <w:tcW w:w="126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2.5</w:t>
            </w:r>
          </w:p>
        </w:tc>
        <w:tc>
          <w:tcPr>
            <w:tcW w:w="153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06/2022</w:t>
            </w:r>
          </w:p>
        </w:tc>
        <w:tc>
          <w:tcPr>
            <w:tcW w:w="7200" w:type="dxa"/>
            <w:noWrap w:val="0"/>
            <w:vAlign w:val="top"/>
          </w:tcPr>
          <w:p>
            <w:pPr xmlns:w="http://schemas.openxmlformats.org/wordprocessingml/2006/main">
              <w:spacing w:before="100" w:beforeAutospacing="1" w:after="100" w:afterAutospacing="1" w:line="240" w:lineRule="auto"/>
              <w:ind w:left="0"/>
              <w:contextualSpacing/>
              <w:jc w:val="both"/>
              <w:rPr>
                <w:snapToGrid/>
                <w:sz w:val="22"/>
                <w:szCs w:val="22"/>
              </w:rPr>
            </w:pPr>
            <w:r xmlns:w="http://schemas.openxmlformats.org/wordprocessingml/2006/main">
              <w:rPr>
                <w:snapToGrid/>
                <w:sz w:val="22"/>
                <w:szCs w:val="22"/>
              </w:rPr>
              <w:t xml:space="preserve">- Add the reason for the cancellation of the invoice in section 7.6</w:t>
            </w:r>
          </w:p>
          <w:p>
            <w:pPr xmlns:w="http://schemas.openxmlformats.org/wordprocessingml/2006/main">
              <w:spacing w:before="100" w:beforeAutospacing="1" w:after="100" w:afterAutospacing="1" w:line="240" w:lineRule="auto"/>
              <w:ind w:left="0"/>
              <w:contextualSpacing/>
              <w:jc w:val="both"/>
              <w:rPr>
                <w:snapToGrid/>
                <w:sz w:val="22"/>
                <w:szCs w:val="22"/>
              </w:rPr>
            </w:pPr>
            <w:r xmlns:w="http://schemas.openxmlformats.org/wordprocessingml/2006/main">
              <w:rPr>
                <w:snapToGrid/>
                <w:sz w:val="22"/>
                <w:szCs w:val="22"/>
              </w:rPr>
              <w:t xml:space="preserve">- Added error reason field for replacement adjustment invoice in section 6.2 generaIInvoiceInfo, json file in section 7.2 and section 7.15</w:t>
            </w:r>
          </w:p>
          <w:p>
            <w:pPr xmlns:w="http://schemas.openxmlformats.org/wordprocessingml/2006/main">
              <w:spacing w:before="100" w:beforeAutospacing="1" w:after="100" w:afterAutospacing="1" w:line="240" w:lineRule="auto"/>
              <w:ind w:left="0"/>
              <w:contextualSpacing/>
              <w:jc w:val="both"/>
              <w:rPr>
                <w:snapToGrid/>
                <w:sz w:val="22"/>
                <w:szCs w:val="22"/>
              </w:rPr>
            </w:pPr>
            <w:r xmlns:w="http://schemas.openxmlformats.org/wordprocessingml/2006/main">
              <w:rPr>
                <w:snapToGrid/>
                <w:sz w:val="22"/>
                <w:szCs w:val="22"/>
              </w:rPr>
              <w:t xml:space="preserve">- Addition of negative quantity/unit price transmission in item 6.6 itemInfo</w:t>
            </w:r>
          </w:p>
          <w:p>
            <w:pPr xmlns:w="http://schemas.openxmlformats.org/wordprocessingml/2006/main">
              <w:spacing w:before="100" w:beforeAutospacing="1" w:after="100" w:afterAutospacing="1" w:line="240" w:lineRule="auto"/>
              <w:ind w:left="0"/>
              <w:contextualSpacing/>
              <w:jc w:val="both"/>
              <w:rPr>
                <w:snapToGrid/>
                <w:sz w:val="22"/>
                <w:szCs w:val="22"/>
              </w:rPr>
            </w:pPr>
            <w:r xmlns:w="http://schemas.openxmlformats.org/wordprocessingml/2006/main">
              <w:rPr>
                <w:snapToGrid/>
                <w:sz w:val="22"/>
                <w:szCs w:val="22"/>
              </w:rPr>
              <w:t xml:space="preserve">- Add an </w:t>
            </w:r>
            <w:r xmlns:w="http://schemas.openxmlformats.org/wordprocessingml/2006/main">
              <w:rPr>
                <w:iCs/>
                <w:sz w:val="22"/>
                <w:szCs w:val="22"/>
                <w:shd w:val="clear" w:color="auto" w:fill="FFFFFF"/>
              </w:rPr>
              <w:t xml:space="preserve">Invoice Adjustment field that doesn't exist via the API </w:t>
            </w:r>
            <w:r xmlns:w="http://schemas.openxmlformats.org/wordprocessingml/2006/main">
              <w:rPr>
                <w:sz w:val="22"/>
                <w:szCs w:val="22"/>
                <w:shd w:val="clear" w:color="auto" w:fill="FFFFFF"/>
              </w:rPr>
              <w:t xml:space="preserve">in</w:t>
            </w:r>
            <w:r xmlns:w="http://schemas.openxmlformats.org/wordprocessingml/2006/main">
              <w:rPr>
                <w:color w:val="1F497D"/>
                <w:sz w:val="22"/>
                <w:szCs w:val="22"/>
                <w:shd w:val="clear" w:color="auto" w:fill="FFFFFF"/>
              </w:rPr>
              <w:t xml:space="preserve"> </w:t>
            </w:r>
            <w:r xmlns:w="http://schemas.openxmlformats.org/wordprocessingml/2006/main">
              <w:rPr>
                <w:snapToGrid/>
                <w:sz w:val="22"/>
                <w:szCs w:val="22"/>
              </w:rPr>
              <w:t xml:space="preserve">6.2 generaIInvoiceInfo, The json file in 7.2 and 7.15</w:t>
            </w:r>
          </w:p>
        </w:tc>
      </w:tr>
      <w:tr>
        <w:tc>
          <w:tcPr>
            <w:tcW w:w="126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2.6</w:t>
            </w:r>
          </w:p>
        </w:tc>
        <w:tc>
          <w:tcPr>
            <w:tcW w:w="153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09/2022</w:t>
            </w:r>
          </w:p>
        </w:tc>
        <w:tc>
          <w:tcPr>
            <w:tcW w:w="7200" w:type="dxa"/>
            <w:noWrap w:val="0"/>
            <w:vAlign w:val="top"/>
          </w:tcPr>
          <w:p>
            <w:pPr xmlns:w="http://schemas.openxmlformats.org/wordprocessingml/2006/main">
              <w:spacing w:before="100" w:beforeAutospacing="1" w:after="100" w:afterAutospacing="1" w:line="240" w:lineRule="auto"/>
              <w:ind w:left="0"/>
              <w:contextualSpacing/>
              <w:jc w:val="both"/>
              <w:rPr>
                <w:snapToGrid/>
                <w:sz w:val="22"/>
                <w:szCs w:val="22"/>
              </w:rPr>
            </w:pPr>
            <w:r xmlns:w="http://schemas.openxmlformats.org/wordprocessingml/2006/main">
              <w:rPr>
                <w:snapToGrid/>
                <w:sz w:val="22"/>
                <w:szCs w:val="22"/>
              </w:rPr>
              <w:t xml:space="preserve">- Added new 6.12 QRcode</w:t>
            </w:r>
          </w:p>
          <w:p>
            <w:pPr xmlns:w="http://schemas.openxmlformats.org/wordprocessingml/2006/main">
              <w:spacing w:before="100" w:beforeAutospacing="1" w:after="100" w:afterAutospacing="1" w:line="240" w:lineRule="auto"/>
              <w:ind w:left="0"/>
              <w:contextualSpacing/>
              <w:jc w:val="both"/>
              <w:rPr>
                <w:snapToGrid/>
                <w:sz w:val="22"/>
                <w:szCs w:val="22"/>
              </w:rPr>
            </w:pPr>
            <w:r xmlns:w="http://schemas.openxmlformats.org/wordprocessingml/2006/main">
              <w:rPr>
                <w:snapToGrid/>
                <w:sz w:val="22"/>
                <w:szCs w:val="22"/>
              </w:rPr>
              <w:t xml:space="preserve">- Added new 7.22 Secret code level</w:t>
            </w:r>
          </w:p>
          <w:p>
            <w:pPr xmlns:w="http://schemas.openxmlformats.org/wordprocessingml/2006/main">
              <w:spacing w:before="100" w:beforeAutospacing="1" w:after="100" w:afterAutospacing="1" w:line="240" w:lineRule="auto"/>
              <w:ind w:left="0"/>
              <w:contextualSpacing/>
              <w:jc w:val="both"/>
              <w:rPr>
                <w:snapToGrid/>
                <w:sz w:val="22"/>
                <w:szCs w:val="22"/>
              </w:rPr>
            </w:pPr>
            <w:r xmlns:w="http://schemas.openxmlformats.org/wordprocessingml/2006/main">
              <w:rPr>
                <w:snapToGrid/>
                <w:sz w:val="22"/>
                <w:szCs w:val="22"/>
              </w:rPr>
              <w:t xml:space="preserve">- Add new 7.25 Update invoice printing status</w:t>
            </w:r>
          </w:p>
          <w:p>
            <w:pPr xmlns:w="http://schemas.openxmlformats.org/wordprocessingml/2006/main">
              <w:spacing w:before="100" w:beforeAutospacing="1" w:after="100" w:afterAutospacing="1" w:line="240" w:lineRule="auto"/>
              <w:ind w:left="0"/>
              <w:contextualSpacing/>
              <w:jc w:val="both"/>
              <w:rPr>
                <w:snapToGrid/>
                <w:sz w:val="22"/>
                <w:szCs w:val="22"/>
              </w:rPr>
            </w:pPr>
            <w:r xmlns:w="http://schemas.openxmlformats.org/wordprocessingml/2006/main">
              <w:rPr>
                <w:snapToGrid/>
                <w:sz w:val="22"/>
                <w:szCs w:val="22"/>
              </w:rPr>
              <w:t xml:space="preserve">- Newly added 7.26 Number of QRcode scans of invoices</w:t>
            </w:r>
          </w:p>
        </w:tc>
      </w:tr>
      <w:tr>
        <w:tc>
          <w:tcPr>
            <w:tcW w:w="126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2.7</w:t>
            </w:r>
          </w:p>
        </w:tc>
        <w:tc>
          <w:tcPr>
            <w:tcW w:w="153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09/2022</w:t>
            </w:r>
          </w:p>
        </w:tc>
        <w:tc>
          <w:tcPr>
            <w:tcW w:w="7200" w:type="dxa"/>
            <w:noWrap w:val="0"/>
            <w:vAlign w:val="top"/>
          </w:tcPr>
          <w:p>
            <w:pPr xmlns:w="http://schemas.openxmlformats.org/wordprocessingml/2006/main">
              <w:spacing w:before="100" w:beforeAutospacing="1" w:after="100" w:afterAutospacing="1" w:line="240" w:lineRule="auto"/>
              <w:ind w:left="0"/>
              <w:contextualSpacing/>
              <w:jc w:val="both"/>
              <w:rPr>
                <w:snapToGrid/>
                <w:sz w:val="22"/>
                <w:szCs w:val="22"/>
              </w:rPr>
            </w:pPr>
            <w:r xmlns:w="http://schemas.openxmlformats.org/wordprocessingml/2006/main">
              <w:rPr>
                <w:snapToGrid/>
                <w:sz w:val="22"/>
                <w:szCs w:val="22"/>
              </w:rPr>
              <w:t xml:space="preserve">- Added an information field that allows searching invoices by issuance date in section 7.7</w:t>
            </w:r>
          </w:p>
          <w:p>
            <w:pPr xmlns:w="http://schemas.openxmlformats.org/wordprocessingml/2006/main">
              <w:spacing w:before="100" w:beforeAutospacing="1" w:after="100" w:afterAutospacing="1" w:line="240" w:lineRule="auto"/>
              <w:ind w:left="0"/>
              <w:contextualSpacing/>
              <w:jc w:val="both"/>
              <w:rPr>
                <w:snapToGrid/>
                <w:sz w:val="22"/>
                <w:szCs w:val="22"/>
              </w:rPr>
            </w:pPr>
            <w:r xmlns:w="http://schemas.openxmlformats.org/wordprocessingml/2006/main">
              <w:rPr>
                <w:snapToGrid/>
                <w:sz w:val="22"/>
                <w:szCs w:val="22"/>
              </w:rPr>
              <w:t xml:space="preserve">- Add additional payment methods in section 6.5</w:t>
            </w:r>
          </w:p>
          <w:p>
            <w:pPr xmlns:w="http://schemas.openxmlformats.org/wordprocessingml/2006/main">
              <w:spacing w:before="100" w:beforeAutospacing="1" w:after="100" w:afterAutospacing="1" w:line="240" w:lineRule="auto"/>
              <w:ind w:left="0"/>
              <w:contextualSpacing/>
              <w:jc w:val="both"/>
              <w:rPr>
                <w:snapToGrid/>
                <w:sz w:val="22"/>
                <w:szCs w:val="22"/>
              </w:rPr>
            </w:pPr>
            <w:r xmlns:w="http://schemas.openxmlformats.org/wordprocessingml/2006/main">
              <w:rPr>
                <w:snapToGrid/>
                <w:sz w:val="22"/>
                <w:szCs w:val="22"/>
              </w:rPr>
              <w:t xml:space="preserve">- Add new 7.27. Api statistics invoices by user</w:t>
            </w:r>
          </w:p>
        </w:tc>
      </w:tr>
      <w:tr>
        <w:tc>
          <w:tcPr>
            <w:tcW w:w="126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2.8</w:t>
            </w:r>
          </w:p>
        </w:tc>
        <w:tc>
          <w:tcPr>
            <w:tcW w:w="153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September 2022</w:t>
            </w:r>
          </w:p>
        </w:tc>
        <w:tc>
          <w:tcPr>
            <w:tcW w:w="7200" w:type="dxa"/>
            <w:noWrap w:val="0"/>
            <w:vAlign w:val="top"/>
          </w:tcPr>
          <w:p>
            <w:pPr xmlns:w="http://schemas.openxmlformats.org/wordprocessingml/2006/main">
              <w:spacing w:before="0"/>
              <w:ind w:left="41"/>
              <w:jc w:val="both"/>
              <w:rPr>
                <w:snapToGrid/>
                <w:sz w:val="22"/>
                <w:szCs w:val="22"/>
              </w:rPr>
            </w:pPr>
            <w:r xmlns:w="http://schemas.openxmlformats.org/wordprocessingml/2006/main">
              <w:rPr>
                <w:snapToGrid/>
                <w:sz w:val="22"/>
                <w:szCs w:val="22"/>
              </w:rPr>
              <w:t xml:space="preserve">- Supplement the transmission of </w:t>
            </w:r>
            <w:r xmlns:w="http://schemas.openxmlformats.org/wordprocessingml/2006/main">
              <w:rPr>
                <w:sz w:val="22"/>
                <w:szCs w:val="22"/>
                <w:lang w:val="vi-VN"/>
              </w:rPr>
              <w:t xml:space="preserve">the Secret Code that has been granted to MST </w:t>
            </w:r>
            <w:r xmlns:w="http://schemas.openxmlformats.org/wordprocessingml/2006/main">
              <w:rPr>
                <w:sz w:val="22"/>
                <w:szCs w:val="22"/>
              </w:rPr>
              <w:t xml:space="preserve">in section 6.2 </w:t>
            </w:r>
            <w:r xmlns:w="http://schemas.openxmlformats.org/wordprocessingml/2006/main">
              <w:rPr>
                <w:snapToGrid/>
                <w:sz w:val="22"/>
                <w:szCs w:val="22"/>
              </w:rPr>
              <w:t xml:space="preserve">generaIInvoiceInfo</w:t>
            </w:r>
          </w:p>
          <w:p>
            <w:pPr xmlns:w="http://schemas.openxmlformats.org/wordprocessingml/2006/main">
              <w:spacing w:before="100" w:beforeAutospacing="1" w:after="100" w:afterAutospacing="1" w:line="240" w:lineRule="auto"/>
              <w:ind w:left="0"/>
              <w:contextualSpacing/>
              <w:jc w:val="both"/>
              <w:rPr>
                <w:snapToGrid/>
                <w:sz w:val="22"/>
                <w:szCs w:val="22"/>
              </w:rPr>
            </w:pPr>
            <w:r xmlns:w="http://schemas.openxmlformats.org/wordprocessingml/2006/main">
              <w:rPr>
                <w:snapToGrid/>
                <w:sz w:val="22"/>
                <w:szCs w:val="22"/>
              </w:rPr>
              <w:t xml:space="preserve">- Added Sync notes/ for </w:t>
            </w:r>
            <w:r xmlns:w="http://schemas.openxmlformats.org/wordprocessingml/2006/main">
              <w:rPr>
                <w:bCs/>
                <w:sz w:val="22"/>
                <w:szCs w:val="22"/>
              </w:rPr>
              <w:t xml:space="preserve">itemNote transfer </w:t>
            </w:r>
            <w:r xmlns:w="http://schemas.openxmlformats.org/wordprocessingml/2006/main">
              <w:rPr>
                <w:snapToGrid/>
                <w:sz w:val="22"/>
                <w:szCs w:val="22"/>
              </w:rPr>
              <w:t xml:space="preserve">in section 6.6 itemInfo</w:t>
            </w:r>
          </w:p>
        </w:tc>
      </w:tr>
      <w:tr>
        <w:tc>
          <w:tcPr>
            <w:tcW w:w="126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2.9</w:t>
            </w:r>
          </w:p>
        </w:tc>
        <w:tc>
          <w:tcPr>
            <w:tcW w:w="153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November 2022</w:t>
            </w:r>
          </w:p>
        </w:tc>
        <w:tc>
          <w:tcPr>
            <w:tcW w:w="7200" w:type="dxa"/>
            <w:noWrap w:val="0"/>
            <w:vAlign w:val="top"/>
          </w:tcPr>
          <w:p>
            <w:pPr xmlns:w="http://schemas.openxmlformats.org/wordprocessingml/2006/main">
              <w:spacing w:before="0"/>
              <w:ind w:left="41"/>
              <w:jc w:val="both"/>
              <w:rPr>
                <w:snapToGrid/>
                <w:sz w:val="22"/>
                <w:szCs w:val="22"/>
              </w:rPr>
            </w:pPr>
            <w:r xmlns:w="http://schemas.openxmlformats.org/wordprocessingml/2006/main">
              <w:rPr>
                <w:snapToGrid/>
                <w:sz w:val="22"/>
                <w:szCs w:val="22"/>
              </w:rPr>
              <w:t xml:space="preserve">- API explains section 7.26</w:t>
            </w:r>
          </w:p>
        </w:tc>
      </w:tr>
      <w:tr>
        <w:tc>
          <w:tcPr>
            <w:tcW w:w="126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2.10</w:t>
            </w:r>
          </w:p>
        </w:tc>
        <w:tc>
          <w:tcPr>
            <w:tcW w:w="153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November 2022</w:t>
            </w:r>
          </w:p>
        </w:tc>
        <w:tc>
          <w:tcPr>
            <w:tcW w:w="7200" w:type="dxa"/>
            <w:noWrap w:val="0"/>
            <w:vAlign w:val="top"/>
          </w:tcPr>
          <w:p>
            <w:pPr xmlns:w="http://schemas.openxmlformats.org/wordprocessingml/2006/main">
              <w:spacing w:before="0"/>
              <w:ind w:left="41"/>
              <w:jc w:val="both"/>
              <w:rPr>
                <w:sz w:val="22"/>
                <w:szCs w:val="22"/>
              </w:rPr>
            </w:pPr>
            <w:r xmlns:w="http://schemas.openxmlformats.org/wordprocessingml/2006/main">
              <w:rPr>
                <w:snapToGrid/>
                <w:sz w:val="22"/>
                <w:szCs w:val="22"/>
              </w:rPr>
              <w:t xml:space="preserve">- Add content of sections 7.2 and 7.15: </w:t>
            </w:r>
            <w:r xmlns:w="http://schemas.openxmlformats.org/wordprocessingml/2006/main">
              <w:rPr>
                <w:sz w:val="22"/>
                <w:szCs w:val="22"/>
              </w:rPr>
              <w:t xml:space="preserve">add in generalInvoiceInfo 2 tags: originalInvoiceType and originalTemplateCode</w:t>
            </w:r>
          </w:p>
          <w:p>
            <w:pPr xmlns:w="http://schemas.openxmlformats.org/wordprocessingml/2006/main">
              <w:spacing w:before="0"/>
              <w:ind w:left="41"/>
              <w:jc w:val="both"/>
              <w:rPr>
                <w:snapToGrid/>
                <w:sz w:val="22"/>
                <w:szCs w:val="22"/>
              </w:rPr>
            </w:pPr>
            <w:r xmlns:w="http://schemas.openxmlformats.org/wordprocessingml/2006/main">
              <w:rPr>
                <w:sz w:val="22"/>
                <w:szCs w:val="22"/>
              </w:rPr>
              <w:t xml:space="preserve">- Add new section 7.26: get list of sample and invoice symbols according to tax code</w:t>
            </w:r>
          </w:p>
        </w:tc>
      </w:tr>
      <w:tr>
        <w:tc>
          <w:tcPr>
            <w:tcW w:w="126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2.11</w:t>
            </w:r>
          </w:p>
        </w:tc>
        <w:tc>
          <w:tcPr>
            <w:tcW w:w="153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12/2022</w:t>
            </w:r>
          </w:p>
        </w:tc>
        <w:tc>
          <w:tcPr>
            <w:tcW w:w="7200" w:type="dxa"/>
            <w:noWrap w:val="0"/>
            <w:vAlign w:val="top"/>
          </w:tcPr>
          <w:p>
            <w:pPr xmlns:w="http://schemas.openxmlformats.org/wordprocessingml/2006/main">
              <w:ind w:left="0"/>
              <w:rPr>
                <w:sz w:val="22"/>
                <w:szCs w:val="22"/>
              </w:rPr>
            </w:pPr>
            <w:r xmlns:w="http://schemas.openxmlformats.org/wordprocessingml/2006/main">
              <w:rPr>
                <w:snapToGrid/>
                <w:sz w:val="22"/>
                <w:szCs w:val="22"/>
              </w:rPr>
              <w:t xml:space="preserve">- Added content </w:t>
            </w:r>
            <w:r xmlns:w="http://schemas.openxmlformats.org/wordprocessingml/2006/main">
              <w:rPr>
                <w:sz w:val="22"/>
                <w:szCs w:val="22"/>
              </w:rPr>
              <w:t xml:space="preserve">to change the way data is saved when making invoices for goods with Note properties in section 6.7</w:t>
            </w:r>
          </w:p>
          <w:p>
            <w:pPr xmlns:w="http://schemas.openxmlformats.org/wordprocessingml/2006/main">
              <w:ind w:left="0"/>
              <w:rPr>
                <w:sz w:val="22"/>
                <w:szCs w:val="22"/>
              </w:rPr>
            </w:pPr>
            <w:r xmlns:w="http://schemas.openxmlformats.org/wordprocessingml/2006/main">
              <w:rPr>
                <w:sz w:val="22"/>
                <w:szCs w:val="22"/>
              </w:rPr>
              <w:t xml:space="preserve">- Added content allowing to adjust itemInfo product information in section 6.6</w:t>
            </w:r>
          </w:p>
          <w:p>
            <w:pPr xmlns:w="http://schemas.openxmlformats.org/wordprocessingml/2006/main">
              <w:ind w:left="0"/>
              <w:rPr>
                <w:sz w:val="22"/>
                <w:szCs w:val="22"/>
              </w:rPr>
            </w:pPr>
            <w:r xmlns:w="http://schemas.openxmlformats.org/wordprocessingml/2006/main">
              <w:rPr>
                <w:sz w:val="22"/>
                <w:szCs w:val="22"/>
              </w:rPr>
              <w:t xml:space="preserve">- Add the content of the link to look up the invoice and email it to the buyer in section 7.14</w:t>
            </w:r>
          </w:p>
        </w:tc>
      </w:tr>
      <w:tr>
        <w:tc>
          <w:tcPr>
            <w:tcW w:w="126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2.12</w:t>
            </w:r>
          </w:p>
        </w:tc>
        <w:tc>
          <w:tcPr>
            <w:tcW w:w="153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12/2022</w:t>
            </w:r>
          </w:p>
        </w:tc>
        <w:tc>
          <w:tcPr>
            <w:tcW w:w="7200" w:type="dxa"/>
            <w:noWrap w:val="0"/>
            <w:vAlign w:val="top"/>
          </w:tcPr>
          <w:p>
            <w:pPr xmlns:w="http://schemas.openxmlformats.org/wordprocessingml/2006/main">
              <w:ind w:left="0"/>
              <w:rPr>
                <w:snapToGrid/>
                <w:sz w:val="22"/>
                <w:szCs w:val="22"/>
              </w:rPr>
            </w:pPr>
            <w:r xmlns:w="http://schemas.openxmlformats.org/wordprocessingml/2006/main">
              <w:rPr>
                <w:snapToGrid/>
                <w:sz w:val="22"/>
                <w:szCs w:val="22"/>
              </w:rPr>
              <w:t xml:space="preserve">- Add new content: API to issue invoices with secret codes 7.28 and 7.29</w:t>
            </w:r>
          </w:p>
        </w:tc>
      </w:tr>
      <w:tr>
        <w:tc>
          <w:tcPr>
            <w:tcW w:w="126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2.13</w:t>
            </w:r>
          </w:p>
        </w:tc>
        <w:tc>
          <w:tcPr>
            <w:tcW w:w="153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1/2023</w:t>
            </w:r>
          </w:p>
        </w:tc>
        <w:tc>
          <w:tcPr>
            <w:tcW w:w="7200" w:type="dxa"/>
            <w:noWrap w:val="0"/>
            <w:vAlign w:val="top"/>
          </w:tcPr>
          <w:p>
            <w:pPr xmlns:w="http://schemas.openxmlformats.org/wordprocessingml/2006/main">
              <w:ind w:left="0"/>
              <w:rPr>
                <w:snapToGrid/>
                <w:sz w:val="22"/>
                <w:szCs w:val="22"/>
              </w:rPr>
            </w:pPr>
            <w:r xmlns:w="http://schemas.openxmlformats.org/wordprocessingml/2006/main">
              <w:rPr>
                <w:snapToGrid/>
                <w:sz w:val="22"/>
                <w:szCs w:val="22"/>
              </w:rPr>
              <w:t xml:space="preserve">- Added a description of the rules for transmitting invoice symbols in generalInvoiceInfo section 6.2</w:t>
            </w:r>
          </w:p>
        </w:tc>
      </w:tr>
      <w:tr>
        <w:tc>
          <w:tcPr>
            <w:tcW w:w="126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2.14</w:t>
            </w:r>
          </w:p>
        </w:tc>
        <w:tc>
          <w:tcPr>
            <w:tcW w:w="153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March 2023</w:t>
            </w:r>
          </w:p>
        </w:tc>
        <w:tc>
          <w:tcPr>
            <w:tcW w:w="7200" w:type="dxa"/>
            <w:noWrap w:val="0"/>
            <w:vAlign w:val="top"/>
          </w:tcPr>
          <w:p>
            <w:pPr xmlns:w="http://schemas.openxmlformats.org/wordprocessingml/2006/main">
              <w:ind w:left="0"/>
              <w:rPr>
                <w:snapToGrid/>
                <w:sz w:val="22"/>
                <w:szCs w:val="22"/>
              </w:rPr>
            </w:pPr>
            <w:r xmlns:w="http://schemas.openxmlformats.org/wordprocessingml/2006/main">
              <w:rPr>
                <w:sz w:val="22"/>
                <w:szCs w:val="22"/>
              </w:rPr>
              <w:t xml:space="preserve">- Add new API to get sample list and invoice symbol according to tax code in the whole system section 7.30</w:t>
            </w:r>
          </w:p>
        </w:tc>
      </w:tr>
      <w:tr>
        <w:tc>
          <w:tcPr>
            <w:tcW w:w="126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2.15</w:t>
            </w:r>
          </w:p>
        </w:tc>
        <w:tc>
          <w:tcPr>
            <w:tcW w:w="153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March 2023</w:t>
            </w:r>
          </w:p>
        </w:tc>
        <w:tc>
          <w:tcPr>
            <w:tcW w:w="7200" w:type="dxa"/>
            <w:noWrap w:val="0"/>
            <w:vAlign w:val="top"/>
          </w:tcPr>
          <w:p>
            <w:pPr xmlns:w="http://schemas.openxmlformats.org/wordprocessingml/2006/main">
              <w:ind w:left="0"/>
              <w:rPr>
                <w:snapToGrid/>
                <w:sz w:val="22"/>
                <w:szCs w:val="22"/>
              </w:rPr>
            </w:pPr>
            <w:r xmlns:w="http://schemas.openxmlformats.org/wordprocessingml/2006/main">
              <w:rPr>
                <w:snapToGrid/>
                <w:sz w:val="22"/>
                <w:szCs w:val="22"/>
              </w:rPr>
              <w:t xml:space="preserve">- Added description of invoice date check rule section 7.2, 7.9, 7.15 and 7.28</w:t>
            </w:r>
          </w:p>
        </w:tc>
      </w:tr>
      <w:tr>
        <w:tc>
          <w:tcPr>
            <w:tcW w:w="126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2.16</w:t>
            </w:r>
          </w:p>
        </w:tc>
        <w:tc>
          <w:tcPr>
            <w:tcW w:w="153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March 2023</w:t>
            </w:r>
          </w:p>
        </w:tc>
        <w:tc>
          <w:tcPr>
            <w:tcW w:w="7200" w:type="dxa"/>
            <w:noWrap w:val="0"/>
            <w:vAlign w:val="top"/>
          </w:tcPr>
          <w:p>
            <w:pPr xmlns:w="http://schemas.openxmlformats.org/wordprocessingml/2006/main">
              <w:pStyle w:val="4"/>
              <w:rPr>
                <w:sz w:val="22"/>
                <w:szCs w:val="22"/>
              </w:rPr>
            </w:pPr>
            <w:r xmlns:w="http://schemas.openxmlformats.org/wordprocessingml/2006/main">
              <w:rPr>
                <w:snapToGrid/>
                <w:sz w:val="22"/>
                <w:szCs w:val="22"/>
              </w:rPr>
              <w:t xml:space="preserve">- Add connection security standards: </w:t>
            </w:r>
            <w:r xmlns:w="http://schemas.openxmlformats.org/wordprocessingml/2006/main">
              <w:rPr>
                <w:sz w:val="22"/>
                <w:szCs w:val="22"/>
              </w:rPr>
              <w:t xml:space="preserve">Encrypted connection API using https protocol with Basic Auth authentication section 5.5</w:t>
            </w:r>
          </w:p>
          <w:p>
            <w:pPr xmlns:w="http://schemas.openxmlformats.org/wordprocessingml/2006/main">
              <w:ind w:left="0"/>
              <w:rPr>
                <w:snapToGrid/>
                <w:sz w:val="22"/>
                <w:szCs w:val="22"/>
              </w:rPr>
            </w:pPr>
            <w:r xmlns:w="http://schemas.openxmlformats.org/wordprocessingml/2006/main">
              <w:rPr>
                <w:snapToGrid/>
                <w:sz w:val="22"/>
                <w:szCs w:val="22"/>
              </w:rPr>
              <w:t xml:space="preserve">- Add test account information item 5.6</w:t>
            </w:r>
          </w:p>
          <w:p>
            <w:pPr xmlns:w="http://schemas.openxmlformats.org/wordprocessingml/2006/main">
              <w:ind w:left="0"/>
              <w:rPr>
                <w:szCs w:val="24"/>
                <w:lang w:val="en"/>
              </w:rPr>
            </w:pPr>
            <w:r xmlns:w="http://schemas.openxmlformats.org/wordprocessingml/2006/main">
              <w:rPr>
                <w:szCs w:val="24"/>
              </w:rPr>
              <w:t xml:space="preserve">- Add field adjustAmount20, </w:t>
            </w:r>
            <w:r xmlns:w="http://schemas.openxmlformats.org/wordprocessingml/2006/main">
              <w:rPr>
                <w:szCs w:val="24"/>
                <w:lang w:val="en"/>
              </w:rPr>
              <w:t xml:space="preserve">invoiceNote item 6.2</w:t>
            </w:r>
          </w:p>
          <w:p>
            <w:pPr xmlns:w="http://schemas.openxmlformats.org/wordprocessingml/2006/main">
              <w:ind w:left="0"/>
              <w:rPr>
                <w:sz w:val="22"/>
                <w:szCs w:val="22"/>
              </w:rPr>
            </w:pPr>
            <w:r xmlns:w="http://schemas.openxmlformats.org/wordprocessingml/2006/main">
              <w:rPr>
                <w:szCs w:val="24"/>
                <w:lang w:val="en"/>
              </w:rPr>
              <w:t xml:space="preserve">- Update field description </w:t>
            </w:r>
            <w:r xmlns:w="http://schemas.openxmlformats.org/wordprocessingml/2006/main">
              <w:rPr>
                <w:sz w:val="22"/>
                <w:szCs w:val="22"/>
              </w:rPr>
              <w:t xml:space="preserve">buyerNotGetInvoice item 6.4</w:t>
            </w:r>
          </w:p>
          <w:p>
            <w:pPr xmlns:w="http://schemas.openxmlformats.org/wordprocessingml/2006/main">
              <w:ind w:left="0"/>
              <w:rPr>
                <w:snapToGrid/>
                <w:sz w:val="22"/>
                <w:szCs w:val="22"/>
              </w:rPr>
            </w:pPr>
            <w:r xmlns:w="http://schemas.openxmlformats.org/wordprocessingml/2006/main">
              <w:rPr>
                <w:snapToGrid/>
                <w:sz w:val="22"/>
                <w:szCs w:val="22"/>
              </w:rPr>
              <w:t xml:space="preserve">- Change maxlength batchNo from 50 to 300, itemNote from 100 to 300 items 6.6</w:t>
            </w:r>
          </w:p>
          <w:p>
            <w:pPr xmlns:w="http://schemas.openxmlformats.org/wordprocessingml/2006/main">
              <w:ind w:left="0"/>
              <w:rPr>
                <w:snapToGrid/>
                <w:sz w:val="22"/>
                <w:szCs w:val="22"/>
              </w:rPr>
            </w:pPr>
            <w:r xmlns:w="http://schemas.openxmlformats.org/wordprocessingml/2006/main">
              <w:rPr>
                <w:snapToGrid/>
                <w:sz w:val="22"/>
                <w:szCs w:val="22"/>
              </w:rPr>
              <w:t xml:space="preserve">- Correctly update information on selection field item 6.6</w:t>
            </w:r>
          </w:p>
          <w:p>
            <w:pPr xmlns:w="http://schemas.openxmlformats.org/wordprocessingml/2006/main">
              <w:ind w:left="0"/>
              <w:rPr>
                <w:snapToGrid/>
                <w:sz w:val="22"/>
                <w:szCs w:val="22"/>
              </w:rPr>
            </w:pPr>
            <w:r xmlns:w="http://schemas.openxmlformats.org/wordprocessingml/2006/main">
              <w:rPr>
                <w:snapToGrid/>
                <w:sz w:val="22"/>
                <w:szCs w:val="22"/>
              </w:rPr>
              <w:t xml:space="preserve">- Change the maxlength of stringValue from 13 to 300 items 6.9</w:t>
            </w:r>
          </w:p>
          <w:p>
            <w:pPr xmlns:w="http://schemas.openxmlformats.org/wordprocessingml/2006/main">
              <w:ind w:left="0"/>
              <w:rPr>
                <w:snapToGrid/>
                <w:sz w:val="22"/>
                <w:szCs w:val="22"/>
              </w:rPr>
            </w:pPr>
            <w:r xmlns:w="http://schemas.openxmlformats.org/wordprocessingml/2006/main">
              <w:rPr>
                <w:snapToGrid/>
                <w:sz w:val="22"/>
                <w:szCs w:val="22"/>
              </w:rPr>
              <w:t xml:space="preserve">- Supplementing non-tariff sales slip section 6.9</w:t>
            </w:r>
          </w:p>
          <w:p>
            <w:pPr xmlns:w="http://schemas.openxmlformats.org/wordprocessingml/2006/main">
              <w:ind w:left="0"/>
              <w:rPr>
                <w:snapToGrid/>
                <w:sz w:val="22"/>
                <w:szCs w:val="22"/>
              </w:rPr>
            </w:pPr>
            <w:r xmlns:w="http://schemas.openxmlformats.org/wordprocessingml/2006/main">
              <w:rPr>
                <w:sz w:val="22"/>
                <w:szCs w:val="22"/>
              </w:rPr>
              <w:t xml:space="preserve">- Updated format of strIssueDate, additionalReferenceDate from 4.1 to 5.1 item 7.5, 7.10, 7.18, 7.19, 7.26</w:t>
            </w:r>
          </w:p>
        </w:tc>
      </w:tr>
      <w:tr>
        <w:tc>
          <w:tcPr>
            <w:tcW w:w="126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2.17</w:t>
            </w:r>
          </w:p>
        </w:tc>
        <w:tc>
          <w:tcPr>
            <w:tcW w:w="153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March 30, 2023</w:t>
            </w:r>
          </w:p>
        </w:tc>
        <w:tc>
          <w:tcPr>
            <w:tcW w:w="7200" w:type="dxa"/>
            <w:noWrap w:val="0"/>
            <w:vAlign w:val="top"/>
          </w:tcPr>
          <w:p>
            <w:pPr xmlns:w="http://schemas.openxmlformats.org/wordprocessingml/2006/main">
              <w:pStyle w:val="4"/>
              <w:rPr>
                <w:snapToGrid/>
                <w:sz w:val="22"/>
                <w:szCs w:val="22"/>
              </w:rPr>
            </w:pPr>
            <w:r xmlns:w="http://schemas.openxmlformats.org/wordprocessingml/2006/main">
              <w:rPr>
                <w:snapToGrid/>
                <w:sz w:val="22"/>
                <w:szCs w:val="22"/>
              </w:rPr>
              <w:t xml:space="preserve">- Update and rename configuration "Signed date as current time" to " </w:t>
            </w:r>
            <w:r xmlns:w="http://schemas.openxmlformats.org/wordprocessingml/2006/main">
              <w:rPr>
                <w:color w:val="181D34"/>
                <w:spacing w:val="2"/>
                <w:sz w:val="22"/>
                <w:szCs w:val="22"/>
                <w:shd w:val="clear" w:color="auto" w:fill="FFFFFF"/>
              </w:rPr>
              <w:t xml:space="preserve">Allow invoice date other than current date" section 7.2, 7.9, 7.15, 7.28</w:t>
            </w:r>
          </w:p>
        </w:tc>
      </w:tr>
      <w:tr>
        <w:tc>
          <w:tcPr>
            <w:tcW w:w="126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2.18</w:t>
            </w:r>
          </w:p>
        </w:tc>
        <w:tc>
          <w:tcPr>
            <w:tcW w:w="153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April 13, 2023</w:t>
            </w:r>
          </w:p>
        </w:tc>
        <w:tc>
          <w:tcPr>
            <w:tcW w:w="7200" w:type="dxa"/>
            <w:noWrap w:val="0"/>
            <w:vAlign w:val="top"/>
          </w:tcPr>
          <w:p>
            <w:pPr xmlns:w="http://schemas.openxmlformats.org/wordprocessingml/2006/main">
              <w:pStyle w:val="4"/>
              <w:rPr>
                <w:snapToGrid/>
                <w:sz w:val="22"/>
                <w:szCs w:val="22"/>
              </w:rPr>
            </w:pPr>
            <w:r xmlns:w="http://schemas.openxmlformats.org/wordprocessingml/2006/main">
              <w:rPr>
                <w:snapToGrid/>
                <w:sz w:val="22"/>
                <w:szCs w:val="22"/>
              </w:rPr>
              <w:t xml:space="preserve">- Increase the secret code to 30,000 items 7.22</w:t>
            </w:r>
          </w:p>
          <w:p>
            <w:pPr xmlns:w="http://schemas.openxmlformats.org/wordprocessingml/2006/main">
              <w:pStyle w:val="4"/>
              <w:rPr>
                <w:snapToGrid/>
                <w:sz w:val="22"/>
                <w:szCs w:val="22"/>
              </w:rPr>
            </w:pPr>
            <w:r xmlns:w="http://schemas.openxmlformats.org/wordprocessingml/2006/main">
              <w:rPr>
                <w:snapToGrid/>
                <w:sz w:val="22"/>
                <w:szCs w:val="22"/>
              </w:rPr>
              <w:t xml:space="preserve">- Upgrade connection to BCCS section 7.31</w:t>
            </w:r>
          </w:p>
        </w:tc>
      </w:tr>
      <w:tr>
        <w:tc>
          <w:tcPr>
            <w:tcW w:w="126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2.19</w:t>
            </w:r>
          </w:p>
        </w:tc>
        <w:tc>
          <w:tcPr>
            <w:tcW w:w="153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April 18, 2023</w:t>
            </w:r>
          </w:p>
        </w:tc>
        <w:tc>
          <w:tcPr>
            <w:tcW w:w="7200" w:type="dxa"/>
            <w:noWrap w:val="0"/>
            <w:vAlign w:val="top"/>
          </w:tcPr>
          <w:p>
            <w:pPr xmlns:w="http://schemas.openxmlformats.org/wordprocessingml/2006/main">
              <w:pStyle w:val="4"/>
              <w:rPr>
                <w:snapToGrid/>
                <w:sz w:val="22"/>
                <w:szCs w:val="22"/>
              </w:rPr>
            </w:pPr>
            <w:r xmlns:w="http://schemas.openxmlformats.org/wordprocessingml/2006/main">
              <w:rPr>
                <w:snapToGrid/>
                <w:sz w:val="22"/>
                <w:szCs w:val="22"/>
              </w:rPr>
              <w:t xml:space="preserve">- Add information transmitted when creating and viewing draft invoices </w:t>
            </w:r>
            <w:r xmlns:w="http://schemas.openxmlformats.org/wordprocessingml/2006/main">
              <w:rPr>
                <w:sz w:val="22"/>
                <w:szCs w:val="22"/>
              </w:rPr>
              <w:t xml:space="preserve">to adjust/replace paper invoices (outside the system) </w:t>
            </w:r>
            <w:r xmlns:w="http://schemas.openxmlformats.org/wordprocessingml/2006/main">
              <w:rPr>
                <w:snapToGrid/>
                <w:sz w:val="22"/>
                <w:szCs w:val="22"/>
              </w:rPr>
              <w:t xml:space="preserve">Sections 7.8, 7.20</w:t>
            </w:r>
          </w:p>
        </w:tc>
      </w:tr>
      <w:tr>
        <w:tc>
          <w:tcPr>
            <w:tcW w:w="126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2.20</w:t>
            </w:r>
          </w:p>
        </w:tc>
        <w:tc>
          <w:tcPr>
            <w:tcW w:w="153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rPr>
            </w:pPr>
            <w:r xmlns:w="http://schemas.openxmlformats.org/wordprocessingml/2006/main">
              <w:rPr>
                <w:snapToGrid/>
                <w:sz w:val="22"/>
                <w:szCs w:val="22"/>
              </w:rPr>
              <w:t xml:space="preserve">May 5, 2023</w:t>
            </w:r>
          </w:p>
        </w:tc>
        <w:tc>
          <w:tcPr>
            <w:tcW w:w="7200" w:type="dxa"/>
            <w:noWrap w:val="0"/>
            <w:vAlign w:val="top"/>
          </w:tcPr>
          <w:p>
            <w:pPr xmlns:w="http://schemas.openxmlformats.org/wordprocessingml/2006/main">
              <w:pStyle w:val="4"/>
              <w:rPr>
                <w:snapToGrid/>
                <w:sz w:val="22"/>
                <w:szCs w:val="22"/>
              </w:rPr>
            </w:pPr>
            <w:r xmlns:w="http://schemas.openxmlformats.org/wordprocessingml/2006/main">
              <w:rPr>
                <w:snapToGrid/>
                <w:sz w:val="22"/>
                <w:szCs w:val="22"/>
              </w:rPr>
              <w:t xml:space="preserve">- Removed content Upgrade connection with BCCS section 7.31</w:t>
            </w:r>
          </w:p>
        </w:tc>
      </w:tr>
      <w:tr>
        <w:tc>
          <w:tcPr>
            <w:tcW w:w="126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lang w:val="vi-VN"/>
              </w:rPr>
            </w:pPr>
            <w:r xmlns:w="http://schemas.openxmlformats.org/wordprocessingml/2006/main">
              <w:rPr>
                <w:snapToGrid/>
                <w:sz w:val="22"/>
                <w:szCs w:val="22"/>
                <w:lang w:val="vi-VN"/>
              </w:rPr>
              <w:t xml:space="preserve">2.21</w:t>
            </w:r>
          </w:p>
        </w:tc>
        <w:tc>
          <w:tcPr>
            <w:tcW w:w="1530" w:type="dxa"/>
            <w:noWrap w:val="0"/>
            <w:vAlign w:val="top"/>
          </w:tcPr>
          <w:p>
            <w:pPr xmlns:w="http://schemas.openxmlformats.org/wordprocessingml/2006/main">
              <w:spacing w:before="100" w:beforeAutospacing="1" w:after="100" w:afterAutospacing="1" w:line="240" w:lineRule="auto"/>
              <w:ind w:left="0"/>
              <w:contextualSpacing/>
              <w:jc w:val="center"/>
              <w:rPr>
                <w:snapToGrid/>
                <w:sz w:val="22"/>
                <w:szCs w:val="22"/>
                <w:lang w:val="vi-VN"/>
              </w:rPr>
            </w:pPr>
            <w:r xmlns:w="http://schemas.openxmlformats.org/wordprocessingml/2006/main">
              <w:rPr>
                <w:snapToGrid/>
                <w:sz w:val="22"/>
                <w:szCs w:val="22"/>
                <w:lang w:val="vi-VN"/>
              </w:rPr>
              <w:t xml:space="preserve">May 26, 2023</w:t>
            </w:r>
          </w:p>
        </w:tc>
        <w:tc>
          <w:tcPr>
            <w:tcW w:w="7200" w:type="dxa"/>
            <w:noWrap w:val="0"/>
            <w:vAlign w:val="top"/>
          </w:tcPr>
          <w:p>
            <w:pPr xmlns:w="http://schemas.openxmlformats.org/wordprocessingml/2006/main">
              <w:pStyle w:val="4"/>
              <w:numPr>
                <w:ilvl w:val="0"/>
                <w:numId w:val="3"/>
              </w:numPr>
              <w:rPr>
                <w:snapToGrid/>
                <w:sz w:val="22"/>
                <w:szCs w:val="22"/>
              </w:rPr>
            </w:pPr>
            <w:r xmlns:w="http://schemas.openxmlformats.org/wordprocessingml/2006/main">
              <w:rPr>
                <w:snapToGrid/>
                <w:sz w:val="22"/>
                <w:szCs w:val="22"/>
              </w:rPr>
              <w:t xml:space="preserve">Additional information Note section 7.3, 7.4, 7.5 – Upgrade file download from API</w:t>
            </w:r>
          </w:p>
          <w:p>
            <w:pPr xmlns:w="http://schemas.openxmlformats.org/wordprocessingml/2006/main">
              <w:pStyle w:val="4"/>
              <w:numPr>
                <w:ilvl w:val="0"/>
                <w:numId w:val="3"/>
              </w:numPr>
              <w:ind w:left="110" w:hanging="110"/>
              <w:rPr>
                <w:snapToGrid/>
                <w:sz w:val="22"/>
                <w:szCs w:val="22"/>
              </w:rPr>
            </w:pPr>
            <w:r xmlns:w="http://schemas.openxmlformats.org/wordprocessingml/2006/main">
              <w:rPr>
                <w:snapToGrid/>
                <w:sz w:val="22"/>
                <w:szCs w:val="22"/>
              </w:rPr>
              <w:t xml:space="preserve">Add new 7.31 – Release/replace/modify for </w:t>
            </w:r>
            <w:r xmlns:w="http://schemas.openxmlformats.org/wordprocessingml/2006/main">
              <w:rPr>
                <w:snapToGrid/>
                <w:sz w:val="22"/>
                <w:szCs w:val="22"/>
                <w:lang w:val="vi-VN"/>
              </w:rPr>
              <w:t xml:space="preserve">CLOUD CA (Step 1: Get hash string)</w:t>
            </w:r>
          </w:p>
          <w:p>
            <w:pPr xmlns:w="http://schemas.openxmlformats.org/wordprocessingml/2006/main">
              <w:pStyle w:val="4"/>
              <w:numPr>
                <w:ilvl w:val="0"/>
                <w:numId w:val="3"/>
              </w:numPr>
              <w:ind w:left="110" w:hanging="110"/>
              <w:rPr>
                <w:snapToGrid/>
                <w:sz w:val="22"/>
                <w:szCs w:val="22"/>
              </w:rPr>
            </w:pPr>
            <w:r xmlns:w="http://schemas.openxmlformats.org/wordprocessingml/2006/main">
              <w:rPr>
                <w:snapToGrid/>
                <w:sz w:val="22"/>
                <w:szCs w:val="22"/>
              </w:rPr>
              <w:t xml:space="preserve">Add new 7.32 – Issue/replace/adjust for </w:t>
            </w:r>
            <w:r xmlns:w="http://schemas.openxmlformats.org/wordprocessingml/2006/main">
              <w:rPr>
                <w:snapToGrid/>
                <w:sz w:val="22"/>
                <w:szCs w:val="22"/>
                <w:lang w:val="vi-VN"/>
              </w:rPr>
              <w:t xml:space="preserve">CLOUD CA (Step 2: Cloud CA signing and invoice generation)</w:t>
            </w:r>
          </w:p>
          <w:p>
            <w:pPr xmlns:w="http://schemas.openxmlformats.org/wordprocessingml/2006/main">
              <w:pStyle w:val="4"/>
              <w:numPr>
                <w:ilvl w:val="0"/>
                <w:numId w:val="3"/>
              </w:numPr>
              <w:ind w:left="110" w:hanging="110"/>
              <w:rPr>
                <w:snapToGrid/>
                <w:sz w:val="22"/>
                <w:szCs w:val="22"/>
              </w:rPr>
            </w:pPr>
            <w:r xmlns:w="http://schemas.openxmlformats.org/wordprocessingml/2006/main">
              <w:rPr>
                <w:snapToGrid/>
                <w:sz w:val="22"/>
                <w:szCs w:val="22"/>
              </w:rPr>
              <w:t xml:space="preserve">New addition 7.33 – Issuing invoices </w:t>
            </w:r>
            <w:r xmlns:w="http://schemas.openxmlformats.org/wordprocessingml/2006/main">
              <w:rPr>
                <w:snapToGrid/>
                <w:sz w:val="22"/>
                <w:szCs w:val="22"/>
                <w:lang w:val="vi-VN"/>
              </w:rPr>
              <w:t xml:space="preserve">with secret codes for CLOUD CA</w:t>
            </w:r>
          </w:p>
          <w:p>
            <w:pPr xmlns:w="http://schemas.openxmlformats.org/wordprocessingml/2006/main">
              <w:pStyle w:val="4"/>
              <w:numPr>
                <w:ilvl w:val="0"/>
                <w:numId w:val="3"/>
              </w:numPr>
              <w:rPr>
                <w:snapToGrid/>
                <w:sz w:val="22"/>
                <w:szCs w:val="22"/>
              </w:rPr>
            </w:pPr>
            <w:r xmlns:w="http://schemas.openxmlformats.org/wordprocessingml/2006/main">
              <w:rPr>
                <w:snapToGrid/>
                <w:sz w:val="22"/>
                <w:szCs w:val="22"/>
              </w:rPr>
              <w:t xml:space="preserve">Additional information Note sections 7.2, 7.8, 7.9, 7.15, </w:t>
            </w:r>
            <w:r xmlns:w="http://schemas.openxmlformats.org/wordprocessingml/2006/main">
              <w:rPr>
                <w:snapToGrid/>
                <w:sz w:val="22"/>
                <w:szCs w:val="22"/>
                <w:lang w:val="vi-VN"/>
              </w:rPr>
              <w:t xml:space="preserve">7.16, </w:t>
            </w:r>
            <w:r xmlns:w="http://schemas.openxmlformats.org/wordprocessingml/2006/main">
              <w:rPr>
                <w:snapToGrid/>
                <w:sz w:val="22"/>
                <w:szCs w:val="22"/>
              </w:rPr>
              <w:t xml:space="preserve">7.28 - For</w:t>
            </w:r>
          </w:p>
          <w:p>
            <w:pPr xmlns:w="http://schemas.openxmlformats.org/wordprocessingml/2006/main">
              <w:pStyle w:val="4"/>
              <w:ind w:left="113"/>
              <w:rPr>
                <w:snapToGrid/>
                <w:sz w:val="22"/>
                <w:szCs w:val="22"/>
              </w:rPr>
            </w:pPr>
            <w:r xmlns:w="http://schemas.openxmlformats.org/wordprocessingml/2006/main">
              <w:rPr>
                <w:snapToGrid/>
                <w:sz w:val="22"/>
                <w:szCs w:val="22"/>
              </w:rPr>
              <w:t xml:space="preserve">Allows recording the total pre-tax value of goods when invoicing via API ( </w:t>
            </w:r>
            <w:r xmlns:w="http://schemas.openxmlformats.org/wordprocessingml/2006/main">
              <w:rPr>
                <w:snapToGrid/>
                <w:sz w:val="22"/>
                <w:szCs w:val="22"/>
                <w:lang w:val="vi-VN"/>
              </w:rPr>
              <w:t xml:space="preserve">without </w:t>
            </w:r>
            <w:r xmlns:w="http://schemas.openxmlformats.org/wordprocessingml/2006/main">
              <w:rPr>
                <w:snapToGrid/>
                <w:sz w:val="22"/>
                <w:szCs w:val="22"/>
              </w:rPr>
              <w:t xml:space="preserve">recalculating) for customers </w:t>
            </w:r>
            <w:r xmlns:w="http://schemas.openxmlformats.org/wordprocessingml/2006/main">
              <w:rPr>
                <w:snapToGrid/>
                <w:sz w:val="22"/>
                <w:szCs w:val="22"/>
                <w:lang w:val="vi-VN"/>
              </w:rPr>
              <w:t xml:space="preserve">who </w:t>
            </w:r>
            <w:r xmlns:w="http://schemas.openxmlformats.org/wordprocessingml/2006/main">
              <w:rPr>
                <w:snapToGrid/>
                <w:sz w:val="22"/>
                <w:szCs w:val="22"/>
              </w:rPr>
              <w:t xml:space="preserve">have unchecked data constraints.</w:t>
            </w:r>
          </w:p>
          <w:p>
            <w:pPr xmlns:w="http://schemas.openxmlformats.org/wordprocessingml/2006/main">
              <w:pStyle w:val="4"/>
              <w:numPr>
                <w:ilvl w:val="0"/>
                <w:numId w:val="3"/>
              </w:numPr>
              <w:ind w:left="113" w:hanging="113"/>
              <w:rPr>
                <w:snapToGrid/>
                <w:sz w:val="22"/>
                <w:szCs w:val="22"/>
              </w:rPr>
            </w:pPr>
            <w:r xmlns:w="http://schemas.openxmlformats.org/wordprocessingml/2006/main">
              <w:rPr>
                <w:snapToGrid/>
                <w:sz w:val="22"/>
                <w:szCs w:val="22"/>
              </w:rPr>
              <w:t xml:space="preserve">Additional information Note sections 7.2, 7.9. 7.16, 7.28 - Returns the CQT code in the codeOfTax field</w:t>
            </w:r>
          </w:p>
          <w:p>
            <w:pPr xmlns:w="http://schemas.openxmlformats.org/wordprocessingml/2006/main">
              <w:pStyle w:val="4"/>
              <w:numPr>
                <w:ilvl w:val="0"/>
                <w:numId w:val="3"/>
              </w:numPr>
              <w:rPr>
                <w:snapToGrid/>
                <w:sz w:val="22"/>
                <w:szCs w:val="22"/>
              </w:rPr>
            </w:pPr>
            <w:r xmlns:w="http://schemas.openxmlformats.org/wordprocessingml/2006/main">
              <w:rPr>
                <w:snapToGrid/>
                <w:sz w:val="22"/>
                <w:szCs w:val="22"/>
              </w:rPr>
              <w:t xml:space="preserve">Additional information noted in sections 7.2, 7.9, 7.28 - Allows using USB CKS and</w:t>
            </w:r>
          </w:p>
          <w:p>
            <w:pPr xmlns:w="http://schemas.openxmlformats.org/wordprocessingml/2006/main">
              <w:pStyle w:val="4"/>
              <w:rPr>
                <w:snapToGrid/>
                <w:sz w:val="22"/>
                <w:szCs w:val="22"/>
                <w:lang w:val="vi-VN"/>
              </w:rPr>
            </w:pPr>
            <w:r xmlns:w="http://schemas.openxmlformats.org/wordprocessingml/2006/main">
              <w:rPr>
                <w:snapToGrid/>
                <w:sz w:val="22"/>
                <w:szCs w:val="22"/>
              </w:rPr>
              <w:t xml:space="preserve">cloudCA issues cash register invoices using server api</w:t>
            </w:r>
          </w:p>
        </w:tc>
      </w:tr>
    </w:tbl>
    <w:p>
      <w:pPr>
        <w:widowControl/>
        <w:spacing w:before="100" w:beforeAutospacing="1" w:after="100" w:afterAutospacing="1" w:line="240" w:lineRule="auto"/>
        <w:ind w:left="0"/>
        <w:contextualSpacing/>
        <w:jc w:val="both"/>
        <w:rPr>
          <w:b/>
          <w:bCs/>
          <w:snapToGrid/>
          <w:sz w:val="22"/>
          <w:szCs w:val="22"/>
          <w:lang w:val="en-AU"/>
        </w:rPr>
      </w:pPr>
    </w:p>
    <w:p>
      <w:pPr>
        <w:widowControl/>
        <w:spacing w:before="100" w:beforeAutospacing="1" w:after="100" w:afterAutospacing="1" w:line="240" w:lineRule="auto"/>
        <w:ind w:left="0"/>
        <w:contextualSpacing/>
        <w:jc w:val="both"/>
        <w:rPr>
          <w:b/>
          <w:bCs/>
          <w:snapToGrid/>
          <w:sz w:val="22"/>
          <w:szCs w:val="22"/>
          <w:lang w:val="en-AU"/>
        </w:rPr>
      </w:pPr>
    </w:p>
    <w:p>
      <w:pPr>
        <w:widowControl/>
        <w:spacing w:before="100" w:beforeAutospacing="1" w:after="100" w:afterAutospacing="1" w:line="240" w:lineRule="auto"/>
        <w:ind w:left="0"/>
        <w:contextualSpacing/>
        <w:jc w:val="both"/>
        <w:rPr>
          <w:b/>
          <w:bCs/>
          <w:snapToGrid/>
          <w:sz w:val="22"/>
          <w:szCs w:val="22"/>
          <w:lang w:val="en-AU"/>
        </w:rPr>
      </w:pPr>
    </w:p>
    <w:p>
      <w:pPr>
        <w:widowControl/>
        <w:spacing w:before="100" w:beforeAutospacing="1" w:after="100" w:afterAutospacing="1" w:line="240" w:lineRule="auto"/>
        <w:ind w:left="0"/>
        <w:contextualSpacing/>
        <w:jc w:val="both"/>
        <w:rPr>
          <w:b/>
          <w:bCs/>
          <w:snapToGrid/>
          <w:sz w:val="22"/>
          <w:szCs w:val="22"/>
          <w:lang w:val="en-AU"/>
        </w:rPr>
      </w:pPr>
    </w:p>
    <w:p>
      <w:pPr>
        <w:widowControl/>
        <w:spacing w:before="100" w:beforeAutospacing="1" w:after="100" w:afterAutospacing="1" w:line="240" w:lineRule="auto"/>
        <w:ind w:left="0"/>
        <w:contextualSpacing/>
        <w:jc w:val="both"/>
        <w:rPr>
          <w:b/>
          <w:bCs/>
          <w:snapToGrid/>
          <w:sz w:val="22"/>
          <w:szCs w:val="22"/>
          <w:lang w:val="en-AU"/>
        </w:rPr>
      </w:pPr>
    </w:p>
    <w:p>
      <w:pPr>
        <w:widowControl/>
        <w:spacing w:before="100" w:beforeAutospacing="1" w:after="100" w:afterAutospacing="1" w:line="240" w:lineRule="auto"/>
        <w:ind w:left="0"/>
        <w:contextualSpacing/>
        <w:jc w:val="both"/>
        <w:rPr>
          <w:b/>
          <w:bCs/>
          <w:snapToGrid/>
          <w:sz w:val="22"/>
          <w:szCs w:val="22"/>
          <w:lang w:val="en-AU"/>
        </w:rPr>
      </w:pPr>
    </w:p>
    <w:p>
      <w:pPr>
        <w:widowControl/>
        <w:spacing w:before="100" w:beforeAutospacing="1" w:after="100" w:afterAutospacing="1" w:line="240" w:lineRule="auto"/>
        <w:ind w:left="0"/>
        <w:contextualSpacing/>
        <w:jc w:val="both"/>
        <w:rPr>
          <w:b/>
          <w:bCs/>
          <w:snapToGrid/>
          <w:sz w:val="22"/>
          <w:szCs w:val="22"/>
          <w:lang w:val="en-AU"/>
        </w:rPr>
      </w:pPr>
    </w:p>
    <w:p>
      <w:pPr>
        <w:widowControl/>
        <w:spacing w:before="100" w:beforeAutospacing="1" w:after="100" w:afterAutospacing="1" w:line="240" w:lineRule="auto"/>
        <w:ind w:left="0"/>
        <w:contextualSpacing/>
        <w:jc w:val="both"/>
        <w:rPr>
          <w:b/>
          <w:bCs/>
          <w:snapToGrid/>
          <w:sz w:val="22"/>
          <w:szCs w:val="22"/>
          <w:lang w:val="en-AU"/>
        </w:rPr>
      </w:pPr>
    </w:p>
    <w:p>
      <w:pPr>
        <w:widowControl/>
        <w:spacing w:before="100" w:beforeAutospacing="1" w:after="100" w:afterAutospacing="1" w:line="240" w:lineRule="auto"/>
        <w:ind w:left="0"/>
        <w:contextualSpacing/>
        <w:jc w:val="both"/>
        <w:rPr>
          <w:b/>
          <w:bCs/>
          <w:snapToGrid/>
          <w:sz w:val="22"/>
          <w:szCs w:val="22"/>
          <w:lang w:val="en-AU"/>
        </w:rPr>
      </w:pPr>
    </w:p>
    <w:p>
      <w:pPr>
        <w:widowControl/>
        <w:spacing w:before="100" w:beforeAutospacing="1" w:after="100" w:afterAutospacing="1" w:line="240" w:lineRule="auto"/>
        <w:ind w:left="0"/>
        <w:contextualSpacing/>
        <w:jc w:val="both"/>
        <w:rPr>
          <w:b/>
          <w:bCs/>
          <w:snapToGrid/>
          <w:sz w:val="22"/>
          <w:szCs w:val="22"/>
          <w:lang w:val="en-AU"/>
        </w:rPr>
      </w:pPr>
    </w:p>
    <w:p>
      <w:pPr>
        <w:widowControl/>
        <w:spacing w:before="0"/>
        <w:ind w:left="0"/>
        <w:jc w:val="both"/>
        <w:rPr>
          <w:b/>
          <w:bCs/>
          <w:snapToGrid/>
          <w:sz w:val="22"/>
          <w:szCs w:val="22"/>
          <w:lang w:val="en-AU"/>
        </w:rPr>
      </w:pPr>
    </w:p>
    <w:p>
      <w:pPr xmlns:w="http://schemas.openxmlformats.org/wordprocessingml/2006/main">
        <w:pStyle w:val="16"/>
        <w:spacing w:before="100" w:beforeAutospacing="1" w:after="100" w:afterAutospacing="1" w:line="240" w:lineRule="auto"/>
        <w:ind w:left="0"/>
        <w:contextualSpacing/>
        <w:jc w:val="center"/>
        <w:rPr>
          <w:rFonts w:ascii="Times New Roman" w:hAnsi="Times New Roman"/>
          <w:b/>
          <w:sz w:val="22"/>
          <w:szCs w:val="22"/>
        </w:rPr>
      </w:pPr>
      <w:r xmlns:w="http://schemas.openxmlformats.org/wordprocessingml/2006/main">
        <w:rPr>
          <w:rFonts w:ascii="Times New Roman" w:hAnsi="Times New Roman"/>
          <w:b/>
          <w:sz w:val="22"/>
          <w:szCs w:val="22"/>
        </w:rPr>
        <w:t xml:space="preserve">TABLE OF CONTENTS</w:t>
      </w:r>
    </w:p>
    <w:p>
      <w:pPr xmlns:w="http://schemas.openxmlformats.org/wordprocessingml/2006/main">
        <w:pStyle w:val="8"/>
        <w:rPr>
          <w:rFonts w:eastAsia="Yu Mincho"/>
          <w:b w:val="0"/>
          <w:snapToGrid/>
          <w:sz w:val="22"/>
          <w:szCs w:val="22"/>
          <w:lang w:eastAsia="ja-JP"/>
        </w:rPr>
      </w:pPr>
      <w:bookmarkStart xmlns:w="http://schemas.openxmlformats.org/wordprocessingml/2006/main" w:id="0" w:name="_Toc452446886"/>
      <w:r xmlns:w="http://schemas.openxmlformats.org/wordprocessingml/2006/main">
        <w:rPr>
          <w:b w:val="0"/>
          <w:sz w:val="22"/>
          <w:szCs w:val="22"/>
        </w:rPr>
        <w:fldChar xmlns:w="http://schemas.openxmlformats.org/wordprocessingml/2006/main" w:fldCharType="begin"/>
      </w:r>
      <w:r xmlns:w="http://schemas.openxmlformats.org/wordprocessingml/2006/main">
        <w:rPr>
          <w:b w:val="0"/>
          <w:sz w:val="22"/>
          <w:szCs w:val="22"/>
        </w:rPr>
        <w:instrText xmlns:w="http://schemas.openxmlformats.org/wordprocessingml/2006/main" xml:space="preserve"> TOC \o "1-4" \h \z \u </w:instrText>
      </w:r>
      <w:r xmlns:w="http://schemas.openxmlformats.org/wordprocessingml/2006/main">
        <w:rPr>
          <w:b w:val="0"/>
          <w:sz w:val="22"/>
          <w:szCs w:val="22"/>
        </w:rPr>
        <w:fldChar xmlns:w="http://schemas.openxmlformats.org/wordprocessingml/2006/main" w:fldCharType="separate"/>
      </w: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"_Toc115266159"</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1. </w:t>
      </w:r>
      <w:r xmlns:w="http://schemas.openxmlformats.org/wordprocessingml/2006/main">
        <w:rPr>
          <w:rFonts w:eastAsia="Yu Mincho"/>
          <w:b w:val="0"/>
          <w:snapToGrid/>
          <w:sz w:val="22"/>
          <w:szCs w:val="22"/>
          <w:lang w:eastAsia="ja-JP"/>
        </w:rPr>
        <w:tab xmlns:w="http://schemas.openxmlformats.org/wordprocessingml/2006/main"/>
      </w:r>
      <w:r xmlns:w="http://schemas.openxmlformats.org/wordprocessingml/2006/main">
        <w:rPr>
          <w:rStyle w:val="12"/>
          <w:sz w:val="22"/>
          <w:szCs w:val="22"/>
        </w:rPr>
        <w:t xml:space="preserve">Terminology and abbreviations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_Toc115266159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7</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8"/>
        <w:rPr>
          <w:rFonts w:eastAsia="Yu Mincho"/>
          <w:b w:val="0"/>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"_Toc115266160"</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2. </w:t>
      </w:r>
      <w:r xmlns:w="http://schemas.openxmlformats.org/wordprocessingml/2006/main">
        <w:rPr>
          <w:rFonts w:eastAsia="Yu Mincho"/>
          <w:b w:val="0"/>
          <w:snapToGrid/>
          <w:sz w:val="22"/>
          <w:szCs w:val="22"/>
          <w:lang w:eastAsia="ja-JP"/>
        </w:rPr>
        <w:tab xmlns:w="http://schemas.openxmlformats.org/wordprocessingml/2006/main"/>
      </w:r>
      <w:r xmlns:w="http://schemas.openxmlformats.org/wordprocessingml/2006/main">
        <w:rPr>
          <w:rStyle w:val="12"/>
          <w:sz w:val="22"/>
          <w:szCs w:val="22"/>
        </w:rPr>
        <w:t xml:space="preserve">Purpose and scope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_Toc115266160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7</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8"/>
        <w:rPr>
          <w:rFonts w:eastAsia="Yu Mincho"/>
          <w:b w:val="0"/>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"_Toc115266161"</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3. </w:t>
      </w:r>
      <w:r xmlns:w="http://schemas.openxmlformats.org/wordprocessingml/2006/main">
        <w:rPr>
          <w:rFonts w:eastAsia="Yu Mincho"/>
          <w:b w:val="0"/>
          <w:snapToGrid/>
          <w:sz w:val="22"/>
          <w:szCs w:val="22"/>
          <w:lang w:eastAsia="ja-JP"/>
        </w:rPr>
        <w:tab xmlns:w="http://schemas.openxmlformats.org/wordprocessingml/2006/main"/>
      </w:r>
      <w:r xmlns:w="http://schemas.openxmlformats.org/wordprocessingml/2006/main">
        <w:rPr>
          <w:rStyle w:val="12"/>
          <w:sz w:val="22"/>
          <w:szCs w:val="22"/>
        </w:rPr>
        <w:t xml:space="preserve">Connection model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_Toc115266161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7</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8"/>
        <w:rPr>
          <w:rFonts w:eastAsia="Yu Mincho"/>
          <w:b w:val="0"/>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"_Toc115266162"</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4. </w:t>
      </w:r>
      <w:r xmlns:w="http://schemas.openxmlformats.org/wordprocessingml/2006/main">
        <w:rPr>
          <w:rFonts w:eastAsia="Yu Mincho"/>
          <w:b w:val="0"/>
          <w:snapToGrid/>
          <w:sz w:val="22"/>
          <w:szCs w:val="22"/>
          <w:lang w:eastAsia="ja-JP"/>
        </w:rPr>
        <w:tab xmlns:w="http://schemas.openxmlformats.org/wordprocessingml/2006/main"/>
      </w:r>
      <w:r xmlns:w="http://schemas.openxmlformats.org/wordprocessingml/2006/main">
        <w:rPr>
          <w:rStyle w:val="12"/>
          <w:sz w:val="22"/>
          <w:szCs w:val="22"/>
        </w:rPr>
        <w:t xml:space="preserve">Some basic flows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_Toc115266162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8</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8"/>
        <w:rPr>
          <w:rFonts w:eastAsia="Yu Mincho"/>
          <w:b w:val="0"/>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"_Toc115266163"</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5. </w:t>
      </w:r>
      <w:r xmlns:w="http://schemas.openxmlformats.org/wordprocessingml/2006/main">
        <w:rPr>
          <w:rFonts w:eastAsia="Yu Mincho"/>
          <w:b w:val="0"/>
          <w:snapToGrid/>
          <w:sz w:val="22"/>
          <w:szCs w:val="22"/>
          <w:lang w:eastAsia="ja-JP"/>
        </w:rPr>
        <w:tab xmlns:w="http://schemas.openxmlformats.org/wordprocessingml/2006/main"/>
      </w:r>
      <w:r xmlns:w="http://schemas.openxmlformats.org/wordprocessingml/2006/main">
        <w:rPr>
          <w:rStyle w:val="12"/>
          <w:sz w:val="22"/>
          <w:szCs w:val="22"/>
        </w:rPr>
        <w:t xml:space="preserve">Standards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_Toc115266163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9</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"_Toc115266164"</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5.1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Time standards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_Toc115266164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9</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"_Toc115266165"</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5.2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Data Standard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_Toc115266165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9</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"_Toc115266166"</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5.3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Special characters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_Toc115266166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10</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"_Toc115266167"</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5.4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Transaction sanitization mechanism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_Toc115266167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10</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"_Toc115266168"</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5.5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sz w:val="22"/>
          <w:szCs w:val="22"/>
        </w:rPr>
        <w:t xml:space="preserve">10 . </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r xmlns:w="http://schemas.openxmlformats.org/wordprocessingml/2006/main">
        <w:rPr>
          <w:rStyle w:val="12"/>
          <w:sz w:val="22"/>
          <w:szCs w:val="22"/>
        </w:rPr>
        <w:t xml:space="preserve">connection security standard</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_Toc115266168 \h </w:instrText>
      </w:r>
      <w:r xmlns:w="http://schemas.openxmlformats.org/wordprocessingml/2006/main">
        <w:rPr>
          <w:sz w:val="22"/>
          <w:szCs w:val="22"/>
        </w:rPr>
        <w:fldChar xmlns:w="http://schemas.openxmlformats.org/wordprocessingml/2006/main" w:fldCharType="separate"/>
      </w:r>
    </w:p>
    <w:p>
      <w:pPr xmlns:w="http://schemas.openxmlformats.org/wordprocessingml/2006/main">
        <w:pStyle w:val="8"/>
        <w:rPr>
          <w:rFonts w:eastAsia="Yu Mincho"/>
          <w:b w:val="0"/>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"_Toc115266169"</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6. </w:t>
      </w:r>
      <w:r xmlns:w="http://schemas.openxmlformats.org/wordprocessingml/2006/main">
        <w:rPr>
          <w:rFonts w:eastAsia="Yu Mincho"/>
          <w:b w:val="0"/>
          <w:snapToGrid/>
          <w:sz w:val="22"/>
          <w:szCs w:val="22"/>
          <w:lang w:eastAsia="ja-JP"/>
        </w:rPr>
        <w:tab xmlns:w="http://schemas.openxmlformats.org/wordprocessingml/2006/main"/>
      </w:r>
      <w:r xmlns:w="http://schemas.openxmlformats.org/wordprocessingml/2006/main">
        <w:rPr>
          <w:rStyle w:val="12"/>
          <w:sz w:val="22"/>
          <w:szCs w:val="22"/>
        </w:rPr>
        <w:t xml:space="preserve">Detailed specification of invoicing inputs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_Toc115266169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12</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"_Toc115266170"</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6.1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Overview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_Toc115266170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12</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"_Toc115266171"</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6.2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generalInvoiceInfo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_Toc115266171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13</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"_Toc115266172"</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6.3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sellerInfo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_Toc115266172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19</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"_Toc115266173"</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6.4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buyerInfo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_Toc115266173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21</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"_Toc115266174"</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6.5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payments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_Toc115266174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24</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"_Toc115266175"</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6.6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itemInfo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_Toc115266175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25</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"_Toc115266176"</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6.7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taxBreakdowns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_Toc115266176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33</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"_Toc115266177"</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highlight w:val="yellow"/>
        </w:rPr>
        <w:t xml:space="preserve">6.8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highlight w:val="yellow"/>
        </w:rPr>
        <w:t xml:space="preserve">summarizeInfo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_Toc115266177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35</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"_Toc115266178"</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6.9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metadata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_Toc115266178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39</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"_Toc115266179"</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highlight w:val="yellow"/>
        </w:rPr>
        <w:t xml:space="preserve">6.10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highlight w:val="yellow"/>
        </w:rPr>
        <w:t xml:space="preserve">meterReading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_Toc115266179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42</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"_Toc115266180"</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6.11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invoiceFile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_Toc115266180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43</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"_Toc115266181"</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6.12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qrcode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_Toc115266181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44</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8"/>
        <w:rPr>
          <w:rFonts w:eastAsia="Yu Mincho"/>
          <w:b w:val="0"/>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"_Toc115266182"</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7. </w:t>
      </w:r>
      <w:r xmlns:w="http://schemas.openxmlformats.org/wordprocessingml/2006/main">
        <w:rPr>
          <w:rFonts w:eastAsia="Yu Mincho"/>
          <w:b w:val="0"/>
          <w:snapToGrid/>
          <w:sz w:val="22"/>
          <w:szCs w:val="22"/>
          <w:lang w:eastAsia="ja-JP"/>
        </w:rPr>
        <w:tab xmlns:w="http://schemas.openxmlformats.org/wordprocessingml/2006/main"/>
      </w:r>
      <w:r xmlns:w="http://schemas.openxmlformats.org/wordprocessingml/2006/main">
        <w:rPr>
          <w:sz w:val="22"/>
          <w:szCs w:val="22"/>
        </w:rPr>
        <w:t xml:space="preserve">45 . </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r xmlns:w="http://schemas.openxmlformats.org/wordprocessingml/2006/main">
        <w:rPr>
          <w:rStyle w:val="12"/>
          <w:sz w:val="22"/>
          <w:szCs w:val="22"/>
        </w:rPr>
        <w:t xml:space="preserve">connection APIs</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_Toc115266182 \h </w:instrText>
      </w:r>
      <w:r xmlns:w="http://schemas.openxmlformats.org/wordprocessingml/2006/main">
        <w:rPr>
          <w:sz w:val="22"/>
          <w:szCs w:val="22"/>
        </w:rPr>
        <w:fldChar xmlns:w="http://schemas.openxmlformats.org/wordprocessingml/2006/main" w:fldCharType="separate"/>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"_Toc115266183"</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7.1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General concepts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_Toc115266183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45</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"_Toc115266184"</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7.2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Issuance/replacement/adjustment of invoices (For HSM CTS)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_Toc115266184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46</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"_Toc115266185"</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7.3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Get invoice file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_Toc115266185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49</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"_Toc115266186"</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7.4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Get the invoice file with the secret code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_Toc115266186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52</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"_Toc115266187"</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7.5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Get converted invoice file (pdf)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_Toc115266187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54</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"_Toc115266188"</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7.6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Cancel invoice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_Toc115266188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56</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"_Toc115266189"</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7.7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Invoice lookup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_Toc115266189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58</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"_Toc115266190"</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7.8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Get dynamic field information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_Toc115266190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62</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"_Toc115266191"</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7.9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Draft bill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_Toc115266191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70</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"_Toc115266192"</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7.10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Invoicing in batches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_Toc115266192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71</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"_Toc115266193"</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7.11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Update tax declaration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_Toc115266193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72</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"_Toc115266194"</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7.12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Provide invoice usage in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_Toc115266194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73 . range</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"_Toc115266195"</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7.13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Provide a list of invoices at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_Toc115266195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75 . intervals</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"_Toc115266196"</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7.14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Emailing customer invoices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_Toc115266196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77</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"_Toc115266197"</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7.15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Release/replace/modify for USB-TOKEN (Step 1: Get the hash string)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_Toc115266197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78</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"_Toc115266198"</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7.16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Issuing/replacing/adjusting USB-TOKEN (Step 2: Sign USB token and generate invoice)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_Toc115266198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81</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"_Toc115266199"</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7.17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Change font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_Toc115266199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83</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"_Toc115266200"</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7.18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Payment status update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_Toc115266200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84</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"_Toc115266201"</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7.19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Canceling payment status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_Toc115266201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86</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"_Toc115266202"</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7.20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Draft bill preview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_Toc115266202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88</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"_Toc115266203"</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7.21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Look up invoices using transactionUuid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_Toc115266203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89</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"_Toc115266204"</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7.22</w:t>
      </w:r>
      <w:r xmlns:w="http://schemas.openxmlformats.org/wordprocessingml/2006/main">
        <w:rPr>
          <w:rStyle w:val="12"/>
          <w:sz w:val="22"/>
          <w:szCs w:val="22"/>
          <w:lang w:val="vi-VN"/>
        </w:rPr>
        <w:t xml:space="preserve">   </w:t>
      </w:r>
      <w:r xmlns:w="http://schemas.openxmlformats.org/wordprocessingml/2006/main">
        <w:rPr>
          <w:rStyle w:val="12"/>
          <w:sz w:val="22"/>
          <w:szCs w:val="22"/>
        </w:rPr>
        <w:t xml:space="preserve">Issue secret code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_Toc115266204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91</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"_Toc115266205"</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7.23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API to issue invoices with secret code (server signature)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_Toc115266205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92</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"_Toc115266206"</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7.24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Invoice issuance API with secret code ( </w:t>
      </w:r>
      <w:r xmlns:w="http://schemas.openxmlformats.org/wordprocessingml/2006/main">
        <w:rPr>
          <w:rStyle w:val="12"/>
          <w:sz w:val="22"/>
          <w:szCs w:val="22"/>
          <w:lang w:val="vi-VN"/>
        </w:rPr>
        <w:t xml:space="preserve">USB-Token </w:t>
      </w:r>
      <w:r xmlns:w="http://schemas.openxmlformats.org/wordprocessingml/2006/main">
        <w:rPr>
          <w:rStyle w:val="12"/>
          <w:sz w:val="22"/>
          <w:szCs w:val="22"/>
        </w:rPr>
        <w:t xml:space="preserve">)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_Toc115266206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93</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"_Toc115266207"</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7.25 </w:t>
      </w:r>
      <w:r xmlns:w="http://schemas.openxmlformats.org/wordprocessingml/2006/main">
        <w:rPr>
          <w:rFonts w:eastAsia="Yu Mincho"/>
          <w:snapToGrid/>
          <w:sz w:val="22"/>
          <w:szCs w:val="22"/>
          <w:lang w:eastAsia="ja-JP"/>
        </w:rPr>
        <w:tab xmlns:w="http://schemas.openxmlformats.org/wordprocessingml/2006/main"/>
      </w:r>
      <w:r xmlns:w="http://schemas.openxmlformats.org/wordprocessingml/2006/main">
        <w:rPr>
          <w:rStyle w:val="12"/>
          <w:sz w:val="22"/>
          <w:szCs w:val="22"/>
        </w:rPr>
        <w:t xml:space="preserve">Invoice printing status update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_Toc115266207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94</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9"/>
        <w:rPr>
          <w:rFonts w:eastAsia="Yu Mincho"/>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"_Toc115266208"</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7.26</w:t>
      </w:r>
      <w:r xmlns:w="http://schemas.openxmlformats.org/wordprocessingml/2006/main">
        <w:rPr>
          <w:rStyle w:val="12"/>
          <w:sz w:val="22"/>
          <w:szCs w:val="22"/>
          <w:lang w:val="vi-VN"/>
        </w:rPr>
        <w:t xml:space="preserve">   </w:t>
      </w:r>
      <w:r xmlns:w="http://schemas.openxmlformats.org/wordprocessingml/2006/main">
        <w:rPr>
          <w:rStyle w:val="12"/>
          <w:sz w:val="22"/>
          <w:szCs w:val="22"/>
        </w:rPr>
        <w:t xml:space="preserve">Number of QRcode scans of bills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_Toc115266208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95</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8"/>
        <w:rPr>
          <w:rFonts w:eastAsia="Yu Mincho"/>
          <w:b w:val="0"/>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"_Toc115266209"</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8. </w:t>
      </w:r>
      <w:r xmlns:w="http://schemas.openxmlformats.org/wordprocessingml/2006/main">
        <w:rPr>
          <w:rFonts w:eastAsia="Yu Mincho"/>
          <w:b w:val="0"/>
          <w:snapToGrid/>
          <w:sz w:val="22"/>
          <w:szCs w:val="22"/>
          <w:lang w:eastAsia="ja-JP"/>
        </w:rPr>
        <w:tab xmlns:w="http://schemas.openxmlformats.org/wordprocessingml/2006/main"/>
      </w:r>
      <w:r xmlns:w="http://schemas.openxmlformats.org/wordprocessingml/2006/main">
        <w:rPr>
          <w:rStyle w:val="12"/>
          <w:sz w:val="22"/>
          <w:szCs w:val="22"/>
        </w:rPr>
        <w:t xml:space="preserve">System return error list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_Toc115266209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96</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8"/>
        <w:rPr>
          <w:rFonts w:eastAsia="Yu Mincho"/>
          <w:b w:val="0"/>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"_Toc115266210"</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9. </w:t>
      </w:r>
      <w:r xmlns:w="http://schemas.openxmlformats.org/wordprocessingml/2006/main">
        <w:rPr>
          <w:rFonts w:eastAsia="Yu Mincho"/>
          <w:b w:val="0"/>
          <w:snapToGrid/>
          <w:sz w:val="22"/>
          <w:szCs w:val="22"/>
          <w:lang w:eastAsia="ja-JP"/>
        </w:rPr>
        <w:tab xmlns:w="http://schemas.openxmlformats.org/wordprocessingml/2006/main"/>
      </w:r>
      <w:r xmlns:w="http://schemas.openxmlformats.org/wordprocessingml/2006/main">
        <w:rPr>
          <w:rStyle w:val="12"/>
          <w:sz w:val="22"/>
          <w:szCs w:val="22"/>
        </w:rPr>
        <w:t xml:space="preserve">Mapping between information fields and invoice form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_Toc115266210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96</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xmlns:w="http://schemas.openxmlformats.org/wordprocessingml/2006/main">
        <w:pStyle w:val="8"/>
        <w:rPr>
          <w:rFonts w:eastAsia="Yu Mincho"/>
          <w:b w:val="0"/>
          <w:snapToGrid/>
          <w:sz w:val="22"/>
          <w:szCs w:val="22"/>
          <w:lang w:eastAsia="ja-JP"/>
        </w:rPr>
      </w:pP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sz w:val="22"/>
          <w:szCs w:val="22"/>
        </w:rPr>
        <w:instrText xmlns:w="http://schemas.openxmlformats.org/wordprocessingml/2006/main" xml:space="preserve">HYPERLINK \l "_Toc115266211"</w:instrText>
      </w:r>
      <w:r xmlns:w="http://schemas.openxmlformats.org/wordprocessingml/2006/main">
        <w:rPr>
          <w:rStyle w:val="12"/>
          <w:sz w:val="22"/>
          <w:szCs w:val="22"/>
        </w:rPr>
        <w:instrText xmlns:w="http://schemas.openxmlformats.org/wordprocessingml/2006/main" xml:space="preserve">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10. </w:t>
      </w:r>
      <w:r xmlns:w="http://schemas.openxmlformats.org/wordprocessingml/2006/main">
        <w:rPr>
          <w:rFonts w:eastAsia="Yu Mincho"/>
          <w:b w:val="0"/>
          <w:snapToGrid/>
          <w:sz w:val="22"/>
          <w:szCs w:val="22"/>
          <w:lang w:eastAsia="ja-JP"/>
        </w:rPr>
        <w:tab xmlns:w="http://schemas.openxmlformats.org/wordprocessingml/2006/main"/>
      </w:r>
      <w:r xmlns:w="http://schemas.openxmlformats.org/wordprocessingml/2006/main">
        <w:rPr>
          <w:rStyle w:val="12"/>
          <w:sz w:val="22"/>
          <w:szCs w:val="22"/>
        </w:rPr>
        <w:t xml:space="preserve">Test API using POSTMAN </w:t>
      </w:r>
      <w:r xmlns:w="http://schemas.openxmlformats.org/wordprocessingml/2006/main">
        <w:rPr>
          <w:sz w:val="22"/>
          <w:szCs w:val="22"/>
        </w:rPr>
        <w:tab xmlns:w="http://schemas.openxmlformats.org/wordprocessingml/2006/main"/>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PAGEREF _Toc115266211 \h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97</w:t>
      </w:r>
      <w:r xmlns:w="http://schemas.openxmlformats.org/wordprocessingml/2006/main">
        <w:rPr>
          <w:sz w:val="22"/>
          <w:szCs w:val="22"/>
        </w:rPr>
        <w:fldChar xmlns:w="http://schemas.openxmlformats.org/wordprocessingml/2006/main" w:fldCharType="end"/>
      </w:r>
      <w:r xmlns:w="http://schemas.openxmlformats.org/wordprocessingml/2006/main">
        <w:rPr>
          <w:rStyle w:val="12"/>
          <w:sz w:val="22"/>
          <w:szCs w:val="22"/>
        </w:rPr>
        <w:fldChar xmlns:w="http://schemas.openxmlformats.org/wordprocessingml/2006/main" w:fldCharType="end"/>
      </w:r>
    </w:p>
    <w:p>
      <w:pPr>
        <w:jc w:val="both"/>
        <w:rPr>
          <w:sz w:val="22"/>
          <w:szCs w:val="22"/>
        </w:rPr>
      </w:pPr>
      <w:r>
        <w:rPr>
          <w:b/>
          <w:sz w:val="22"/>
          <w:szCs w:val="22"/>
        </w:rPr>
        <w:fldChar w:fldCharType="end"/>
      </w:r>
    </w:p>
    <w:p>
      <w:pPr>
        <w:jc w:val="both"/>
        <w:rPr>
          <w:sz w:val="22"/>
          <w:szCs w:val="22"/>
        </w:rPr>
      </w:pPr>
    </w:p>
    <w:p>
      <w:pPr>
        <w:pStyle w:val="17"/>
        <w:jc w:val="both"/>
        <w:rPr>
          <w:rFonts w:ascii="Times New Roman" w:hAnsi="Times New Roman"/>
          <w:sz w:val="22"/>
          <w:szCs w:val="22"/>
        </w:rPr>
      </w:pPr>
    </w:p>
    <w:p>
      <w:pPr>
        <w:ind w:left="0"/>
        <w:jc w:val="both"/>
        <w:rPr>
          <w:sz w:val="22"/>
          <w:szCs w:val="22"/>
        </w:rPr>
      </w:pPr>
      <w:bookmarkEnd w:id="0"/>
    </w:p>
    <w:p>
      <w:pPr>
        <w:pStyle w:val="10"/>
        <w:spacing w:before="100" w:beforeAutospacing="1" w:after="100" w:afterAutospacing="1" w:line="240" w:lineRule="auto"/>
        <w:contextualSpacing/>
        <w:jc w:val="both"/>
        <w:rPr>
          <w:sz w:val="22"/>
          <w:szCs w:val="22"/>
        </w:rPr>
      </w:pPr>
    </w:p>
    <w:p>
      <w:pPr xmlns:w="http://schemas.openxmlformats.org/wordprocessingml/2006/main">
        <w:pStyle w:val="2"/>
        <w:rPr>
          <w:sz w:val="22"/>
          <w:szCs w:val="22"/>
        </w:rPr>
      </w:pPr>
      <w:bookmarkStart xmlns:w="http://schemas.openxmlformats.org/wordprocessingml/2006/main" w:id="1" w:name="_Toc72062201"/>
      <w:r xmlns:w="http://schemas.openxmlformats.org/wordprocessingml/2006/main">
        <w:rPr>
          <w:sz w:val="22"/>
          <w:szCs w:val="22"/>
        </w:rPr>
        <w:br xmlns:w="http://schemas.openxmlformats.org/wordprocessingml/2006/main" w:type="page"/>
      </w:r>
      <w:bookmarkEnd xmlns:w="http://schemas.openxmlformats.org/wordprocessingml/2006/main" w:id="1"/>
      <w:bookmarkStart xmlns:w="http://schemas.openxmlformats.org/wordprocessingml/2006/main" w:id="2" w:name="_Toc115266159"/>
      <w:bookmarkStart xmlns:w="http://schemas.openxmlformats.org/wordprocessingml/2006/main" w:id="3" w:name="_Toc507865266"/>
      <w:r xmlns:w="http://schemas.openxmlformats.org/wordprocessingml/2006/main">
        <w:rPr>
          <w:sz w:val="22"/>
          <w:szCs w:val="22"/>
        </w:rPr>
        <w:t xml:space="preserve">Terms and abbreviations</w:t>
      </w:r>
      <w:bookmarkEnd xmlns:w="http://schemas.openxmlformats.org/wordprocessingml/2006/main" w:id="2"/>
    </w:p>
    <w:tbl>
      <w:tblPr>
        <w:tblStyle w:val="14"/>
        <w:tblW w:w="0" w:type="auto"/>
        <w:tblInd w:w="0" w:type="dxa"/>
        <w:tblBorders>
          <w:top w:val="single" w:color="A8D08D" w:sz="4" w:space="0"/>
          <w:left w:val="single" w:color="A8D08D" w:sz="4" w:space="0"/>
          <w:bottom w:val="single" w:color="A8D08D" w:sz="4" w:space="0"/>
          <w:right w:val="single" w:color="A8D08D" w:sz="4" w:space="0"/>
          <w:insideH w:val="single" w:color="A8D08D" w:sz="4" w:space="0"/>
          <w:insideV w:val="single" w:color="A8D08D" w:sz="4" w:space="0"/>
        </w:tblBorders>
        <w:tblLayout w:type="autofit"/>
        <w:tblCellMar>
          <w:top w:w="0" w:type="dxa"/>
          <w:left w:w="108" w:type="dxa"/>
          <w:bottom w:w="0" w:type="dxa"/>
          <w:right w:w="108" w:type="dxa"/>
        </w:tblCellMar>
      </w:tblPr>
      <w:tblGrid>
        <w:gridCol w:w="1214"/>
        <w:gridCol w:w="1446"/>
        <w:gridCol w:w="7371"/>
      </w:tblGrid>
      <w:tr>
        <w:tc>
          <w:tcPr>
            <w:tcW w:w="1214" w:type="dxa"/>
            <w:tcBorders>
              <w:top w:val="single" w:color="70AD47" w:sz="4" w:space="0"/>
              <w:left w:val="single" w:color="70AD47" w:sz="4" w:space="0"/>
              <w:bottom w:val="single" w:color="70AD47" w:sz="4" w:space="0"/>
              <w:right w:val="nil"/>
            </w:tcBorders>
            <w:shd w:val="clear" w:color="auto" w:fill="70AD47"/>
            <w:noWrap w:val="0"/>
            <w:vAlign w:val="top"/>
          </w:tcPr>
          <w:p>
            <w:pPr xmlns:w="http://schemas.openxmlformats.org/wordprocessingml/2006/main">
              <w:ind w:left="0"/>
              <w:jc w:val="both"/>
              <w:rPr>
                <w:rFonts w:eastAsia="SimSun"/>
                <w:b/>
                <w:bCs/>
                <w:color w:val="FFFFFF"/>
                <w:sz w:val="22"/>
                <w:szCs w:val="22"/>
                <w:lang w:eastAsia="zh-CN"/>
              </w:rPr>
            </w:pPr>
            <w:r xmlns:w="http://schemas.openxmlformats.org/wordprocessingml/2006/main">
              <w:rPr>
                <w:rFonts w:eastAsia="SimSun"/>
                <w:b/>
                <w:bCs/>
                <w:color w:val="FFFFFF"/>
                <w:sz w:val="22"/>
                <w:szCs w:val="22"/>
                <w:lang w:eastAsia="zh-CN"/>
              </w:rPr>
              <w:t xml:space="preserve">STT</w:t>
            </w:r>
          </w:p>
        </w:tc>
        <w:tc>
          <w:tcPr>
            <w:tcW w:w="1446" w:type="dxa"/>
            <w:tcBorders>
              <w:top w:val="single" w:color="70AD47" w:sz="4" w:space="0"/>
              <w:left w:val="nil"/>
              <w:bottom w:val="single" w:color="70AD47" w:sz="4" w:space="0"/>
              <w:right w:val="nil"/>
            </w:tcBorders>
            <w:shd w:val="clear" w:color="auto" w:fill="70AD47"/>
            <w:noWrap w:val="0"/>
            <w:vAlign w:val="top"/>
          </w:tcPr>
          <w:p>
            <w:pPr xmlns:w="http://schemas.openxmlformats.org/wordprocessingml/2006/main">
              <w:ind w:left="0"/>
              <w:jc w:val="both"/>
              <w:rPr>
                <w:rFonts w:eastAsia="SimSun"/>
                <w:b/>
                <w:bCs/>
                <w:color w:val="FFFFFF"/>
                <w:sz w:val="22"/>
                <w:szCs w:val="22"/>
              </w:rPr>
            </w:pPr>
            <w:r xmlns:w="http://schemas.openxmlformats.org/wordprocessingml/2006/main">
              <w:rPr>
                <w:rFonts w:eastAsia="SimSun"/>
                <w:b/>
                <w:bCs/>
                <w:color w:val="FFFFFF"/>
                <w:sz w:val="22"/>
                <w:szCs w:val="22"/>
              </w:rPr>
              <w:t xml:space="preserve">Acronyms</w:t>
            </w:r>
          </w:p>
        </w:tc>
        <w:tc>
          <w:tcPr>
            <w:tcW w:w="7371" w:type="dxa"/>
            <w:tcBorders>
              <w:top w:val="single" w:color="70AD47" w:sz="4" w:space="0"/>
              <w:left w:val="nil"/>
              <w:bottom w:val="single" w:color="70AD47" w:sz="4" w:space="0"/>
              <w:right w:val="single" w:color="70AD47" w:sz="4" w:space="0"/>
            </w:tcBorders>
            <w:shd w:val="clear" w:color="auto" w:fill="70AD47"/>
            <w:noWrap w:val="0"/>
            <w:vAlign w:val="top"/>
          </w:tcPr>
          <w:p>
            <w:pPr xmlns:w="http://schemas.openxmlformats.org/wordprocessingml/2006/main">
              <w:ind w:left="0"/>
              <w:jc w:val="both"/>
              <w:rPr>
                <w:rFonts w:eastAsia="SimSun"/>
                <w:b/>
                <w:bCs/>
                <w:color w:val="FFFFFF"/>
                <w:sz w:val="22"/>
                <w:szCs w:val="22"/>
              </w:rPr>
            </w:pPr>
            <w:r xmlns:w="http://schemas.openxmlformats.org/wordprocessingml/2006/main">
              <w:rPr>
                <w:rFonts w:eastAsia="SimSun"/>
                <w:b/>
                <w:bCs/>
                <w:color w:val="FFFFFF"/>
                <w:sz w:val="22"/>
                <w:szCs w:val="22"/>
              </w:rPr>
              <w:t xml:space="preserve">Full meaning</w:t>
            </w:r>
          </w:p>
        </w:tc>
      </w:tr>
      <w:tr>
        <w:tc>
          <w:tcPr>
            <w:tcW w:w="1214" w:type="dxa"/>
            <w:noWrap w:val="0"/>
            <w:vAlign w:val="top"/>
          </w:tcPr>
          <w:p>
            <w:pPr xmlns:w="http://schemas.openxmlformats.org/wordprocessingml/2006/main">
              <w:pStyle w:val="18"/>
              <w:numPr>
                <w:ilvl w:val="0"/>
                <w:numId w:val="0"/>
              </w:numPr>
              <w:spacing w:before="0" w:after="0" w:line="360" w:lineRule="auto"/>
              <w:ind w:left="284"/>
              <w:rPr>
                <w:rFonts w:eastAsia="SimSun"/>
                <w:b/>
                <w:bCs/>
                <w:sz w:val="22"/>
                <w:szCs w:val="22"/>
              </w:rPr>
            </w:pPr>
            <w:r xmlns:w="http://schemas.openxmlformats.org/wordprocessingml/2006/main">
              <w:rPr>
                <w:rFonts w:eastAsia="SimSun"/>
                <w:b/>
                <w:bCs/>
                <w:sz w:val="22"/>
                <w:szCs w:val="22"/>
              </w:rPr>
              <w:t xml:space="preserve">first</w:t>
            </w:r>
          </w:p>
        </w:tc>
        <w:tc>
          <w:tcPr>
            <w:tcW w:w="1446" w:type="dxa"/>
            <w:noWrap w:val="0"/>
            <w:vAlign w:val="top"/>
          </w:tcPr>
          <w:p>
            <w:pPr xmlns:w="http://schemas.openxmlformats.org/wordprocessingml/2006/main">
              <w:ind w:left="0"/>
              <w:jc w:val="both"/>
              <w:rPr>
                <w:rFonts w:eastAsia="SimSun"/>
                <w:b/>
                <w:sz w:val="22"/>
                <w:szCs w:val="22"/>
              </w:rPr>
            </w:pPr>
            <w:r xmlns:w="http://schemas.openxmlformats.org/wordprocessingml/2006/main">
              <w:rPr>
                <w:rFonts w:eastAsia="SimSun"/>
                <w:b/>
                <w:sz w:val="22"/>
                <w:szCs w:val="22"/>
              </w:rPr>
              <w:t xml:space="preserve">XML</w:t>
            </w:r>
          </w:p>
        </w:tc>
        <w:tc>
          <w:tcPr>
            <w:tcW w:w="7371" w:type="dxa"/>
            <w:noWrap w:val="0"/>
            <w:vAlign w:val="top"/>
          </w:tcPr>
          <w:p>
            <w:pPr xmlns:w="http://schemas.openxmlformats.org/wordprocessingml/2006/main">
              <w:ind w:left="0"/>
              <w:jc w:val="both"/>
              <w:rPr>
                <w:rFonts w:eastAsia="SimSun"/>
                <w:sz w:val="22"/>
                <w:szCs w:val="22"/>
              </w:rPr>
            </w:pPr>
            <w:r xmlns:w="http://schemas.openxmlformats.org/wordprocessingml/2006/main">
              <w:rPr>
                <w:rFonts w:eastAsia="SimSun"/>
                <w:sz w:val="22"/>
                <w:szCs w:val="22"/>
              </w:rPr>
              <w:t xml:space="preserve">e </w:t>
            </w:r>
            <w:r xmlns:w="http://schemas.openxmlformats.org/wordprocessingml/2006/main">
              <w:rPr>
                <w:rFonts w:eastAsia="SimSun"/>
                <w:b/>
                <w:sz w:val="22"/>
                <w:szCs w:val="22"/>
              </w:rPr>
              <w:t xml:space="preserve">X </w:t>
            </w:r>
            <w:r xmlns:w="http://schemas.openxmlformats.org/wordprocessingml/2006/main">
              <w:rPr>
                <w:rFonts w:eastAsia="SimSun"/>
                <w:sz w:val="22"/>
                <w:szCs w:val="22"/>
              </w:rPr>
              <w:t xml:space="preserve">tensible </w:t>
            </w:r>
            <w:r xmlns:w="http://schemas.openxmlformats.org/wordprocessingml/2006/main">
              <w:rPr>
                <w:rFonts w:eastAsia="SimSun"/>
                <w:b/>
                <w:sz w:val="22"/>
                <w:szCs w:val="22"/>
              </w:rPr>
              <w:t xml:space="preserve">Markup </w:t>
            </w:r>
            <w:r xmlns:w="http://schemas.openxmlformats.org/wordprocessingml/2006/main">
              <w:rPr>
                <w:rFonts w:eastAsia="SimSun"/>
                <w:sz w:val="22"/>
                <w:szCs w:val="22"/>
              </w:rPr>
              <w:t xml:space="preserve">L </w:t>
            </w:r>
            <w:r xmlns:w="http://schemas.openxmlformats.org/wordprocessingml/2006/main">
              <w:rPr>
                <w:rFonts w:eastAsia="SimSun"/>
                <w:b/>
                <w:sz w:val="22"/>
                <w:szCs w:val="22"/>
              </w:rPr>
              <w:t xml:space="preserve">anguage </w:t>
            </w:r>
            <w:r xmlns:w="http://schemas.openxmlformats.org/wordprocessingml/2006/main">
              <w:rPr>
                <w:rFonts w:eastAsia="SimSun"/>
                <w:sz w:val="22"/>
                <w:szCs w:val="22"/>
              </w:rPr>
              <w:t xml:space="preserve">- Extensible Markup Language</w:t>
            </w:r>
          </w:p>
        </w:tc>
      </w:tr>
      <w:tr>
        <w:tc>
          <w:tcPr>
            <w:tcW w:w="1214" w:type="dxa"/>
            <w:noWrap w:val="0"/>
            <w:vAlign w:val="top"/>
          </w:tcPr>
          <w:p>
            <w:pPr xmlns:w="http://schemas.openxmlformats.org/wordprocessingml/2006/main">
              <w:pStyle w:val="18"/>
              <w:numPr>
                <w:ilvl w:val="0"/>
                <w:numId w:val="0"/>
              </w:numPr>
              <w:spacing w:before="0" w:after="0" w:line="360" w:lineRule="auto"/>
              <w:ind w:left="284"/>
              <w:rPr>
                <w:rFonts w:eastAsia="SimSun"/>
                <w:b/>
                <w:bCs/>
                <w:sz w:val="22"/>
                <w:szCs w:val="22"/>
              </w:rPr>
            </w:pPr>
            <w:r xmlns:w="http://schemas.openxmlformats.org/wordprocessingml/2006/main">
              <w:rPr>
                <w:rFonts w:eastAsia="SimSun"/>
                <w:b/>
                <w:bCs/>
                <w:sz w:val="22"/>
                <w:szCs w:val="22"/>
              </w:rPr>
              <w:t xml:space="preserve">2</w:t>
            </w:r>
          </w:p>
        </w:tc>
        <w:tc>
          <w:tcPr>
            <w:tcW w:w="1446" w:type="dxa"/>
            <w:noWrap w:val="0"/>
            <w:vAlign w:val="top"/>
          </w:tcPr>
          <w:p>
            <w:pPr xmlns:w="http://schemas.openxmlformats.org/wordprocessingml/2006/main">
              <w:ind w:left="0"/>
              <w:jc w:val="both"/>
              <w:rPr>
                <w:rFonts w:eastAsia="SimSun"/>
                <w:b/>
                <w:sz w:val="22"/>
                <w:szCs w:val="22"/>
              </w:rPr>
            </w:pPr>
            <w:r xmlns:w="http://schemas.openxmlformats.org/wordprocessingml/2006/main">
              <w:rPr>
                <w:rFonts w:eastAsia="SimSun"/>
                <w:b/>
                <w:sz w:val="22"/>
                <w:szCs w:val="22"/>
              </w:rPr>
              <w:t xml:space="preserve">VALVE</w:t>
            </w:r>
          </w:p>
        </w:tc>
        <w:tc>
          <w:tcPr>
            <w:tcW w:w="7371" w:type="dxa"/>
            <w:noWrap w:val="0"/>
            <w:vAlign w:val="top"/>
          </w:tcPr>
          <w:p>
            <w:pPr xmlns:w="http://schemas.openxmlformats.org/wordprocessingml/2006/main">
              <w:ind w:left="0"/>
              <w:jc w:val="both"/>
              <w:rPr>
                <w:rFonts w:eastAsia="SimSun"/>
                <w:sz w:val="22"/>
                <w:szCs w:val="22"/>
              </w:rPr>
            </w:pPr>
            <w:r xmlns:w="http://schemas.openxmlformats.org/wordprocessingml/2006/main">
              <w:rPr>
                <w:rFonts w:eastAsia="SimSun"/>
                <w:b/>
                <w:sz w:val="22"/>
                <w:szCs w:val="22"/>
              </w:rPr>
              <w:t xml:space="preserve">T </w:t>
            </w:r>
            <w:r xmlns:w="http://schemas.openxmlformats.org/wordprocessingml/2006/main">
              <w:rPr>
                <w:rFonts w:eastAsia="SimSun"/>
                <w:sz w:val="22"/>
                <w:szCs w:val="22"/>
              </w:rPr>
              <w:t xml:space="preserve">axation </w:t>
            </w:r>
            <w:r xmlns:w="http://schemas.openxmlformats.org/wordprocessingml/2006/main">
              <w:rPr>
                <w:rFonts w:eastAsia="SimSun"/>
                <w:b/>
                <w:sz w:val="22"/>
                <w:szCs w:val="22"/>
              </w:rPr>
              <w:t xml:space="preserve">V </w:t>
            </w:r>
            <w:r xmlns:w="http://schemas.openxmlformats.org/wordprocessingml/2006/main">
              <w:rPr>
                <w:rFonts w:eastAsia="SimSun"/>
                <w:sz w:val="22"/>
                <w:szCs w:val="22"/>
              </w:rPr>
              <w:t xml:space="preserve">alue </w:t>
            </w:r>
            <w:r xmlns:w="http://schemas.openxmlformats.org/wordprocessingml/2006/main">
              <w:rPr>
                <w:rFonts w:eastAsia="SimSun"/>
                <w:b/>
                <w:sz w:val="22"/>
                <w:szCs w:val="22"/>
              </w:rPr>
              <w:t xml:space="preserve">A </w:t>
            </w:r>
            <w:r xmlns:w="http://schemas.openxmlformats.org/wordprocessingml/2006/main">
              <w:rPr>
                <w:rFonts w:eastAsia="SimSun"/>
                <w:sz w:val="22"/>
                <w:szCs w:val="22"/>
              </w:rPr>
              <w:t xml:space="preserve">dded </w:t>
            </w:r>
            <w:r xmlns:w="http://schemas.openxmlformats.org/wordprocessingml/2006/main">
              <w:rPr>
                <w:rFonts w:eastAsia="SimSun"/>
                <w:b/>
                <w:sz w:val="22"/>
                <w:szCs w:val="22"/>
              </w:rPr>
              <w:t xml:space="preserve">N </w:t>
            </w:r>
            <w:r xmlns:w="http://schemas.openxmlformats.org/wordprocessingml/2006/main">
              <w:rPr>
                <w:rFonts w:eastAsia="SimSun"/>
                <w:sz w:val="22"/>
                <w:szCs w:val="22"/>
              </w:rPr>
              <w:t xml:space="preserve">etwork</w:t>
            </w:r>
          </w:p>
        </w:tc>
      </w:tr>
      <w:tr>
        <w:tc>
          <w:tcPr>
            <w:tcW w:w="1214" w:type="dxa"/>
            <w:noWrap w:val="0"/>
            <w:vAlign w:val="top"/>
          </w:tcPr>
          <w:p>
            <w:pPr xmlns:w="http://schemas.openxmlformats.org/wordprocessingml/2006/main">
              <w:pStyle w:val="18"/>
              <w:numPr>
                <w:ilvl w:val="0"/>
                <w:numId w:val="0"/>
              </w:numPr>
              <w:spacing w:before="0" w:after="0" w:line="360" w:lineRule="auto"/>
              <w:ind w:left="284"/>
              <w:rPr>
                <w:rFonts w:eastAsia="SimSun"/>
                <w:b/>
                <w:bCs/>
                <w:sz w:val="22"/>
                <w:szCs w:val="22"/>
              </w:rPr>
            </w:pPr>
            <w:r xmlns:w="http://schemas.openxmlformats.org/wordprocessingml/2006/main">
              <w:rPr>
                <w:rFonts w:eastAsia="SimSun"/>
                <w:b/>
                <w:bCs/>
                <w:sz w:val="22"/>
                <w:szCs w:val="22"/>
              </w:rPr>
              <w:t xml:space="preserve">3</w:t>
            </w:r>
          </w:p>
        </w:tc>
        <w:tc>
          <w:tcPr>
            <w:tcW w:w="1446" w:type="dxa"/>
            <w:noWrap w:val="0"/>
            <w:vAlign w:val="top"/>
          </w:tcPr>
          <w:p>
            <w:pPr xmlns:w="http://schemas.openxmlformats.org/wordprocessingml/2006/main">
              <w:ind w:left="0"/>
              <w:jc w:val="both"/>
              <w:rPr>
                <w:rFonts w:eastAsia="SimSun"/>
                <w:b/>
                <w:sz w:val="22"/>
                <w:szCs w:val="22"/>
              </w:rPr>
            </w:pPr>
            <w:r xmlns:w="http://schemas.openxmlformats.org/wordprocessingml/2006/main">
              <w:rPr>
                <w:rFonts w:eastAsia="SimSun"/>
                <w:b/>
                <w:sz w:val="22"/>
                <w:szCs w:val="22"/>
              </w:rPr>
              <w:t xml:space="preserve">ICC</w:t>
            </w:r>
          </w:p>
        </w:tc>
        <w:tc>
          <w:tcPr>
            <w:tcW w:w="7371" w:type="dxa"/>
            <w:noWrap w:val="0"/>
            <w:vAlign w:val="top"/>
          </w:tcPr>
          <w:p>
            <w:pPr xmlns:w="http://schemas.openxmlformats.org/wordprocessingml/2006/main">
              <w:ind w:left="0"/>
              <w:jc w:val="both"/>
              <w:rPr>
                <w:rFonts w:eastAsia="SimSun"/>
                <w:sz w:val="22"/>
                <w:szCs w:val="22"/>
              </w:rPr>
            </w:pPr>
            <w:r xmlns:w="http://schemas.openxmlformats.org/wordprocessingml/2006/main">
              <w:rPr>
                <w:rFonts w:eastAsia="SimSun"/>
                <w:b/>
                <w:sz w:val="22"/>
                <w:szCs w:val="22"/>
              </w:rPr>
              <w:t xml:space="preserve">I </w:t>
            </w:r>
            <w:r xmlns:w="http://schemas.openxmlformats.org/wordprocessingml/2006/main">
              <w:rPr>
                <w:rFonts w:eastAsia="SimSun"/>
                <w:sz w:val="22"/>
                <w:szCs w:val="22"/>
              </w:rPr>
              <w:t xml:space="preserve">nvoice </w:t>
            </w:r>
            <w:r xmlns:w="http://schemas.openxmlformats.org/wordprocessingml/2006/main">
              <w:rPr>
                <w:rFonts w:eastAsia="SimSun"/>
                <w:b/>
                <w:sz w:val="22"/>
                <w:szCs w:val="22"/>
              </w:rPr>
              <w:t xml:space="preserve">C </w:t>
            </w:r>
            <w:r xmlns:w="http://schemas.openxmlformats.org/wordprocessingml/2006/main">
              <w:rPr>
                <w:rFonts w:eastAsia="SimSun"/>
                <w:sz w:val="22"/>
                <w:szCs w:val="22"/>
              </w:rPr>
              <w:t xml:space="preserve">ertification </w:t>
            </w:r>
            <w:r xmlns:w="http://schemas.openxmlformats.org/wordprocessingml/2006/main">
              <w:rPr>
                <w:rFonts w:eastAsia="SimSun"/>
                <w:b/>
                <w:sz w:val="22"/>
                <w:szCs w:val="22"/>
              </w:rPr>
              <w:t xml:space="preserve">C </w:t>
            </w:r>
            <w:r xmlns:w="http://schemas.openxmlformats.org/wordprocessingml/2006/main">
              <w:rPr>
                <w:rFonts w:eastAsia="SimSun"/>
                <w:sz w:val="22"/>
                <w:szCs w:val="22"/>
              </w:rPr>
              <w:t xml:space="preserve">enter</w:t>
            </w:r>
          </w:p>
        </w:tc>
      </w:tr>
      <w:tr>
        <w:tc>
          <w:tcPr>
            <w:tcW w:w="1214" w:type="dxa"/>
            <w:noWrap w:val="0"/>
            <w:vAlign w:val="top"/>
          </w:tcPr>
          <w:p>
            <w:pPr xmlns:w="http://schemas.openxmlformats.org/wordprocessingml/2006/main">
              <w:pStyle w:val="18"/>
              <w:numPr>
                <w:ilvl w:val="0"/>
                <w:numId w:val="0"/>
              </w:numPr>
              <w:spacing w:before="0" w:after="0" w:line="360" w:lineRule="auto"/>
              <w:ind w:left="284"/>
              <w:rPr>
                <w:rFonts w:eastAsia="SimSun"/>
                <w:b/>
                <w:bCs/>
                <w:sz w:val="22"/>
                <w:szCs w:val="22"/>
              </w:rPr>
            </w:pPr>
            <w:r xmlns:w="http://schemas.openxmlformats.org/wordprocessingml/2006/main">
              <w:rPr>
                <w:rFonts w:eastAsia="SimSun"/>
                <w:b/>
                <w:bCs/>
                <w:sz w:val="22"/>
                <w:szCs w:val="22"/>
              </w:rPr>
              <w:t xml:space="preserve">4</w:t>
            </w:r>
          </w:p>
        </w:tc>
        <w:tc>
          <w:tcPr>
            <w:tcW w:w="1446" w:type="dxa"/>
            <w:noWrap w:val="0"/>
            <w:vAlign w:val="top"/>
          </w:tcPr>
          <w:p>
            <w:pPr xmlns:w="http://schemas.openxmlformats.org/wordprocessingml/2006/main">
              <w:ind w:left="0"/>
              <w:jc w:val="both"/>
              <w:rPr>
                <w:rFonts w:eastAsia="SimSun"/>
                <w:b/>
                <w:sz w:val="22"/>
                <w:szCs w:val="22"/>
              </w:rPr>
            </w:pPr>
            <w:r xmlns:w="http://schemas.openxmlformats.org/wordprocessingml/2006/main">
              <w:rPr>
                <w:rFonts w:eastAsia="SimSun"/>
                <w:b/>
                <w:sz w:val="22"/>
                <w:szCs w:val="22"/>
              </w:rPr>
              <w:t xml:space="preserve">PSD</w:t>
            </w:r>
          </w:p>
        </w:tc>
        <w:tc>
          <w:tcPr>
            <w:tcW w:w="7371" w:type="dxa"/>
            <w:noWrap w:val="0"/>
            <w:vAlign w:val="top"/>
          </w:tcPr>
          <w:p>
            <w:pPr xmlns:w="http://schemas.openxmlformats.org/wordprocessingml/2006/main">
              <w:ind w:left="0"/>
              <w:jc w:val="both"/>
              <w:rPr>
                <w:rFonts w:eastAsia="SimSun"/>
                <w:sz w:val="22"/>
                <w:szCs w:val="22"/>
              </w:rPr>
            </w:pPr>
            <w:r xmlns:w="http://schemas.openxmlformats.org/wordprocessingml/2006/main">
              <w:rPr>
                <w:rFonts w:eastAsia="SimSun"/>
                <w:b/>
                <w:sz w:val="22"/>
                <w:szCs w:val="22"/>
              </w:rPr>
              <w:t xml:space="preserve">P </w:t>
            </w:r>
            <w:r xmlns:w="http://schemas.openxmlformats.org/wordprocessingml/2006/main">
              <w:rPr>
                <w:rFonts w:eastAsia="SimSun"/>
                <w:sz w:val="22"/>
                <w:szCs w:val="22"/>
              </w:rPr>
              <w:t xml:space="preserve">ortable </w:t>
            </w:r>
            <w:r xmlns:w="http://schemas.openxmlformats.org/wordprocessingml/2006/main">
              <w:rPr>
                <w:rFonts w:eastAsia="SimSun"/>
                <w:b/>
                <w:sz w:val="22"/>
                <w:szCs w:val="22"/>
              </w:rPr>
              <w:t xml:space="preserve">S </w:t>
            </w:r>
            <w:r xmlns:w="http://schemas.openxmlformats.org/wordprocessingml/2006/main">
              <w:rPr>
                <w:rFonts w:eastAsia="SimSun"/>
                <w:sz w:val="22"/>
                <w:szCs w:val="22"/>
              </w:rPr>
              <w:t xml:space="preserve">ecurity </w:t>
            </w:r>
            <w:r xmlns:w="http://schemas.openxmlformats.org/wordprocessingml/2006/main">
              <w:rPr>
                <w:rFonts w:eastAsia="SimSun"/>
                <w:b/>
                <w:sz w:val="22"/>
                <w:szCs w:val="22"/>
              </w:rPr>
              <w:t xml:space="preserve">D </w:t>
            </w:r>
            <w:r xmlns:w="http://schemas.openxmlformats.org/wordprocessingml/2006/main">
              <w:rPr>
                <w:rFonts w:eastAsia="SimSun"/>
                <w:sz w:val="22"/>
                <w:szCs w:val="22"/>
              </w:rPr>
              <w:t xml:space="preserve">evice</w:t>
            </w:r>
          </w:p>
        </w:tc>
      </w:tr>
      <w:tr>
        <w:tc>
          <w:tcPr>
            <w:tcW w:w="1214" w:type="dxa"/>
            <w:noWrap w:val="0"/>
            <w:vAlign w:val="top"/>
          </w:tcPr>
          <w:p>
            <w:pPr xmlns:w="http://schemas.openxmlformats.org/wordprocessingml/2006/main">
              <w:pStyle w:val="18"/>
              <w:numPr>
                <w:ilvl w:val="0"/>
                <w:numId w:val="0"/>
              </w:numPr>
              <w:spacing w:before="0" w:after="0" w:line="360" w:lineRule="auto"/>
              <w:ind w:left="284"/>
              <w:rPr>
                <w:rFonts w:eastAsia="SimSun"/>
                <w:b/>
                <w:bCs/>
                <w:sz w:val="22"/>
                <w:szCs w:val="22"/>
              </w:rPr>
            </w:pPr>
            <w:r xmlns:w="http://schemas.openxmlformats.org/wordprocessingml/2006/main">
              <w:rPr>
                <w:rFonts w:eastAsia="SimSun"/>
                <w:b/>
                <w:bCs/>
                <w:sz w:val="22"/>
                <w:szCs w:val="22"/>
              </w:rPr>
              <w:t xml:space="preserve">5</w:t>
            </w:r>
          </w:p>
        </w:tc>
        <w:tc>
          <w:tcPr>
            <w:tcW w:w="1446" w:type="dxa"/>
            <w:noWrap w:val="0"/>
            <w:vAlign w:val="top"/>
          </w:tcPr>
          <w:p>
            <w:pPr xmlns:w="http://schemas.openxmlformats.org/wordprocessingml/2006/main">
              <w:ind w:left="0"/>
              <w:jc w:val="both"/>
              <w:rPr>
                <w:rFonts w:eastAsia="SimSun"/>
                <w:b/>
                <w:sz w:val="22"/>
                <w:szCs w:val="22"/>
              </w:rPr>
            </w:pPr>
            <w:r xmlns:w="http://schemas.openxmlformats.org/wordprocessingml/2006/main">
              <w:rPr>
                <w:b/>
                <w:sz w:val="22"/>
                <w:szCs w:val="22"/>
              </w:rPr>
              <w:t xml:space="preserve">SGML</w:t>
            </w:r>
          </w:p>
        </w:tc>
        <w:tc>
          <w:tcPr>
            <w:tcW w:w="7371" w:type="dxa"/>
            <w:noWrap w:val="0"/>
            <w:vAlign w:val="top"/>
          </w:tcPr>
          <w:p>
            <w:pPr xmlns:w="http://schemas.openxmlformats.org/wordprocessingml/2006/main">
              <w:ind w:left="0"/>
              <w:jc w:val="both"/>
              <w:rPr>
                <w:rFonts w:eastAsia="SimSun"/>
                <w:sz w:val="22"/>
                <w:szCs w:val="22"/>
              </w:rPr>
            </w:pPr>
            <w:r xmlns:w="http://schemas.openxmlformats.org/wordprocessingml/2006/main">
              <w:rPr>
                <w:rFonts w:eastAsia="SimSun"/>
                <w:b/>
                <w:sz w:val="22"/>
                <w:szCs w:val="22"/>
              </w:rPr>
              <w:t xml:space="preserve">S </w:t>
            </w:r>
            <w:r xmlns:w="http://schemas.openxmlformats.org/wordprocessingml/2006/main">
              <w:rPr>
                <w:rFonts w:eastAsia="SimSun"/>
                <w:sz w:val="22"/>
                <w:szCs w:val="22"/>
              </w:rPr>
              <w:t xml:space="preserve">tantard </w:t>
            </w:r>
            <w:r xmlns:w="http://schemas.openxmlformats.org/wordprocessingml/2006/main">
              <w:rPr>
                <w:rFonts w:eastAsia="SimSun"/>
                <w:b/>
                <w:sz w:val="22"/>
                <w:szCs w:val="22"/>
              </w:rPr>
              <w:t xml:space="preserve">G </w:t>
            </w:r>
            <w:r xmlns:w="http://schemas.openxmlformats.org/wordprocessingml/2006/main">
              <w:rPr>
                <w:rFonts w:eastAsia="SimSun"/>
                <w:sz w:val="22"/>
                <w:szCs w:val="22"/>
              </w:rPr>
              <w:t xml:space="preserve">eneralized </w:t>
            </w:r>
            <w:r xmlns:w="http://schemas.openxmlformats.org/wordprocessingml/2006/main">
              <w:rPr>
                <w:rFonts w:eastAsia="SimSun"/>
                <w:b/>
                <w:sz w:val="22"/>
                <w:szCs w:val="22"/>
              </w:rPr>
              <w:t xml:space="preserve">M </w:t>
            </w:r>
            <w:r xmlns:w="http://schemas.openxmlformats.org/wordprocessingml/2006/main">
              <w:rPr>
                <w:rFonts w:eastAsia="SimSun"/>
                <w:sz w:val="22"/>
                <w:szCs w:val="22"/>
              </w:rPr>
              <w:t xml:space="preserve">arkup </w:t>
            </w:r>
            <w:r xmlns:w="http://schemas.openxmlformats.org/wordprocessingml/2006/main">
              <w:rPr>
                <w:rFonts w:eastAsia="SimSun"/>
                <w:b/>
                <w:sz w:val="22"/>
                <w:szCs w:val="22"/>
              </w:rPr>
              <w:t xml:space="preserve">L </w:t>
            </w:r>
            <w:r xmlns:w="http://schemas.openxmlformats.org/wordprocessingml/2006/main">
              <w:rPr>
                <w:rFonts w:eastAsia="SimSun"/>
                <w:sz w:val="22"/>
                <w:szCs w:val="22"/>
              </w:rPr>
              <w:t xml:space="preserve">anguage</w:t>
            </w:r>
          </w:p>
        </w:tc>
      </w:tr>
      <w:tr>
        <w:tc>
          <w:tcPr>
            <w:tcW w:w="1214" w:type="dxa"/>
            <w:noWrap w:val="0"/>
            <w:vAlign w:val="top"/>
          </w:tcPr>
          <w:p>
            <w:pPr xmlns:w="http://schemas.openxmlformats.org/wordprocessingml/2006/main">
              <w:pStyle w:val="18"/>
              <w:numPr>
                <w:ilvl w:val="0"/>
                <w:numId w:val="0"/>
              </w:numPr>
              <w:spacing w:before="0" w:after="0" w:line="360" w:lineRule="auto"/>
              <w:ind w:left="284"/>
              <w:rPr>
                <w:rFonts w:eastAsia="SimSun"/>
                <w:b/>
                <w:bCs/>
                <w:sz w:val="22"/>
                <w:szCs w:val="22"/>
              </w:rPr>
            </w:pPr>
            <w:r xmlns:w="http://schemas.openxmlformats.org/wordprocessingml/2006/main">
              <w:rPr>
                <w:rFonts w:eastAsia="SimSun"/>
                <w:b/>
                <w:bCs/>
                <w:sz w:val="22"/>
                <w:szCs w:val="22"/>
              </w:rPr>
              <w:t xml:space="preserve">6</w:t>
            </w:r>
          </w:p>
        </w:tc>
        <w:tc>
          <w:tcPr>
            <w:tcW w:w="1446" w:type="dxa"/>
            <w:noWrap w:val="0"/>
            <w:vAlign w:val="top"/>
          </w:tcPr>
          <w:p>
            <w:pPr xmlns:w="http://schemas.openxmlformats.org/wordprocessingml/2006/main">
              <w:ind w:left="0"/>
              <w:jc w:val="both"/>
              <w:rPr>
                <w:b/>
                <w:sz w:val="22"/>
                <w:szCs w:val="22"/>
              </w:rPr>
            </w:pPr>
            <w:r xmlns:w="http://schemas.openxmlformats.org/wordprocessingml/2006/main">
              <w:rPr>
                <w:b/>
                <w:sz w:val="22"/>
                <w:szCs w:val="22"/>
              </w:rPr>
              <w:t xml:space="preserve">W3C</w:t>
            </w:r>
          </w:p>
        </w:tc>
        <w:tc>
          <w:tcPr>
            <w:tcW w:w="7371" w:type="dxa"/>
            <w:noWrap w:val="0"/>
            <w:vAlign w:val="top"/>
          </w:tcPr>
          <w:p>
            <w:pPr xmlns:w="http://schemas.openxmlformats.org/wordprocessingml/2006/main">
              <w:ind w:left="0"/>
              <w:jc w:val="both"/>
              <w:rPr>
                <w:rFonts w:eastAsia="SimSun"/>
                <w:sz w:val="22"/>
                <w:szCs w:val="22"/>
              </w:rPr>
            </w:pPr>
            <w:r xmlns:w="http://schemas.openxmlformats.org/wordprocessingml/2006/main">
              <w:rPr>
                <w:rFonts w:eastAsia="SimSun"/>
                <w:b/>
                <w:sz w:val="22"/>
                <w:szCs w:val="22"/>
              </w:rPr>
              <w:t xml:space="preserve">World </w:t>
            </w:r>
            <w:r xmlns:w="http://schemas.openxmlformats.org/wordprocessingml/2006/main">
              <w:rPr>
                <w:rFonts w:eastAsia="SimSun"/>
                <w:sz w:val="22"/>
                <w:szCs w:val="22"/>
              </w:rPr>
              <w:t xml:space="preserve">Wide </w:t>
            </w:r>
            <w:r xmlns:w="http://schemas.openxmlformats.org/wordprocessingml/2006/main">
              <w:rPr>
                <w:rFonts w:eastAsia="SimSun"/>
                <w:b/>
                <w:sz w:val="22"/>
                <w:szCs w:val="22"/>
              </w:rPr>
              <w:t xml:space="preserve">Web </w:t>
            </w:r>
            <w:r xmlns:w="http://schemas.openxmlformats.org/wordprocessingml/2006/main">
              <w:rPr>
                <w:rFonts w:eastAsia="SimSun"/>
                <w:b/>
                <w:sz w:val="22"/>
                <w:szCs w:val="22"/>
              </w:rPr>
              <w:t xml:space="preserve">C </w:t>
            </w:r>
            <w:r xmlns:w="http://schemas.openxmlformats.org/wordprocessingml/2006/main">
              <w:rPr>
                <w:rFonts w:eastAsia="SimSun"/>
                <w:sz w:val="22"/>
                <w:szCs w:val="22"/>
              </w:rPr>
              <w:t xml:space="preserve">onsortium </w:t>
            </w:r>
            <w:r xmlns:w="http://schemas.openxmlformats.org/wordprocessingml/2006/main">
              <w:rPr>
                <w:rFonts w:eastAsia="SimSun"/>
                <w:sz w:val="22"/>
                <w:szCs w:val="22"/>
              </w:rPr>
              <w:t xml:space="preserve">, abbreviated </w:t>
            </w:r>
            <w:r xmlns:w="http://schemas.openxmlformats.org/wordprocessingml/2006/main">
              <w:rPr>
                <w:rFonts w:eastAsia="SimSun"/>
                <w:b/>
                <w:sz w:val="22"/>
                <w:szCs w:val="22"/>
              </w:rPr>
              <w:t xml:space="preserve">W3C </w:t>
            </w:r>
            <w:r xmlns:w="http://schemas.openxmlformats.org/wordprocessingml/2006/main">
              <w:rPr>
                <w:rFonts w:eastAsia="SimSun"/>
                <w:sz w:val="22"/>
                <w:szCs w:val="22"/>
              </w:rPr>
              <w:t xml:space="preserve">, </w:t>
            </w:r>
            <w:r xmlns:w="http://schemas.openxmlformats.org/wordprocessingml/2006/main">
              <w:rPr>
                <w:rFonts w:eastAsia="SimSun"/>
                <w:sz w:val="22"/>
                <w:szCs w:val="22"/>
              </w:rPr>
              <w:t xml:space="preserve">sets standards for the Internet, especially for the World Wide </w:t>
            </w:r>
            <w:r xmlns:w="http://schemas.openxmlformats.org/wordprocessingml/2006/main">
              <w:rPr>
                <w:rFonts w:eastAsia="SimSun"/>
                <w:b/>
                <w:sz w:val="22"/>
                <w:szCs w:val="22"/>
              </w:rPr>
              <w:t xml:space="preserve">Web</w:t>
            </w:r>
          </w:p>
        </w:tc>
      </w:tr>
      <w:tr>
        <w:tc>
          <w:tcPr>
            <w:tcW w:w="1214" w:type="dxa"/>
            <w:noWrap w:val="0"/>
            <w:vAlign w:val="top"/>
          </w:tcPr>
          <w:p>
            <w:pPr xmlns:w="http://schemas.openxmlformats.org/wordprocessingml/2006/main">
              <w:pStyle w:val="18"/>
              <w:numPr>
                <w:ilvl w:val="0"/>
                <w:numId w:val="0"/>
              </w:numPr>
              <w:spacing w:before="0" w:after="0" w:line="360" w:lineRule="auto"/>
              <w:ind w:left="284"/>
              <w:rPr>
                <w:rFonts w:eastAsia="SimSun"/>
                <w:b/>
                <w:bCs/>
                <w:sz w:val="22"/>
                <w:szCs w:val="22"/>
              </w:rPr>
            </w:pPr>
            <w:r xmlns:w="http://schemas.openxmlformats.org/wordprocessingml/2006/main">
              <w:rPr>
                <w:rFonts w:eastAsia="SimSun"/>
                <w:b/>
                <w:bCs/>
                <w:sz w:val="22"/>
                <w:szCs w:val="22"/>
              </w:rPr>
              <w:t xml:space="preserve">7</w:t>
            </w:r>
          </w:p>
        </w:tc>
        <w:tc>
          <w:tcPr>
            <w:tcW w:w="1446" w:type="dxa"/>
            <w:noWrap w:val="0"/>
            <w:vAlign w:val="top"/>
          </w:tcPr>
          <w:p>
            <w:pPr xmlns:w="http://schemas.openxmlformats.org/wordprocessingml/2006/main">
              <w:ind w:left="0"/>
              <w:jc w:val="both"/>
              <w:rPr>
                <w:b/>
                <w:sz w:val="22"/>
                <w:szCs w:val="22"/>
              </w:rPr>
            </w:pPr>
            <w:r xmlns:w="http://schemas.openxmlformats.org/wordprocessingml/2006/main">
              <w:rPr>
                <w:b/>
                <w:sz w:val="22"/>
                <w:szCs w:val="22"/>
              </w:rPr>
              <w:t xml:space="preserve">SInvoice</w:t>
            </w:r>
          </w:p>
        </w:tc>
        <w:tc>
          <w:tcPr>
            <w:tcW w:w="7371" w:type="dxa"/>
            <w:noWrap w:val="0"/>
            <w:vAlign w:val="top"/>
          </w:tcPr>
          <w:p>
            <w:pPr xmlns:w="http://schemas.openxmlformats.org/wordprocessingml/2006/main">
              <w:ind w:left="0"/>
              <w:jc w:val="both"/>
              <w:rPr>
                <w:rFonts w:eastAsia="SimSun"/>
                <w:sz w:val="22"/>
                <w:szCs w:val="22"/>
              </w:rPr>
            </w:pPr>
            <w:r xmlns:w="http://schemas.openxmlformats.org/wordprocessingml/2006/main">
              <w:rPr>
                <w:rFonts w:eastAsia="SimSun"/>
                <w:sz w:val="22"/>
                <w:szCs w:val="22"/>
              </w:rPr>
              <w:t xml:space="preserve">Viettel's electronic invoice service/system</w:t>
            </w:r>
          </w:p>
        </w:tc>
      </w:tr>
      <w:tr>
        <w:tc>
          <w:tcPr>
            <w:tcW w:w="1214" w:type="dxa"/>
            <w:noWrap w:val="0"/>
            <w:vAlign w:val="top"/>
          </w:tcPr>
          <w:p>
            <w:pPr xmlns:w="http://schemas.openxmlformats.org/wordprocessingml/2006/main">
              <w:pStyle w:val="18"/>
              <w:numPr>
                <w:ilvl w:val="0"/>
                <w:numId w:val="0"/>
              </w:numPr>
              <w:spacing w:before="0" w:after="0" w:line="360" w:lineRule="auto"/>
              <w:ind w:left="284"/>
              <w:rPr>
                <w:rFonts w:eastAsia="SimSun"/>
                <w:b/>
                <w:bCs/>
                <w:sz w:val="22"/>
                <w:szCs w:val="22"/>
              </w:rPr>
            </w:pPr>
            <w:r xmlns:w="http://schemas.openxmlformats.org/wordprocessingml/2006/main">
              <w:rPr>
                <w:rFonts w:eastAsia="SimSun"/>
                <w:b/>
                <w:bCs/>
                <w:sz w:val="22"/>
                <w:szCs w:val="22"/>
              </w:rPr>
              <w:t xml:space="preserve">8</w:t>
            </w:r>
          </w:p>
        </w:tc>
        <w:tc>
          <w:tcPr>
            <w:tcW w:w="1446" w:type="dxa"/>
            <w:noWrap w:val="0"/>
            <w:vAlign w:val="top"/>
          </w:tcPr>
          <w:p>
            <w:pPr xmlns:w="http://schemas.openxmlformats.org/wordprocessingml/2006/main">
              <w:ind w:left="0"/>
              <w:jc w:val="both"/>
              <w:rPr>
                <w:b/>
                <w:sz w:val="22"/>
                <w:szCs w:val="22"/>
              </w:rPr>
            </w:pPr>
            <w:r xmlns:w="http://schemas.openxmlformats.org/wordprocessingml/2006/main">
              <w:rPr>
                <w:b/>
                <w:sz w:val="22"/>
                <w:szCs w:val="22"/>
              </w:rPr>
              <w:t xml:space="preserve">HTTH</w:t>
            </w:r>
          </w:p>
        </w:tc>
        <w:tc>
          <w:tcPr>
            <w:tcW w:w="7371" w:type="dxa"/>
            <w:noWrap w:val="0"/>
            <w:vAlign w:val="top"/>
          </w:tcPr>
          <w:p>
            <w:pPr xmlns:w="http://schemas.openxmlformats.org/wordprocessingml/2006/main">
              <w:ind w:left="0"/>
              <w:jc w:val="both"/>
              <w:rPr>
                <w:rFonts w:eastAsia="SimSun"/>
                <w:sz w:val="22"/>
                <w:szCs w:val="22"/>
              </w:rPr>
            </w:pPr>
            <w:r xmlns:w="http://schemas.openxmlformats.org/wordprocessingml/2006/main">
              <w:rPr>
                <w:rFonts w:eastAsia="SimSun"/>
                <w:sz w:val="22"/>
                <w:szCs w:val="22"/>
              </w:rPr>
              <w:t xml:space="preserve">Accounting software system, business administration integrated with SInvoice system to issue invoices.</w:t>
            </w:r>
          </w:p>
        </w:tc>
      </w:tr>
    </w:tbl>
    <w:p>
      <w:pPr xmlns:w="http://schemas.openxmlformats.org/wordprocessingml/2006/main">
        <w:pStyle w:val="2"/>
        <w:rPr>
          <w:sz w:val="22"/>
          <w:szCs w:val="22"/>
        </w:rPr>
      </w:pPr>
      <w:bookmarkStart xmlns:w="http://schemas.openxmlformats.org/wordprocessingml/2006/main" w:id="4" w:name="_Toc115266160"/>
      <w:r xmlns:w="http://schemas.openxmlformats.org/wordprocessingml/2006/main">
        <w:rPr>
          <w:sz w:val="22"/>
          <w:szCs w:val="22"/>
        </w:rPr>
        <w:t xml:space="preserve">Purpose and scope</w:t>
      </w:r>
      <w:bookmarkEnd xmlns:w="http://schemas.openxmlformats.org/wordprocessingml/2006/main" w:id="4"/>
    </w:p>
    <w:p>
      <w:pPr xmlns:w="http://schemas.openxmlformats.org/wordprocessingml/2006/main">
        <w:snapToGrid w:val="0"/>
        <w:ind w:left="0" w:firstLine="432"/>
        <w:jc w:val="both"/>
        <w:rPr>
          <w:bCs/>
          <w:sz w:val="22"/>
          <w:szCs w:val="22"/>
        </w:rPr>
      </w:pPr>
      <w:r xmlns:w="http://schemas.openxmlformats.org/wordprocessingml/2006/main">
        <w:rPr>
          <w:snapToGrid/>
          <w:sz w:val="22"/>
          <w:szCs w:val="22"/>
        </w:rPr>
        <w:t xml:space="preserve">Detailed description of connection standards so that systems can connect to Viettel's mass electronic invoice service to ensure </w:t>
      </w:r>
      <w:r xmlns:w="http://schemas.openxmlformats.org/wordprocessingml/2006/main">
        <w:rPr>
          <w:sz w:val="22"/>
          <w:szCs w:val="22"/>
        </w:rPr>
        <w:t xml:space="preserve">correct information is issued.</w:t>
      </w:r>
    </w:p>
    <w:p>
      <w:pPr xmlns:w="http://schemas.openxmlformats.org/wordprocessingml/2006/main">
        <w:pStyle w:val="2"/>
        <w:rPr>
          <w:sz w:val="22"/>
          <w:szCs w:val="22"/>
        </w:rPr>
      </w:pPr>
      <w:bookmarkStart xmlns:w="http://schemas.openxmlformats.org/wordprocessingml/2006/main" w:id="5" w:name="_Toc115266161"/>
      <w:r xmlns:w="http://schemas.openxmlformats.org/wordprocessingml/2006/main">
        <w:rPr>
          <w:sz w:val="22"/>
          <w:szCs w:val="22"/>
        </w:rPr>
        <w:t xml:space="preserve">Connection model</w:t>
      </w:r>
      <w:bookmarkEnd xmlns:w="http://schemas.openxmlformats.org/wordprocessingml/2006/main" w:id="3"/>
      <w:bookmarkEnd xmlns:w="http://schemas.openxmlformats.org/wordprocessingml/2006/main" w:id="5"/>
      <w:r xmlns:w="http://schemas.openxmlformats.org/wordprocessingml/2006/main">
        <w:rPr>
          <w:sz w:val="22"/>
          <w:szCs w:val="22"/>
        </w:rPr>
        <w:t xml:space="preserve">  </w:t>
      </w:r>
    </w:p>
    <w:p>
      <w:pPr>
        <w:snapToGrid w:val="0"/>
        <w:ind w:left="0"/>
        <w:jc w:val="both"/>
        <w:rPr>
          <w:sz w:val="22"/>
          <w:szCs w:val="22"/>
        </w:rPr>
      </w:pPr>
      <w:r>
        <w:rPr>
          <w:sz w:val="22"/>
          <w:szCs w:val="22"/>
        </w:rPr>
        <w:object>
          <v:shape id="_x0000_i1025" o:spt="75" type="#_x0000_t75" style="height:80.3pt;width:476.3pt;" o:ole="t" filled="f" stroked="f" coordsize="21600,21600">
            <v:path/>
            <v:fill on="f" focussize="0,0"/>
            <v:stroke on="f"/>
            <v:imagedata r:id="rId11" o:title=""/>
            <o:lock v:ext="edit" aspectratio="t"/>
            <w10:wrap type="none"/>
            <w10:anchorlock/>
          </v:shape>
          <o:OLEObject Type="Embed" ProgID="Visio.Drawing.15" ShapeID="_x0000_i1025" DrawAspect="Content" ObjectID="_1468075726" r:id="rId10">
            <o:LockedField>false</o:LockedField>
          </o:OLEObject>
        </w:object>
      </w:r>
    </w:p>
    <w:p>
      <w:pPr xmlns:w="http://schemas.openxmlformats.org/wordprocessingml/2006/main">
        <w:snapToGrid w:val="0"/>
        <w:ind w:left="0" w:firstLine="432"/>
        <w:jc w:val="both"/>
        <w:rPr>
          <w:sz w:val="22"/>
          <w:szCs w:val="22"/>
        </w:rPr>
      </w:pPr>
      <w:r xmlns:w="http://schemas.openxmlformats.org/wordprocessingml/2006/main">
        <w:rPr>
          <w:snapToGrid/>
          <w:sz w:val="22"/>
          <w:szCs w:val="22"/>
          <w:highlight w:val="yellow"/>
        </w:rPr>
        <w:t xml:space="preserve">SInvoice </w:t>
      </w:r>
      <w:r xmlns:w="http://schemas.openxmlformats.org/wordprocessingml/2006/main">
        <w:rPr>
          <w:sz w:val="22"/>
          <w:szCs w:val="22"/>
        </w:rPr>
        <w:t xml:space="preserve">system</w:t>
      </w:r>
      <w:r xmlns:w="http://schemas.openxmlformats.org/wordprocessingml/2006/main">
        <w:rPr>
          <w:sz w:val="22"/>
          <w:szCs w:val="22"/>
          <w:highlight w:val="yellow"/>
        </w:rPr>
        <w:t xml:space="preserve"> </w:t>
      </w:r>
      <w:r xmlns:w="http://schemas.openxmlformats.org/wordprocessingml/2006/main">
        <w:rPr>
          <w:sz w:val="22"/>
          <w:szCs w:val="22"/>
        </w:rPr>
        <w:t xml:space="preserve">plays the role of receiving invoice data from external systems (integrated systems) and issuing invoices according to the form the business has chosen. The APIs of the SInvoice system are provided according to the Restful Webservice standard.</w:t>
      </w:r>
    </w:p>
    <w:p>
      <w:pPr xmlns:w="http://schemas.openxmlformats.org/wordprocessingml/2006/main">
        <w:snapToGrid w:val="0"/>
        <w:ind w:left="0" w:firstLine="432"/>
        <w:jc w:val="both"/>
        <w:rPr>
          <w:sz w:val="22"/>
          <w:szCs w:val="22"/>
        </w:rPr>
      </w:pPr>
      <w:r xmlns:w="http://schemas.openxmlformats.org/wordprocessingml/2006/main">
        <w:rPr>
          <w:sz w:val="22"/>
          <w:szCs w:val="22"/>
        </w:rPr>
        <w:t xml:space="preserve">Initially, businesses </w:t>
      </w:r>
      <w:r xmlns:w="http://schemas.openxmlformats.org/wordprocessingml/2006/main">
        <w:rPr>
          <w:snapToGrid/>
          <w:sz w:val="22"/>
          <w:szCs w:val="22"/>
        </w:rPr>
        <w:t xml:space="preserve">perform </w:t>
      </w:r>
      <w:r xmlns:w="http://schemas.openxmlformats.org/wordprocessingml/2006/main">
        <w:rPr>
          <w:sz w:val="22"/>
          <w:szCs w:val="22"/>
        </w:rPr>
        <w:t xml:space="preserve">invoice declaration operations on the website of the SInvoice system including:</w:t>
      </w:r>
    </w:p>
    <w:p>
      <w:pPr xmlns:w="http://schemas.openxmlformats.org/wordprocessingml/2006/main">
        <w:numPr>
          <w:ilvl w:val="0"/>
          <w:numId w:val="4"/>
        </w:numPr>
        <w:snapToGrid w:val="0"/>
        <w:jc w:val="both"/>
        <w:rPr>
          <w:sz w:val="22"/>
          <w:szCs w:val="22"/>
        </w:rPr>
      </w:pPr>
      <w:r xmlns:w="http://schemas.openxmlformats.org/wordprocessingml/2006/main">
        <w:rPr>
          <w:sz w:val="22"/>
          <w:szCs w:val="22"/>
        </w:rPr>
        <w:t xml:space="preserve">Declare the name of the invoice template</w:t>
      </w:r>
    </w:p>
    <w:p>
      <w:pPr xmlns:w="http://schemas.openxmlformats.org/wordprocessingml/2006/main">
        <w:numPr>
          <w:ilvl w:val="0"/>
          <w:numId w:val="4"/>
        </w:numPr>
        <w:snapToGrid w:val="0"/>
        <w:jc w:val="both"/>
        <w:rPr>
          <w:sz w:val="22"/>
          <w:szCs w:val="22"/>
        </w:rPr>
      </w:pPr>
      <w:r xmlns:w="http://schemas.openxmlformats.org/wordprocessingml/2006/main">
        <w:rPr>
          <w:sz w:val="22"/>
          <w:szCs w:val="22"/>
        </w:rPr>
        <w:t xml:space="preserve">Select invoice template</w:t>
      </w:r>
    </w:p>
    <w:p>
      <w:pPr xmlns:w="http://schemas.openxmlformats.org/wordprocessingml/2006/main">
        <w:numPr>
          <w:ilvl w:val="0"/>
          <w:numId w:val="4"/>
        </w:numPr>
        <w:snapToGrid w:val="0"/>
        <w:jc w:val="both"/>
        <w:rPr>
          <w:sz w:val="22"/>
          <w:szCs w:val="22"/>
        </w:rPr>
      </w:pPr>
      <w:r xmlns:w="http://schemas.openxmlformats.org/wordprocessingml/2006/main">
        <w:rPr>
          <w:sz w:val="22"/>
          <w:szCs w:val="22"/>
        </w:rPr>
        <w:t xml:space="preserve">Declare invoice range</w:t>
      </w:r>
    </w:p>
    <w:p>
      <w:pPr xmlns:w="http://schemas.openxmlformats.org/wordprocessingml/2006/main">
        <w:numPr>
          <w:ilvl w:val="0"/>
          <w:numId w:val="4"/>
        </w:numPr>
        <w:snapToGrid w:val="0"/>
        <w:jc w:val="both"/>
        <w:rPr>
          <w:sz w:val="22"/>
          <w:szCs w:val="22"/>
        </w:rPr>
      </w:pPr>
      <w:r xmlns:w="http://schemas.openxmlformats.org/wordprocessingml/2006/main">
        <w:rPr>
          <w:sz w:val="22"/>
          <w:szCs w:val="22"/>
        </w:rPr>
        <w:t xml:space="preserve">Prepare release announcement</w:t>
      </w:r>
    </w:p>
    <w:p>
      <w:pPr xmlns:w="http://schemas.openxmlformats.org/wordprocessingml/2006/main">
        <w:numPr>
          <w:ilvl w:val="0"/>
          <w:numId w:val="4"/>
        </w:numPr>
        <w:snapToGrid w:val="0"/>
        <w:jc w:val="both"/>
        <w:rPr>
          <w:sz w:val="22"/>
          <w:szCs w:val="22"/>
        </w:rPr>
      </w:pPr>
      <w:r xmlns:w="http://schemas.openxmlformats.org/wordprocessingml/2006/main">
        <w:rPr>
          <w:sz w:val="22"/>
          <w:szCs w:val="22"/>
        </w:rPr>
        <w:t xml:space="preserve">Register digital certificate information</w:t>
      </w:r>
    </w:p>
    <w:p>
      <w:pPr xmlns:w="http://schemas.openxmlformats.org/wordprocessingml/2006/main">
        <w:snapToGrid w:val="0"/>
        <w:ind w:left="432"/>
        <w:jc w:val="both"/>
        <w:rPr>
          <w:sz w:val="22"/>
          <w:szCs w:val="22"/>
        </w:rPr>
      </w:pPr>
      <w:r xmlns:w="http://schemas.openxmlformats.org/wordprocessingml/2006/main">
        <w:rPr>
          <w:sz w:val="22"/>
          <w:szCs w:val="22"/>
        </w:rPr>
        <w:t xml:space="preserve">Detailed instructions can be found at: </w:t>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HYPERLINK "https://sinvoice.viettel.vn/ho-tro/huong-dan-su-dung/mo-ta-tong-the-cac-buoc-dang-ky-va-su-dung-dich-vu-hoa-don-dien-tu" </w:instrText>
      </w:r>
      <w:r xmlns:w="http://schemas.openxmlformats.org/wordprocessingml/2006/main">
        <w:rPr>
          <w:sz w:val="22"/>
          <w:szCs w:val="22"/>
        </w:rPr>
        <w:fldChar xmlns:w="http://schemas.openxmlformats.org/wordprocessingml/2006/main" w:fldCharType="separate"/>
      </w:r>
      <w:r xmlns:w="http://schemas.openxmlformats.org/wordprocessingml/2006/main">
        <w:rPr>
          <w:rStyle w:val="12"/>
          <w:sz w:val="22"/>
          <w:szCs w:val="22"/>
        </w:rPr>
        <w:t xml:space="preserve">https://sinvoice.viettel.vn/ho-tro/huong-dan-su-dung/mo-ta-tong-the-cac-buoc-dang-ky- va-su-dung-dich-vu-hoa-don-dien-tu</w:t>
      </w:r>
      <w:r xmlns:w="http://schemas.openxmlformats.org/wordprocessingml/2006/main">
        <w:rPr>
          <w:sz w:val="22"/>
          <w:szCs w:val="22"/>
        </w:rPr>
        <w:fldChar xmlns:w="http://schemas.openxmlformats.org/wordprocessingml/2006/main" w:fldCharType="end"/>
      </w:r>
      <w:r xmlns:w="http://schemas.openxmlformats.org/wordprocessingml/2006/main">
        <w:rPr>
          <w:sz w:val="22"/>
          <w:szCs w:val="22"/>
        </w:rPr>
        <w:t xml:space="preserve"> </w:t>
      </w:r>
    </w:p>
    <w:p>
      <w:pPr xmlns:w="http://schemas.openxmlformats.org/wordprocessingml/2006/main">
        <w:pStyle w:val="2"/>
        <w:rPr>
          <w:sz w:val="22"/>
          <w:szCs w:val="22"/>
        </w:rPr>
      </w:pPr>
      <w:bookmarkStart xmlns:w="http://schemas.openxmlformats.org/wordprocessingml/2006/main" w:id="6" w:name="_Toc115266162"/>
      <w:r xmlns:w="http://schemas.openxmlformats.org/wordprocessingml/2006/main">
        <w:rPr>
          <w:sz w:val="22"/>
          <w:szCs w:val="22"/>
        </w:rPr>
        <w:t xml:space="preserve">Some basic streams</w:t>
      </w:r>
      <w:bookmarkEnd xmlns:w="http://schemas.openxmlformats.org/wordprocessingml/2006/main" w:id="6"/>
    </w:p>
    <w:p>
      <w:pPr xmlns:w="http://schemas.openxmlformats.org/wordprocessingml/2006/main">
        <w:snapToGrid w:val="0"/>
        <w:ind w:left="0" w:firstLine="432"/>
        <w:jc w:val="both"/>
        <w:rPr>
          <w:sz w:val="22"/>
          <w:szCs w:val="22"/>
        </w:rPr>
      </w:pPr>
      <w:r xmlns:w="http://schemas.openxmlformats.org/wordprocessingml/2006/main">
        <w:rPr>
          <w:sz w:val="22"/>
          <w:szCs w:val="22"/>
        </w:rPr>
        <w:t xml:space="preserve">After the invoice form declaration information has been completed on SInvoice, businesses can use external systems to call APIs to perform the transaction.</w:t>
      </w:r>
    </w:p>
    <w:p>
      <w:pPr xmlns:w="http://schemas.openxmlformats.org/wordprocessingml/2006/main">
        <w:numPr>
          <w:ilvl w:val="0"/>
          <w:numId w:val="5"/>
        </w:numPr>
        <w:snapToGrid w:val="0"/>
        <w:jc w:val="both"/>
        <w:rPr>
          <w:b/>
          <w:sz w:val="22"/>
          <w:szCs w:val="22"/>
        </w:rPr>
      </w:pPr>
      <w:r xmlns:w="http://schemas.openxmlformats.org/wordprocessingml/2006/main">
        <w:rPr>
          <w:b/>
          <w:sz w:val="22"/>
          <w:szCs w:val="22"/>
        </w:rPr>
        <w:t xml:space="preserve">Simple flow</w:t>
      </w:r>
    </w:p>
    <w:p>
      <w:pPr xmlns:w="http://schemas.openxmlformats.org/wordprocessingml/2006/main">
        <w:numPr>
          <w:ilvl w:val="0"/>
          <w:numId w:val="4"/>
        </w:numPr>
        <w:snapToGrid w:val="0"/>
        <w:jc w:val="both"/>
        <w:rPr>
          <w:sz w:val="22"/>
          <w:szCs w:val="22"/>
        </w:rPr>
      </w:pPr>
      <w:r xmlns:w="http://schemas.openxmlformats.org/wordprocessingml/2006/main">
        <w:rPr>
          <w:sz w:val="22"/>
          <w:szCs w:val="22"/>
        </w:rPr>
        <w:t xml:space="preserve">Issuance/Replacement/modification of invoices ( </w:t>
      </w:r>
      <w:r xmlns:w="http://schemas.openxmlformats.org/wordprocessingml/2006/main">
        <w:rPr>
          <w:b/>
          <w:i/>
          <w:sz w:val="22"/>
          <w:szCs w:val="22"/>
        </w:rPr>
        <w:t xml:space="preserve">Corresponding API section: 7.2 for HSM digital certificate or 7.15 and 7.16 for USB-TOKEN digital certificate type </w:t>
      </w:r>
      <w:r xmlns:w="http://schemas.openxmlformats.org/wordprocessingml/2006/main">
        <w:rPr>
          <w:sz w:val="22"/>
          <w:szCs w:val="22"/>
        </w:rPr>
        <w:t xml:space="preserve">)</w:t>
      </w:r>
    </w:p>
    <w:p>
      <w:pPr xmlns:w="http://schemas.openxmlformats.org/wordprocessingml/2006/main">
        <w:numPr>
          <w:ilvl w:val="0"/>
          <w:numId w:val="4"/>
        </w:numPr>
        <w:snapToGrid w:val="0"/>
        <w:jc w:val="both"/>
        <w:rPr>
          <w:sz w:val="22"/>
          <w:szCs w:val="22"/>
        </w:rPr>
      </w:pPr>
      <w:r xmlns:w="http://schemas.openxmlformats.org/wordprocessingml/2006/main">
        <w:rPr>
          <w:sz w:val="22"/>
          <w:szCs w:val="22"/>
        </w:rPr>
        <w:t xml:space="preserve">Cancel invoice ( </w:t>
      </w:r>
      <w:r xmlns:w="http://schemas.openxmlformats.org/wordprocessingml/2006/main">
        <w:rPr>
          <w:b/>
          <w:i/>
          <w:sz w:val="22"/>
          <w:szCs w:val="22"/>
        </w:rPr>
        <w:t xml:space="preserve">Corresponding API section: 7.6 </w:t>
      </w:r>
      <w:r xmlns:w="http://schemas.openxmlformats.org/wordprocessingml/2006/main">
        <w:rPr>
          <w:sz w:val="22"/>
          <w:szCs w:val="22"/>
        </w:rPr>
        <w:t xml:space="preserve">)</w:t>
      </w:r>
    </w:p>
    <w:p>
      <w:pPr xmlns:w="http://schemas.openxmlformats.org/wordprocessingml/2006/main">
        <w:numPr>
          <w:ilvl w:val="0"/>
          <w:numId w:val="4"/>
        </w:numPr>
        <w:snapToGrid w:val="0"/>
        <w:jc w:val="both"/>
        <w:rPr>
          <w:sz w:val="22"/>
          <w:szCs w:val="22"/>
        </w:rPr>
      </w:pPr>
      <w:r xmlns:w="http://schemas.openxmlformats.org/wordprocessingml/2006/main">
        <w:rPr>
          <w:sz w:val="22"/>
          <w:szCs w:val="22"/>
        </w:rPr>
        <w:t xml:space="preserve">Download invoice file ( </w:t>
      </w:r>
      <w:r xmlns:w="http://schemas.openxmlformats.org/wordprocessingml/2006/main">
        <w:rPr>
          <w:b/>
          <w:i/>
          <w:sz w:val="22"/>
          <w:szCs w:val="22"/>
        </w:rPr>
        <w:t xml:space="preserve">corresponding to API section: 7.3 </w:t>
      </w:r>
      <w:r xmlns:w="http://schemas.openxmlformats.org/wordprocessingml/2006/main">
        <w:rPr>
          <w:sz w:val="22"/>
          <w:szCs w:val="22"/>
        </w:rPr>
        <w:t xml:space="preserve">)</w:t>
      </w:r>
    </w:p>
    <w:p>
      <w:pPr xmlns:w="http://schemas.openxmlformats.org/wordprocessingml/2006/main">
        <w:numPr>
          <w:ilvl w:val="0"/>
          <w:numId w:val="4"/>
        </w:numPr>
        <w:snapToGrid w:val="0"/>
        <w:jc w:val="both"/>
        <w:rPr>
          <w:sz w:val="22"/>
          <w:szCs w:val="22"/>
        </w:rPr>
      </w:pPr>
      <w:r xmlns:w="http://schemas.openxmlformats.org/wordprocessingml/2006/main">
        <w:rPr>
          <w:sz w:val="22"/>
          <w:szCs w:val="22"/>
        </w:rPr>
        <w:t xml:space="preserve">Look up invoices ( </w:t>
      </w:r>
      <w:r xmlns:w="http://schemas.openxmlformats.org/wordprocessingml/2006/main">
        <w:rPr>
          <w:b/>
          <w:i/>
          <w:sz w:val="22"/>
          <w:szCs w:val="22"/>
        </w:rPr>
        <w:t xml:space="preserve">corresponding to API section: 7.7 </w:t>
      </w:r>
      <w:r xmlns:w="http://schemas.openxmlformats.org/wordprocessingml/2006/main">
        <w:rPr>
          <w:sz w:val="22"/>
          <w:szCs w:val="22"/>
        </w:rPr>
        <w:t xml:space="preserve">)</w:t>
      </w:r>
    </w:p>
    <w:p>
      <w:pPr xmlns:w="http://schemas.openxmlformats.org/wordprocessingml/2006/main">
        <w:numPr>
          <w:ilvl w:val="0"/>
          <w:numId w:val="4"/>
        </w:numPr>
        <w:snapToGrid w:val="0"/>
        <w:jc w:val="both"/>
        <w:rPr>
          <w:sz w:val="22"/>
          <w:szCs w:val="22"/>
        </w:rPr>
      </w:pPr>
      <w:r xmlns:w="http://schemas.openxmlformats.org/wordprocessingml/2006/main">
        <w:rPr>
          <w:sz w:val="22"/>
          <w:szCs w:val="22"/>
        </w:rPr>
        <w:t xml:space="preserve">Create draft invoices ( </w:t>
      </w:r>
      <w:r xmlns:w="http://schemas.openxmlformats.org/wordprocessingml/2006/main">
        <w:rPr>
          <w:b/>
          <w:i/>
          <w:sz w:val="22"/>
          <w:szCs w:val="22"/>
        </w:rPr>
        <w:t xml:space="preserve">corresponding to API section: 7.9 </w:t>
      </w:r>
      <w:r xmlns:w="http://schemas.openxmlformats.org/wordprocessingml/2006/main">
        <w:rPr>
          <w:sz w:val="22"/>
          <w:szCs w:val="22"/>
        </w:rPr>
        <w:t xml:space="preserve">)</w:t>
      </w:r>
    </w:p>
    <w:p>
      <w:pPr xmlns:w="http://schemas.openxmlformats.org/wordprocessingml/2006/main">
        <w:numPr>
          <w:ilvl w:val="0"/>
          <w:numId w:val="5"/>
        </w:numPr>
        <w:snapToGrid w:val="0"/>
        <w:jc w:val="both"/>
        <w:rPr>
          <w:b/>
          <w:sz w:val="22"/>
          <w:szCs w:val="22"/>
        </w:rPr>
      </w:pPr>
      <w:r xmlns:w="http://schemas.openxmlformats.org/wordprocessingml/2006/main">
        <w:rPr>
          <w:b/>
          <w:sz w:val="22"/>
          <w:szCs w:val="22"/>
        </w:rPr>
        <w:t xml:space="preserve">The invoice stream has additional information fields (Information in addition to the standard declarations in section 5. For example: Electricity, water, hospital, sea, import and export, etc.)</w:t>
      </w:r>
    </w:p>
    <w:p>
      <w:pPr xmlns:w="http://schemas.openxmlformats.org/wordprocessingml/2006/main">
        <w:numPr>
          <w:ilvl w:val="0"/>
          <w:numId w:val="4"/>
        </w:numPr>
        <w:snapToGrid w:val="0"/>
        <w:jc w:val="both"/>
        <w:rPr>
          <w:sz w:val="22"/>
          <w:szCs w:val="22"/>
        </w:rPr>
      </w:pPr>
      <w:r xmlns:w="http://schemas.openxmlformats.org/wordprocessingml/2006/main">
        <w:rPr>
          <w:sz w:val="22"/>
          <w:szCs w:val="22"/>
        </w:rPr>
        <w:t xml:space="preserve">Get a list of dynamic fields declared in the invoice template ( </w:t>
      </w:r>
      <w:r xmlns:w="http://schemas.openxmlformats.org/wordprocessingml/2006/main">
        <w:rPr>
          <w:b/>
          <w:i/>
          <w:sz w:val="22"/>
          <w:szCs w:val="22"/>
        </w:rPr>
        <w:t xml:space="preserve">corresponding to API section: 7.8 and section 7.9 </w:t>
      </w:r>
      <w:r xmlns:w="http://schemas.openxmlformats.org/wordprocessingml/2006/main">
        <w:rPr>
          <w:sz w:val="22"/>
          <w:szCs w:val="22"/>
        </w:rPr>
        <w:t xml:space="preserve">)</w:t>
      </w:r>
    </w:p>
    <w:p>
      <w:pPr xmlns:w="http://schemas.openxmlformats.org/wordprocessingml/2006/main">
        <w:numPr>
          <w:ilvl w:val="0"/>
          <w:numId w:val="4"/>
        </w:numPr>
        <w:snapToGrid w:val="0"/>
        <w:jc w:val="both"/>
        <w:rPr>
          <w:sz w:val="22"/>
          <w:szCs w:val="22"/>
        </w:rPr>
      </w:pPr>
      <w:r xmlns:w="http://schemas.openxmlformats.org/wordprocessingml/2006/main">
        <w:rPr>
          <w:sz w:val="22"/>
          <w:szCs w:val="22"/>
        </w:rPr>
        <w:t xml:space="preserve">Issuing/Replacing/adjusting invoices ( </w:t>
      </w:r>
      <w:r xmlns:w="http://schemas.openxmlformats.org/wordprocessingml/2006/main">
        <w:rPr>
          <w:b/>
          <w:i/>
          <w:sz w:val="22"/>
          <w:szCs w:val="22"/>
        </w:rPr>
        <w:t xml:space="preserve">Corresponding API section: 7.2 for HSM digital certificate type or 7.15 and 7.16 for USB-TOKEN digital certificate type </w:t>
      </w:r>
      <w:r xmlns:w="http://schemas.openxmlformats.org/wordprocessingml/2006/main">
        <w:rPr>
          <w:sz w:val="22"/>
          <w:szCs w:val="22"/>
        </w:rPr>
        <w:t xml:space="preserve">)</w:t>
      </w:r>
    </w:p>
    <w:p>
      <w:pPr xmlns:w="http://schemas.openxmlformats.org/wordprocessingml/2006/main">
        <w:numPr>
          <w:ilvl w:val="0"/>
          <w:numId w:val="4"/>
        </w:numPr>
        <w:snapToGrid w:val="0"/>
        <w:jc w:val="both"/>
        <w:rPr>
          <w:sz w:val="22"/>
          <w:szCs w:val="22"/>
        </w:rPr>
      </w:pPr>
      <w:r xmlns:w="http://schemas.openxmlformats.org/wordprocessingml/2006/main">
        <w:rPr>
          <w:sz w:val="22"/>
          <w:szCs w:val="22"/>
        </w:rPr>
        <w:t xml:space="preserve">Cancel invoice ( </w:t>
      </w:r>
      <w:r xmlns:w="http://schemas.openxmlformats.org/wordprocessingml/2006/main">
        <w:rPr>
          <w:b/>
          <w:i/>
          <w:sz w:val="22"/>
          <w:szCs w:val="22"/>
        </w:rPr>
        <w:t xml:space="preserve">Corresponding API section: 7.6 </w:t>
      </w:r>
      <w:r xmlns:w="http://schemas.openxmlformats.org/wordprocessingml/2006/main">
        <w:rPr>
          <w:sz w:val="22"/>
          <w:szCs w:val="22"/>
        </w:rPr>
        <w:t xml:space="preserve">)</w:t>
      </w:r>
    </w:p>
    <w:p>
      <w:pPr xmlns:w="http://schemas.openxmlformats.org/wordprocessingml/2006/main">
        <w:numPr>
          <w:ilvl w:val="0"/>
          <w:numId w:val="4"/>
        </w:numPr>
        <w:snapToGrid w:val="0"/>
        <w:jc w:val="both"/>
        <w:rPr>
          <w:sz w:val="22"/>
          <w:szCs w:val="22"/>
        </w:rPr>
      </w:pPr>
      <w:r xmlns:w="http://schemas.openxmlformats.org/wordprocessingml/2006/main">
        <w:rPr>
          <w:sz w:val="22"/>
          <w:szCs w:val="22"/>
        </w:rPr>
        <w:t xml:space="preserve">Download invoice file ( </w:t>
      </w:r>
      <w:r xmlns:w="http://schemas.openxmlformats.org/wordprocessingml/2006/main">
        <w:rPr>
          <w:b/>
          <w:i/>
          <w:sz w:val="22"/>
          <w:szCs w:val="22"/>
        </w:rPr>
        <w:t xml:space="preserve">corresponding to API section: 7.3 </w:t>
      </w:r>
      <w:r xmlns:w="http://schemas.openxmlformats.org/wordprocessingml/2006/main">
        <w:rPr>
          <w:sz w:val="22"/>
          <w:szCs w:val="22"/>
        </w:rPr>
        <w:t xml:space="preserve">)</w:t>
      </w:r>
    </w:p>
    <w:p>
      <w:pPr xmlns:w="http://schemas.openxmlformats.org/wordprocessingml/2006/main">
        <w:numPr>
          <w:ilvl w:val="0"/>
          <w:numId w:val="4"/>
        </w:numPr>
        <w:snapToGrid w:val="0"/>
        <w:jc w:val="both"/>
        <w:rPr>
          <w:sz w:val="22"/>
          <w:szCs w:val="22"/>
        </w:rPr>
      </w:pPr>
      <w:r xmlns:w="http://schemas.openxmlformats.org/wordprocessingml/2006/main">
        <w:rPr>
          <w:sz w:val="22"/>
          <w:szCs w:val="22"/>
        </w:rPr>
        <w:t xml:space="preserve">Look up invoices ( </w:t>
      </w:r>
      <w:r xmlns:w="http://schemas.openxmlformats.org/wordprocessingml/2006/main">
        <w:rPr>
          <w:b/>
          <w:i/>
          <w:sz w:val="22"/>
          <w:szCs w:val="22"/>
        </w:rPr>
        <w:t xml:space="preserve">corresponding to API section: 7.7 </w:t>
      </w:r>
      <w:r xmlns:w="http://schemas.openxmlformats.org/wordprocessingml/2006/main">
        <w:rPr>
          <w:sz w:val="22"/>
          <w:szCs w:val="22"/>
        </w:rPr>
        <w:t xml:space="preserve">)</w:t>
      </w:r>
    </w:p>
    <w:p>
      <w:pPr xmlns:w="http://schemas.openxmlformats.org/wordprocessingml/2006/main">
        <w:numPr>
          <w:ilvl w:val="0"/>
          <w:numId w:val="4"/>
        </w:numPr>
        <w:snapToGrid w:val="0"/>
        <w:jc w:val="both"/>
        <w:rPr>
          <w:sz w:val="22"/>
          <w:szCs w:val="22"/>
        </w:rPr>
      </w:pPr>
      <w:r xmlns:w="http://schemas.openxmlformats.org/wordprocessingml/2006/main">
        <w:rPr>
          <w:sz w:val="22"/>
          <w:szCs w:val="22"/>
        </w:rPr>
        <w:t xml:space="preserve">Create draft invoices ( </w:t>
      </w:r>
      <w:r xmlns:w="http://schemas.openxmlformats.org/wordprocessingml/2006/main">
        <w:rPr>
          <w:b/>
          <w:i/>
          <w:sz w:val="22"/>
          <w:szCs w:val="22"/>
        </w:rPr>
        <w:t xml:space="preserve">corresponding to API section: 7.9 </w:t>
      </w:r>
      <w:r xmlns:w="http://schemas.openxmlformats.org/wordprocessingml/2006/main">
        <w:rPr>
          <w:sz w:val="22"/>
          <w:szCs w:val="22"/>
        </w:rPr>
        <w:t xml:space="preserve">)</w:t>
      </w:r>
    </w:p>
    <w:p>
      <w:pPr>
        <w:pStyle w:val="19"/>
        <w:rPr>
          <w:rFonts w:ascii="Times New Roman" w:hAnsi="Times New Roman"/>
        </w:rPr>
      </w:pPr>
    </w:p>
    <w:p>
      <w:pPr xmlns:w="http://schemas.openxmlformats.org/wordprocessingml/2006/main">
        <w:snapToGrid w:val="0"/>
        <w:ind w:left="0"/>
        <w:jc w:val="both"/>
        <w:rPr>
          <w:sz w:val="22"/>
          <w:szCs w:val="22"/>
        </w:rPr>
      </w:pPr>
      <w:r xmlns:w="http://schemas.openxmlformats.org/wordprocessingml/2006/main">
        <w:rPr>
          <w:b/>
          <w:sz w:val="22"/>
          <w:szCs w:val="22"/>
        </w:rPr>
        <w:t xml:space="preserve">Note 1:</w:t>
      </w:r>
      <w:r xmlns:w="http://schemas.openxmlformats.org/wordprocessingml/2006/main">
        <w:rPr>
          <w:sz w:val="22"/>
          <w:szCs w:val="22"/>
        </w:rPr>
        <w:t xml:space="preserve"> </w:t>
      </w:r>
      <w:r xmlns:w="http://schemas.openxmlformats.org/wordprocessingml/2006/main">
        <w:rPr>
          <w:i/>
          <w:sz w:val="22"/>
          <w:szCs w:val="22"/>
        </w:rPr>
        <w:t xml:space="preserve">Invoicing using HSM digital signature and USB token using different functions. HSM uses a unique function, the interaction with the signature is handled by the Electronic Invoice system. USB uses 2 different functions, the interaction with the signature is taken care of by the built-in software. Customers need to be consulted before use.</w:t>
      </w:r>
    </w:p>
    <w:p>
      <w:pPr xmlns:w="http://schemas.openxmlformats.org/wordprocessingml/2006/main">
        <w:snapToGrid w:val="0"/>
        <w:ind w:left="0"/>
        <w:jc w:val="both"/>
        <w:rPr>
          <w:sz w:val="22"/>
          <w:szCs w:val="22"/>
        </w:rPr>
      </w:pPr>
      <w:r xmlns:w="http://schemas.openxmlformats.org/wordprocessingml/2006/main">
        <w:rPr>
          <w:b/>
          <w:sz w:val="22"/>
          <w:szCs w:val="22"/>
        </w:rPr>
        <w:t xml:space="preserve">Note 2:</w:t>
      </w:r>
      <w:r xmlns:w="http://schemas.openxmlformats.org/wordprocessingml/2006/main">
        <w:rPr>
          <w:sz w:val="22"/>
          <w:szCs w:val="22"/>
        </w:rPr>
        <w:t xml:space="preserve"> </w:t>
      </w:r>
      <w:r xmlns:w="http://schemas.openxmlformats.org/wordprocessingml/2006/main">
        <w:rPr>
          <w:i/>
          <w:sz w:val="22"/>
          <w:szCs w:val="22"/>
        </w:rPr>
        <w:t xml:space="preserve">A business can have multiple tax identification numbers (businesses, branches), invoice templates, and invoice symbols. Therefore, integrated systems must allow enterprises to configure a lot of information to send to the SInvoice system.</w:t>
      </w:r>
    </w:p>
    <w:p>
      <w:pPr xmlns:w="http://schemas.openxmlformats.org/wordprocessingml/2006/main">
        <w:pStyle w:val="2"/>
        <w:rPr>
          <w:sz w:val="22"/>
          <w:szCs w:val="22"/>
        </w:rPr>
      </w:pPr>
      <w:bookmarkStart xmlns:w="http://schemas.openxmlformats.org/wordprocessingml/2006/main" w:id="7" w:name="_Toc115266163"/>
      <w:r xmlns:w="http://schemas.openxmlformats.org/wordprocessingml/2006/main">
        <w:rPr>
          <w:sz w:val="22"/>
          <w:szCs w:val="22"/>
        </w:rPr>
        <w:t xml:space="preserve">Standards</w:t>
      </w:r>
      <w:bookmarkEnd xmlns:w="http://schemas.openxmlformats.org/wordprocessingml/2006/main" w:id="7"/>
    </w:p>
    <w:p>
      <w:pPr xmlns:w="http://schemas.openxmlformats.org/wordprocessingml/2006/main">
        <w:pStyle w:val="20"/>
        <w:rPr>
          <w:sz w:val="22"/>
          <w:szCs w:val="22"/>
        </w:rPr>
      </w:pPr>
      <w:bookmarkStart xmlns:w="http://schemas.openxmlformats.org/wordprocessingml/2006/main" w:id="8" w:name="_Toc115266164"/>
      <w:r xmlns:w="http://schemas.openxmlformats.org/wordprocessingml/2006/main">
        <w:rPr>
          <w:sz w:val="22"/>
          <w:szCs w:val="22"/>
        </w:rPr>
        <w:t xml:space="preserve">Standard time</w:t>
      </w:r>
      <w:bookmarkEnd xmlns:w="http://schemas.openxmlformats.org/wordprocessingml/2006/main" w:id="8"/>
    </w:p>
    <w:p>
      <w:pPr xmlns:w="http://schemas.openxmlformats.org/wordprocessingml/2006/main">
        <w:pStyle w:val="20"/>
        <w:numPr>
          <w:ilvl w:val="0"/>
          <w:numId w:val="0"/>
        </w:numPr>
        <w:ind w:left="170"/>
        <w:outlineLvl w:val="9"/>
        <w:rPr>
          <w:b w:val="0"/>
          <w:color w:val="000000"/>
          <w:sz w:val="22"/>
          <w:szCs w:val="22"/>
        </w:rPr>
      </w:pPr>
      <w:r xmlns:w="http://schemas.openxmlformats.org/wordprocessingml/2006/main">
        <w:rPr>
          <w:b w:val="0"/>
          <w:color w:val="000000"/>
          <w:sz w:val="22"/>
          <w:szCs w:val="22"/>
        </w:rPr>
        <w:t xml:space="preserve">All specified data fields use this </w:t>
      </w:r>
      <w:r xmlns:w="http://schemas.openxmlformats.org/wordprocessingml/2006/main">
        <w:rPr>
          <w:b w:val="0"/>
          <w:color w:val="000000"/>
          <w:sz w:val="22"/>
          <w:szCs w:val="22"/>
          <w:lang w:val="en"/>
        </w:rPr>
        <w:t xml:space="preserve">5.1 </w:t>
      </w:r>
      <w:r xmlns:w="http://schemas.openxmlformats.org/wordprocessingml/2006/main">
        <w:rPr>
          <w:b w:val="0"/>
          <w:color w:val="000000"/>
          <w:sz w:val="22"/>
          <w:szCs w:val="22"/>
        </w:rPr>
        <w:t xml:space="preserve">standard, datetime type (full hours, minutes, seconds. Currently, the system only records seconds, not milliseconds) input and The output of these 20 APIs according to this standard is converted to longTime.</w:t>
      </w:r>
    </w:p>
    <w:p>
      <w:pPr xmlns:w="http://schemas.openxmlformats.org/wordprocessingml/2006/main">
        <w:pStyle w:val="20"/>
        <w:numPr>
          <w:ilvl w:val="0"/>
          <w:numId w:val="0"/>
        </w:numPr>
        <w:ind w:left="170"/>
        <w:outlineLvl w:val="9"/>
        <w:rPr>
          <w:sz w:val="22"/>
          <w:szCs w:val="22"/>
        </w:rPr>
      </w:pPr>
      <w:r xmlns:w="http://schemas.openxmlformats.org/wordprocessingml/2006/main">
        <w:rPr>
          <w:b w:val="0"/>
          <w:color w:val="000000"/>
          <w:sz w:val="22"/>
          <w:szCs w:val="22"/>
        </w:rPr>
        <w:t xml:space="preserve">Example: 1587797116000. How to calculate DATE as shown in the image:</w:t>
      </w:r>
    </w:p>
    <w:p>
      <w:pPr>
        <w:snapToGrid w:val="0"/>
        <w:ind w:left="0" w:firstLine="432"/>
        <w:jc w:val="both"/>
        <w:rPr>
          <w:sz w:val="22"/>
          <w:szCs w:val="22"/>
        </w:rPr>
      </w:pPr>
      <w:r>
        <w:rPr>
          <w:sz w:val="22"/>
          <w:szCs w:val="22"/>
        </w:rPr>
        <w:drawing>
          <wp:inline distT="0" distB="0" distL="114300" distR="114300">
            <wp:extent cx="6298565" cy="2753995"/>
            <wp:effectExtent l="0" t="0" r="635" b="14605"/>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
                    <pic:cNvPicPr>
                      <a:picLocks noChangeAspect="1"/>
                    </pic:cNvPicPr>
                  </pic:nvPicPr>
                  <pic:blipFill>
                    <a:blip r:embed="rId12"/>
                    <a:stretch>
                      <a:fillRect/>
                    </a:stretch>
                  </pic:blipFill>
                  <pic:spPr>
                    <a:xfrm>
                      <a:off x="0" y="0"/>
                      <a:ext cx="6298565" cy="2753995"/>
                    </a:xfrm>
                    <a:prstGeom prst="rect">
                      <a:avLst/>
                    </a:prstGeom>
                    <a:noFill/>
                    <a:ln w="9525">
                      <a:noFill/>
                    </a:ln>
                  </pic:spPr>
                </pic:pic>
              </a:graphicData>
            </a:graphic>
          </wp:inline>
        </w:drawing>
      </w:r>
    </w:p>
    <w:p>
      <w:pPr xmlns:w="http://schemas.openxmlformats.org/wordprocessingml/2006/main">
        <w:snapToGrid w:val="0"/>
        <w:ind w:left="0" w:firstLine="432"/>
        <w:jc w:val="both"/>
        <w:rPr>
          <w:sz w:val="22"/>
          <w:szCs w:val="22"/>
        </w:rPr>
      </w:pPr>
      <w:r xmlns:w="http://schemas.openxmlformats.org/wordprocessingml/2006/main">
        <w:rPr>
          <w:sz w:val="22"/>
          <w:szCs w:val="22"/>
        </w:rPr>
        <w:t xml:space="preserve">Reference website: </w:t>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HYPERLINK "https://currentmillis.com/" </w:instrText>
      </w:r>
      <w:r xmlns:w="http://schemas.openxmlformats.org/wordprocessingml/2006/main">
        <w:rPr>
          <w:sz w:val="22"/>
          <w:szCs w:val="22"/>
        </w:rPr>
        <w:fldChar xmlns:w="http://schemas.openxmlformats.org/wordprocessingml/2006/main" w:fldCharType="separate"/>
      </w:r>
      <w:r xmlns:w="http://schemas.openxmlformats.org/wordprocessingml/2006/main">
        <w:rPr>
          <w:rStyle w:val="12"/>
          <w:sz w:val="22"/>
          <w:szCs w:val="22"/>
        </w:rPr>
        <w:t xml:space="preserve">https://currentmillis.com/</w:t>
      </w:r>
      <w:r xmlns:w="http://schemas.openxmlformats.org/wordprocessingml/2006/main">
        <w:rPr>
          <w:sz w:val="22"/>
          <w:szCs w:val="22"/>
        </w:rPr>
        <w:fldChar xmlns:w="http://schemas.openxmlformats.org/wordprocessingml/2006/main" w:fldCharType="end"/>
      </w:r>
    </w:p>
    <w:p>
      <w:pPr xmlns:w="http://schemas.openxmlformats.org/wordprocessingml/2006/main">
        <w:pStyle w:val="20"/>
        <w:rPr>
          <w:sz w:val="22"/>
          <w:szCs w:val="22"/>
        </w:rPr>
      </w:pPr>
      <w:bookmarkStart xmlns:w="http://schemas.openxmlformats.org/wordprocessingml/2006/main" w:id="9" w:name="_Toc115266165"/>
      <w:r xmlns:w="http://schemas.openxmlformats.org/wordprocessingml/2006/main">
        <w:rPr>
          <w:sz w:val="22"/>
          <w:szCs w:val="22"/>
        </w:rPr>
        <w:t xml:space="preserve">Data standards</w:t>
      </w:r>
      <w:bookmarkEnd xmlns:w="http://schemas.openxmlformats.org/wordprocessingml/2006/main" w:id="9"/>
    </w:p>
    <w:p>
      <w:pPr xmlns:w="http://schemas.openxmlformats.org/wordprocessingml/2006/main">
        <w:pStyle w:val="4"/>
        <w:numPr>
          <w:ilvl w:val="0"/>
          <w:numId w:val="6"/>
        </w:numPr>
        <w:rPr>
          <w:sz w:val="22"/>
          <w:szCs w:val="22"/>
        </w:rPr>
      </w:pPr>
      <w:r xmlns:w="http://schemas.openxmlformats.org/wordprocessingml/2006/main">
        <w:rPr>
          <w:sz w:val="22"/>
          <w:szCs w:val="22"/>
        </w:rPr>
        <w:t xml:space="preserve">The SInvoice system supports Unicode standard data (UTF-8)</w:t>
      </w:r>
    </w:p>
    <w:p>
      <w:pPr xmlns:w="http://schemas.openxmlformats.org/wordprocessingml/2006/main">
        <w:pStyle w:val="4"/>
        <w:numPr>
          <w:ilvl w:val="0"/>
          <w:numId w:val="6"/>
        </w:numPr>
        <w:rPr>
          <w:sz w:val="22"/>
          <w:szCs w:val="22"/>
        </w:rPr>
      </w:pPr>
      <w:r xmlns:w="http://schemas.openxmlformats.org/wordprocessingml/2006/main">
        <w:rPr>
          <w:sz w:val="22"/>
          <w:szCs w:val="22"/>
        </w:rPr>
        <w:t xml:space="preserve">For the data sent, the SInvoice system will leave the data format intact for display. Except for digital data (related to money, quantity, unit price, tax rate), bank name, bank account. The digital data sent is always in the format [0-9.]+. For example 100000.1234. SInvoice's template will automatically format the display. For data such as bank name and account name, multiple entries can be entered, separated by ";".</w:t>
      </w:r>
    </w:p>
    <w:p>
      <w:pPr xmlns:w="http://schemas.openxmlformats.org/wordprocessingml/2006/main">
        <w:pStyle w:val="20"/>
        <w:rPr>
          <w:sz w:val="22"/>
          <w:szCs w:val="22"/>
        </w:rPr>
      </w:pPr>
      <w:bookmarkStart xmlns:w="http://schemas.openxmlformats.org/wordprocessingml/2006/main" w:id="10" w:name="_Toc115266166"/>
      <w:r xmlns:w="http://schemas.openxmlformats.org/wordprocessingml/2006/main">
        <w:rPr>
          <w:sz w:val="22"/>
          <w:szCs w:val="22"/>
        </w:rPr>
        <w:t xml:space="preserve">Special characters</w:t>
      </w:r>
      <w:bookmarkEnd xmlns:w="http://schemas.openxmlformats.org/wordprocessingml/2006/main" w:id="10"/>
      <w:r xmlns:w="http://schemas.openxmlformats.org/wordprocessingml/2006/main">
        <w:rPr>
          <w:sz w:val="22"/>
          <w:szCs w:val="22"/>
        </w:rPr>
        <w:t xml:space="preserve">  </w:t>
      </w:r>
    </w:p>
    <w:p>
      <w:pPr xmlns:w="http://schemas.openxmlformats.org/wordprocessingml/2006/main">
        <w:pStyle w:val="4"/>
        <w:rPr>
          <w:sz w:val="22"/>
          <w:szCs w:val="22"/>
        </w:rPr>
      </w:pPr>
      <w:r xmlns:w="http://schemas.openxmlformats.org/wordprocessingml/2006/main">
        <w:rPr>
          <w:sz w:val="22"/>
          <w:szCs w:val="22"/>
        </w:rPr>
        <w:t xml:space="preserve">Special characters to note and how to handle them according to json standards (marker characters are needed to identify special characters)</w:t>
      </w:r>
    </w:p>
    <w:p>
      <w:pPr xmlns:w="http://schemas.openxmlformats.org/wordprocessingml/2006/main">
        <w:pStyle w:val="4"/>
        <w:rPr>
          <w:sz w:val="22"/>
          <w:szCs w:val="22"/>
        </w:rPr>
      </w:pPr>
      <w:r xmlns:w="http://schemas.openxmlformats.org/wordprocessingml/2006/main">
        <w:rPr>
          <w:sz w:val="22"/>
          <w:szCs w:val="22"/>
        </w:rPr>
        <w:t xml:space="preserve">In json need to add the marker \ before special characters.</w:t>
      </w:r>
    </w:p>
    <w:p>
      <w:pPr>
        <w:pStyle w:val="4"/>
        <w:rPr>
          <w:sz w:val="22"/>
          <w:szCs w:val="22"/>
        </w:rPr>
      </w:pPr>
    </w:p>
    <w:p>
      <w:pPr>
        <w:pStyle w:val="4"/>
        <w:rPr>
          <w:sz w:val="22"/>
          <w:szCs w:val="22"/>
        </w:rPr>
      </w:pPr>
    </w:p>
    <w:p>
      <w:pPr xmlns:w="http://schemas.openxmlformats.org/wordprocessingml/2006/main">
        <w:pStyle w:val="4"/>
        <w:rPr>
          <w:sz w:val="22"/>
          <w:szCs w:val="22"/>
        </w:rPr>
      </w:pPr>
      <w:r xmlns:w="http://schemas.openxmlformats.org/wordprocessingml/2006/main">
        <w:rPr>
          <w:sz w:val="22"/>
          <w:szCs w:val="22"/>
        </w:rPr>
        <w:t xml:space="preserve">VD:</w:t>
      </w:r>
    </w:p>
    <w:p>
      <w:pPr xmlns:w="http://schemas.openxmlformats.org/wordprocessingml/2006/main">
        <w:pStyle w:val="4"/>
        <w:numPr>
          <w:ilvl w:val="0"/>
          <w:numId w:val="6"/>
        </w:numPr>
        <w:rPr>
          <w:sz w:val="22"/>
          <w:szCs w:val="22"/>
        </w:rPr>
      </w:pPr>
      <w:r xmlns:w="http://schemas.openxmlformats.org/wordprocessingml/2006/main">
        <w:rPr>
          <w:sz w:val="22"/>
          <w:szCs w:val="22"/>
        </w:rPr>
        <w:t xml:space="preserve">Json: Want to transfer data is: Nguyen Van A "B"</w:t>
      </w:r>
    </w:p>
    <w:p>
      <w:pPr xmlns:w="http://schemas.openxmlformats.org/wordprocessingml/2006/main">
        <w:pStyle w:val="4"/>
        <w:rPr>
          <w:sz w:val="22"/>
          <w:szCs w:val="22"/>
        </w:rPr>
      </w:pPr>
      <w:r xmlns:w="http://schemas.openxmlformats.org/wordprocessingml/2006/main">
        <w:rPr>
          <w:sz w:val="22"/>
          <w:szCs w:val="22"/>
        </w:rPr>
        <w:t xml:space="preserve">Then need to pass in json as follows: "buyerName": "Nguyen Van A \"B\""</w:t>
      </w:r>
    </w:p>
    <w:p>
      <w:pPr xmlns:w="http://schemas.openxmlformats.org/wordprocessingml/2006/main">
        <w:pStyle w:val="21"/>
        <w:rPr>
          <w:sz w:val="22"/>
          <w:szCs w:val="22"/>
        </w:rPr>
      </w:pPr>
      <w:bookmarkStart xmlns:w="http://schemas.openxmlformats.org/wordprocessingml/2006/main" w:id="11" w:name="_Toc115266167"/>
      <w:r xmlns:w="http://schemas.openxmlformats.org/wordprocessingml/2006/main">
        <w:rPr>
          <w:sz w:val="22"/>
          <w:szCs w:val="22"/>
        </w:rPr>
        <w:t xml:space="preserve">Transaction sterilization mechanism</w:t>
      </w:r>
      <w:bookmarkEnd xmlns:w="http://schemas.openxmlformats.org/wordprocessingml/2006/main" w:id="11"/>
    </w:p>
    <w:p>
      <w:pPr xmlns:w="http://schemas.openxmlformats.org/wordprocessingml/2006/main">
        <w:pStyle w:val="4"/>
        <w:numPr>
          <w:ilvl w:val="0"/>
          <w:numId w:val="6"/>
        </w:numPr>
        <w:rPr>
          <w:sz w:val="22"/>
          <w:szCs w:val="22"/>
        </w:rPr>
      </w:pPr>
      <w:r xmlns:w="http://schemas.openxmlformats.org/wordprocessingml/2006/main">
        <w:rPr>
          <w:sz w:val="22"/>
          <w:szCs w:val="22"/>
        </w:rPr>
        <w:t xml:space="preserve">The integrated software and SInvoice communicate over the network environment, so it is very likely that during the transaction, there will be a transmission error (network error, high system load, etc.). To avoid a transaction being created into 2 invoices, for each invoice request sent in invoicing operations, the integrated system automatically generates a transactionUuid that is unique for that invoice and included in the invoicing request. . For details see </w:t>
      </w:r>
      <w:r xmlns:w="http://schemas.openxmlformats.org/wordprocessingml/2006/main">
        <w:rPr>
          <w:b/>
          <w:sz w:val="22"/>
          <w:szCs w:val="22"/>
        </w:rPr>
        <w:t xml:space="preserve">section 5.2 </w:t>
      </w:r>
      <w:r xmlns:w="http://schemas.openxmlformats.org/wordprocessingml/2006/main">
        <w:rPr>
          <w:sz w:val="22"/>
          <w:szCs w:val="22"/>
        </w:rPr>
        <w:t xml:space="preserve">on the transactionUuid data format.</w:t>
      </w:r>
    </w:p>
    <w:p>
      <w:pPr xmlns:w="http://schemas.openxmlformats.org/wordprocessingml/2006/main">
        <w:pStyle w:val="4"/>
        <w:numPr>
          <w:ilvl w:val="0"/>
          <w:numId w:val="6"/>
        </w:numPr>
        <w:rPr>
          <w:sz w:val="22"/>
          <w:szCs w:val="22"/>
        </w:rPr>
      </w:pPr>
      <w:r xmlns:w="http://schemas.openxmlformats.org/wordprocessingml/2006/main">
        <w:rPr>
          <w:sz w:val="22"/>
          <w:szCs w:val="22"/>
        </w:rPr>
        <w:t xml:space="preserve">After the request is made, you need to wait for the request to respond to see if the result is correct or incorrect, or the request does not respond after a timeout period (minimum 90 seconds). Only then can another request be sent with the same transactionUuid. Sending 2 requests at the same time with the same transactionUuid will not be controlled by the processing system and will create 2 different invoices.</w:t>
      </w:r>
    </w:p>
    <w:p>
      <w:pPr xmlns:w="http://schemas.openxmlformats.org/wordprocessingml/2006/main">
        <w:pStyle w:val="4"/>
        <w:numPr>
          <w:ilvl w:val="0"/>
          <w:numId w:val="6"/>
        </w:numPr>
        <w:rPr>
          <w:sz w:val="22"/>
          <w:szCs w:val="22"/>
        </w:rPr>
      </w:pPr>
      <w:r xmlns:w="http://schemas.openxmlformats.org/wordprocessingml/2006/main">
        <w:rPr>
          <w:sz w:val="22"/>
          <w:szCs w:val="22"/>
        </w:rPr>
        <w:t xml:space="preserve">In case no response has been received. You can proactively look up invoice information based on transactionUuid to know whether an invoice has been generated or not. For details, see </w:t>
      </w:r>
      <w:r xmlns:w="http://schemas.openxmlformats.org/wordprocessingml/2006/main">
        <w:rPr>
          <w:b/>
          <w:sz w:val="22"/>
          <w:szCs w:val="22"/>
        </w:rPr>
        <w:t xml:space="preserve">section 6.21 </w:t>
      </w:r>
      <w:r xmlns:w="http://schemas.openxmlformats.org/wordprocessingml/2006/main">
        <w:rPr>
          <w:sz w:val="22"/>
          <w:szCs w:val="22"/>
        </w:rPr>
        <w:t xml:space="preserve">Invoice lookup using transactionUuid</w:t>
      </w:r>
    </w:p>
    <w:p>
      <w:pPr xmlns:w="http://schemas.openxmlformats.org/wordprocessingml/2006/main">
        <w:pStyle w:val="21"/>
      </w:pPr>
      <w:bookmarkStart xmlns:w="http://schemas.openxmlformats.org/wordprocessingml/2006/main" w:id="12" w:name="_Toc115266168"/>
      <w:r xmlns:w="http://schemas.openxmlformats.org/wordprocessingml/2006/main">
        <w:rPr>
          <w:sz w:val="22"/>
          <w:szCs w:val="22"/>
        </w:rPr>
        <w:t xml:space="preserve">Connection security standards</w:t>
      </w:r>
      <w:bookmarkEnd xmlns:w="http://schemas.openxmlformats.org/wordprocessingml/2006/main" w:id="12"/>
    </w:p>
    <w:p>
      <w:pPr xmlns:w="http://schemas.openxmlformats.org/wordprocessingml/2006/main">
        <w:pStyle w:val="4"/>
        <w:ind w:left="360"/>
        <w:rPr>
          <w:sz w:val="22"/>
          <w:szCs w:val="22"/>
          <w:lang w:val="en"/>
        </w:rPr>
      </w:pPr>
      <w:r xmlns:w="http://schemas.openxmlformats.org/wordprocessingml/2006/main">
        <w:rPr>
          <w:sz w:val="22"/>
          <w:szCs w:val="22"/>
          <w:lang w:val="en"/>
        </w:rPr>
        <w:t xml:space="preserve">There are 2 ways to authenticate:</w:t>
      </w:r>
    </w:p>
    <w:p>
      <w:pPr xmlns:w="http://schemas.openxmlformats.org/wordprocessingml/2006/main">
        <w:pStyle w:val="4"/>
        <w:ind w:left="360"/>
        <w:rPr>
          <w:b/>
          <w:bCs w:val="0"/>
          <w:sz w:val="22"/>
          <w:szCs w:val="22"/>
          <w:lang w:val="en"/>
        </w:rPr>
      </w:pPr>
      <w:r xmlns:w="http://schemas.openxmlformats.org/wordprocessingml/2006/main">
        <w:rPr>
          <w:b/>
          <w:bCs w:val="0"/>
          <w:sz w:val="22"/>
          <w:szCs w:val="22"/>
          <w:lang w:val="en"/>
        </w:rPr>
        <w:t xml:space="preserve">Method 1:</w:t>
      </w:r>
    </w:p>
    <w:p>
      <w:pPr xmlns:w="http://schemas.openxmlformats.org/wordprocessingml/2006/main">
        <w:pStyle w:val="4"/>
        <w:numPr>
          <w:ilvl w:val="0"/>
          <w:numId w:val="6"/>
        </w:numPr>
        <w:rPr>
          <w:sz w:val="22"/>
          <w:szCs w:val="22"/>
        </w:rPr>
      </w:pPr>
      <w:r xmlns:w="http://schemas.openxmlformats.org/wordprocessingml/2006/main">
        <w:rPr>
          <w:sz w:val="22"/>
          <w:szCs w:val="22"/>
        </w:rPr>
        <w:t xml:space="preserve">The API connection is encrypted using the https protocol with Basic Auth authentication.</w:t>
      </w:r>
    </w:p>
    <w:p>
      <w:pPr xmlns:w="http://schemas.openxmlformats.org/wordprocessingml/2006/main">
        <w:numPr>
          <w:ilvl w:val="0"/>
          <w:numId w:val="6"/>
        </w:numPr>
        <w:snapToGrid w:val="0"/>
        <w:rPr>
          <w:sz w:val="22"/>
          <w:szCs w:val="22"/>
        </w:rPr>
      </w:pPr>
      <w:r xmlns:w="http://schemas.openxmlformats.org/wordprocessingml/2006/main">
        <w:rPr>
          <w:sz w:val="22"/>
          <w:szCs w:val="22"/>
        </w:rPr>
        <w:t xml:space="preserve">To ensure security, by default the system will not allow accounts to connect via API. To connect the API for accounts, users will have to log in to the Viettel website and configure the IP allowed for access. For details, see Step 1 in the user configuration guide (Link attached):</w:t>
      </w:r>
    </w:p>
    <w:p>
      <w:pPr>
        <w:snapToGrid w:val="0"/>
        <w:ind w:left="0" w:firstLine="720"/>
        <w:rPr>
          <w:sz w:val="22"/>
          <w:szCs w:val="22"/>
          <w:lang w:val="en"/>
        </w:rPr>
      </w:pPr>
    </w:p>
    <w:p>
      <w:pPr>
        <w:snapToGrid w:val="0"/>
        <w:ind w:left="0" w:firstLine="720"/>
        <w:rPr>
          <w:sz w:val="22"/>
          <w:szCs w:val="22"/>
          <w:lang w:val="en"/>
        </w:rPr>
      </w:pPr>
    </w:p>
    <w:p>
      <w:pPr>
        <w:snapToGrid w:val="0"/>
        <w:ind w:left="0" w:firstLine="720"/>
        <w:rPr>
          <w:sz w:val="22"/>
          <w:szCs w:val="22"/>
          <w:lang w:val="en"/>
        </w:rPr>
      </w:pPr>
    </w:p>
    <w:p>
      <w:pPr>
        <w:snapToGrid w:val="0"/>
        <w:ind w:left="0" w:firstLine="720"/>
        <w:rPr>
          <w:sz w:val="22"/>
          <w:szCs w:val="22"/>
          <w:lang w:val="en"/>
        </w:rPr>
      </w:pPr>
    </w:p>
    <w:p>
      <w:pPr>
        <w:snapToGrid w:val="0"/>
        <w:ind w:left="0" w:firstLine="720"/>
        <w:rPr>
          <w:sz w:val="22"/>
          <w:szCs w:val="22"/>
          <w:lang w:val="en"/>
        </w:rPr>
      </w:pPr>
    </w:p>
    <w:p>
      <w:pPr xmlns:w="http://schemas.openxmlformats.org/wordprocessingml/2006/main">
        <w:snapToGrid w:val="0"/>
        <w:ind w:left="0" w:firstLine="720"/>
        <w:rPr>
          <w:sz w:val="22"/>
          <w:szCs w:val="22"/>
          <w:lang w:val="en"/>
        </w:rPr>
      </w:pPr>
      <w:r xmlns:w="http://schemas.openxmlformats.org/wordprocessingml/2006/main">
        <w:rPr>
          <w:sz w:val="22"/>
          <w:szCs w:val="22"/>
          <w:lang w:val="en"/>
        </w:rPr>
        <w:t xml:space="preserve">VD:</w:t>
      </w:r>
    </w:p>
    <w:p>
      <w:pPr>
        <w:snapToGrid w:val="0"/>
        <w:ind w:left="0" w:firstLine="720"/>
        <w:rPr>
          <w:sz w:val="22"/>
          <w:szCs w:val="22"/>
          <w:lang w:val="en"/>
        </w:rPr>
      </w:pPr>
      <w:r>
        <w:rPr>
          <w:sz w:val="22"/>
          <w:szCs w:val="22"/>
        </w:rPr>
        <w:drawing>
          <wp:inline distT="0" distB="0" distL="114300" distR="114300">
            <wp:extent cx="6298565" cy="2189480"/>
            <wp:effectExtent l="0" t="0" r="635" b="2032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pic:cNvPicPr>
                  </pic:nvPicPr>
                  <pic:blipFill>
                    <a:blip r:embed="rId13"/>
                    <a:stretch>
                      <a:fillRect/>
                    </a:stretch>
                  </pic:blipFill>
                  <pic:spPr>
                    <a:xfrm>
                      <a:off x="0" y="0"/>
                      <a:ext cx="6298565" cy="2189480"/>
                    </a:xfrm>
                    <a:prstGeom prst="rect">
                      <a:avLst/>
                    </a:prstGeom>
                    <a:noFill/>
                    <a:ln w="9525">
                      <a:noFill/>
                    </a:ln>
                  </pic:spPr>
                </pic:pic>
              </a:graphicData>
            </a:graphic>
          </wp:inline>
        </w:drawing>
      </w:r>
    </w:p>
    <w:p>
      <w:pPr xmlns:w="http://schemas.openxmlformats.org/wordprocessingml/2006/main">
        <w:pStyle w:val="4"/>
        <w:ind w:left="360"/>
        <w:rPr>
          <w:sz w:val="22"/>
          <w:szCs w:val="22"/>
        </w:rPr>
      </w:pPr>
      <w:r xmlns:w="http://schemas.openxmlformats.org/wordprocessingml/2006/main">
        <w:rPr>
          <w:b/>
          <w:bCs w:val="0"/>
          <w:sz w:val="22"/>
          <w:szCs w:val="22"/>
          <w:lang w:val="en"/>
        </w:rPr>
        <w:t xml:space="preserve">Method 2:</w:t>
      </w:r>
    </w:p>
    <w:p>
      <w:pPr xmlns:w="http://schemas.openxmlformats.org/wordprocessingml/2006/main">
        <w:pStyle w:val="4"/>
        <w:numPr>
          <w:ilvl w:val="0"/>
          <w:numId w:val="6"/>
        </w:numPr>
        <w:rPr>
          <w:sz w:val="22"/>
          <w:szCs w:val="22"/>
        </w:rPr>
      </w:pPr>
      <w:r xmlns:w="http://schemas.openxmlformats.org/wordprocessingml/2006/main">
        <w:rPr>
          <w:sz w:val="22"/>
          <w:szCs w:val="22"/>
        </w:rPr>
        <w:t xml:space="preserve">The connection API is encrypted using the https protocol with Token authentication.</w:t>
      </w:r>
    </w:p>
    <w:p>
      <w:pPr xmlns:w="http://schemas.openxmlformats.org/wordprocessingml/2006/main">
        <w:numPr>
          <w:ilvl w:val="0"/>
          <w:numId w:val="6"/>
        </w:numPr>
        <w:snapToGrid w:val="0"/>
        <w:rPr>
          <w:sz w:val="22"/>
          <w:szCs w:val="22"/>
        </w:rPr>
      </w:pPr>
      <w:r xmlns:w="http://schemas.openxmlformats.org/wordprocessingml/2006/main">
        <w:rPr>
          <w:sz w:val="22"/>
          <w:szCs w:val="22"/>
        </w:rPr>
        <w:t xml:space="preserve">Get Token information</w:t>
      </w:r>
    </w:p>
    <w:p>
      <w:pPr xmlns:w="http://schemas.openxmlformats.org/wordprocessingml/2006/main">
        <w:numPr>
          <w:ilvl w:val="1"/>
          <w:numId w:val="6"/>
        </w:numPr>
        <w:snapToGrid w:val="0"/>
        <w:rPr>
          <w:sz w:val="22"/>
          <w:szCs w:val="22"/>
        </w:rPr>
      </w:pPr>
      <w:r xmlns:w="http://schemas.openxmlformats.org/wordprocessingml/2006/main">
        <w:rPr>
          <w:sz w:val="22"/>
          <w:szCs w:val="22"/>
        </w:rPr>
        <w:t xml:space="preserve">Call API</w:t>
      </w:r>
    </w:p>
    <w:p>
      <w:pPr xmlns:w="http://schemas.openxmlformats.org/wordprocessingml/2006/main">
        <w:pStyle w:val="19"/>
        <w:ind w:firstLine="720"/>
        <w:rPr>
          <w:rFonts w:ascii="Times New Roman" w:hAnsi="Times New Roman" w:eastAsia="Times New Roman"/>
          <w:snapToGrid w:val="0"/>
        </w:rPr>
      </w:pPr>
      <w:r xmlns:w="http://schemas.openxmlformats.org/wordprocessingml/2006/main">
        <w:rPr>
          <w:rFonts w:ascii="Times New Roman" w:hAnsi="Times New Roman" w:eastAsia="Times New Roman"/>
          <w:snapToGrid w:val="0"/>
        </w:rPr>
        <w:t xml:space="preserve">API: </w:t>
      </w:r>
      <w:r xmlns:w="http://schemas.openxmlformats.org/wordprocessingml/2006/main">
        <w:rPr>
          <w:rFonts w:ascii="Times New Roman" w:hAnsi="Times New Roman" w:eastAsia="Times New Roman"/>
          <w:b/>
          <w:snapToGrid w:val="0"/>
        </w:rPr>
        <w:t xml:space="preserve">/auth/login</w:t>
      </w:r>
    </w:p>
    <w:p>
      <w:pPr xmlns:w="http://schemas.openxmlformats.org/wordprocessingml/2006/main">
        <w:pStyle w:val="19"/>
        <w:ind w:firstLine="720"/>
        <w:rPr>
          <w:rFonts w:ascii="Times New Roman" w:hAnsi="Times New Roman" w:eastAsia="Times New Roman"/>
          <w:snapToGrid w:val="0"/>
        </w:rPr>
      </w:pPr>
      <w:r xmlns:w="http://schemas.openxmlformats.org/wordprocessingml/2006/main">
        <w:rPr>
          <w:rFonts w:ascii="Times New Roman" w:hAnsi="Times New Roman" w:eastAsia="Times New Roman"/>
          <w:snapToGrid w:val="0"/>
        </w:rPr>
        <w:t xml:space="preserve">Method: POST</w:t>
      </w:r>
    </w:p>
    <w:p>
      <w:pPr xmlns:w="http://schemas.openxmlformats.org/wordprocessingml/2006/main">
        <w:pStyle w:val="19"/>
        <w:ind w:firstLine="720"/>
        <w:rPr>
          <w:rFonts w:ascii="Times New Roman" w:hAnsi="Times New Roman" w:eastAsia="Times New Roman"/>
          <w:snapToGrid w:val="0"/>
        </w:rPr>
      </w:pPr>
      <w:r xmlns:w="http://schemas.openxmlformats.org/wordprocessingml/2006/main">
        <w:rPr>
          <w:rFonts w:ascii="Times New Roman" w:hAnsi="Times New Roman" w:eastAsia="Times New Roman"/>
          <w:snapToGrid w:val="0"/>
        </w:rPr>
        <w:t xml:space="preserve">Content-Type: application/json</w:t>
      </w:r>
    </w:p>
    <w:p>
      <w:pPr xmlns:w="http://schemas.openxmlformats.org/wordprocessingml/2006/main">
        <w:pStyle w:val="19"/>
        <w:ind w:firstLine="720"/>
        <w:rPr>
          <w:rFonts w:ascii="Times New Roman" w:hAnsi="Times New Roman"/>
        </w:rPr>
      </w:pPr>
      <w:r xmlns:w="http://schemas.openxmlformats.org/wordprocessingml/2006/main">
        <w:rPr>
          <w:rFonts w:ascii="Times New Roman" w:hAnsi="Times New Roman" w:eastAsia="Times New Roman"/>
          <w:snapToGrid w:val="0"/>
        </w:rPr>
        <w:t xml:space="preserve">Body: {"username":"0100109106-712","password":"12345678aA@"}</w:t>
      </w:r>
      <w:r xmlns:w="http://schemas.openxmlformats.org/wordprocessingml/2006/main">
        <w:rPr>
          <w:rFonts w:ascii="Times New Roman" w:hAnsi="Times New Roman"/>
        </w:rPr>
        <w:t xml:space="preserve"> </w:t>
      </w:r>
    </w:p>
    <w:p>
      <w:pPr>
        <w:pStyle w:val="19"/>
        <w:ind w:firstLine="720"/>
        <w:rPr>
          <w:rFonts w:ascii="Times New Roman" w:hAnsi="Times New Roman"/>
        </w:rPr>
      </w:pPr>
    </w:p>
    <w:p>
      <w:pPr xmlns:w="http://schemas.openxmlformats.org/wordprocessingml/2006/main">
        <w:numPr>
          <w:ilvl w:val="1"/>
          <w:numId w:val="6"/>
        </w:numPr>
        <w:snapToGrid w:val="0"/>
        <w:rPr>
          <w:sz w:val="22"/>
          <w:szCs w:val="22"/>
        </w:rPr>
      </w:pPr>
      <w:r xmlns:w="http://schemas.openxmlformats.org/wordprocessingml/2006/main">
        <w:rPr>
          <w:sz w:val="22"/>
          <w:szCs w:val="22"/>
        </w:rPr>
        <w:t xml:space="preserve">Getting the access_token value generated from the above API to use in API calls is equivalent to authentication:</w:t>
      </w:r>
    </w:p>
    <w:p>
      <w:pPr xmlns:w="http://schemas.openxmlformats.org/wordprocessingml/2006/main">
        <w:numPr>
          <w:ilvl w:val="2"/>
          <w:numId w:val="6"/>
        </w:numPr>
        <w:snapToGrid w:val="0"/>
        <w:rPr>
          <w:sz w:val="22"/>
          <w:szCs w:val="22"/>
        </w:rPr>
      </w:pPr>
      <w:r xmlns:w="http://schemas.openxmlformats.org/wordprocessingml/2006/main">
        <w:rPr>
          <w:sz w:val="22"/>
          <w:szCs w:val="22"/>
        </w:rPr>
        <w:t xml:space="preserve">Pass in the Header of the API access_token information</w:t>
      </w:r>
    </w:p>
    <w:p>
      <w:pPr xmlns:w="http://schemas.openxmlformats.org/wordprocessingml/2006/main">
        <w:numPr>
          <w:ilvl w:val="3"/>
          <w:numId w:val="6"/>
        </w:numPr>
        <w:snapToGrid w:val="0"/>
        <w:rPr>
          <w:sz w:val="22"/>
          <w:szCs w:val="22"/>
        </w:rPr>
      </w:pPr>
      <w:r xmlns:w="http://schemas.openxmlformats.org/wordprocessingml/2006/main">
        <w:rPr>
          <w:sz w:val="22"/>
          <w:szCs w:val="22"/>
        </w:rPr>
        <w:t xml:space="preserve">Key: Cookies</w:t>
      </w:r>
    </w:p>
    <w:p>
      <w:pPr xmlns:w="http://schemas.openxmlformats.org/wordprocessingml/2006/main">
        <w:numPr>
          <w:ilvl w:val="3"/>
          <w:numId w:val="6"/>
        </w:numPr>
        <w:snapToGrid w:val="0"/>
        <w:rPr>
          <w:sz w:val="22"/>
          <w:szCs w:val="22"/>
        </w:rPr>
      </w:pPr>
      <w:r xmlns:w="http://schemas.openxmlformats.org/wordprocessingml/2006/main">
        <w:rPr>
          <w:sz w:val="22"/>
          <w:szCs w:val="22"/>
        </w:rPr>
        <w:t xml:space="preserve">Value: access_token=abc…def</w:t>
      </w:r>
    </w:p>
    <w:p>
      <w:pPr xmlns:w="http://schemas.openxmlformats.org/wordprocessingml/2006/main">
        <w:snapToGrid w:val="0"/>
        <w:rPr>
          <w:sz w:val="22"/>
          <w:szCs w:val="22"/>
        </w:rPr>
      </w:pPr>
      <w:r xmlns:w="http://schemas.openxmlformats.org/wordprocessingml/2006/main">
        <w:rPr>
          <w:sz w:val="22"/>
          <w:szCs w:val="22"/>
        </w:rPr>
        <w:t xml:space="preserve">Example of how to use tokens with Postman</w:t>
      </w:r>
    </w:p>
    <w:p>
      <w:pPr xmlns:w="http://schemas.openxmlformats.org/wordprocessingml/2006/main">
        <w:numPr>
          <w:ilvl w:val="0"/>
          <w:numId w:val="6"/>
        </w:numPr>
        <w:snapToGrid w:val="0"/>
        <w:rPr>
          <w:sz w:val="22"/>
          <w:szCs w:val="22"/>
        </w:rPr>
      </w:pPr>
      <w:r xmlns:w="http://schemas.openxmlformats.org/wordprocessingml/2006/main">
        <w:rPr>
          <w:sz w:val="22"/>
          <w:szCs w:val="22"/>
        </w:rPr>
        <w:t xml:space="preserve">Authorization:</w:t>
      </w:r>
    </w:p>
    <w:p>
      <w:pPr>
        <w:snapToGrid w:val="0"/>
        <w:rPr>
          <w:sz w:val="22"/>
          <w:szCs w:val="22"/>
        </w:rPr>
      </w:pPr>
      <w:r>
        <w:rPr>
          <w:sz w:val="22"/>
          <w:szCs w:val="22"/>
        </w:rPr>
        <w:drawing>
          <wp:inline distT="0" distB="0" distL="114300" distR="114300">
            <wp:extent cx="6301740" cy="1951355"/>
            <wp:effectExtent l="0" t="0" r="22860" b="4445"/>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pic:cNvPicPr>
                      <a:picLocks noChangeAspect="1"/>
                    </pic:cNvPicPr>
                  </pic:nvPicPr>
                  <pic:blipFill>
                    <a:blip r:embed="rId14"/>
                    <a:stretch>
                      <a:fillRect/>
                    </a:stretch>
                  </pic:blipFill>
                  <pic:spPr>
                    <a:xfrm>
                      <a:off x="0" y="0"/>
                      <a:ext cx="6301740" cy="1951355"/>
                    </a:xfrm>
                    <a:prstGeom prst="rect">
                      <a:avLst/>
                    </a:prstGeom>
                    <a:noFill/>
                    <a:ln w="9525">
                      <a:noFill/>
                    </a:ln>
                  </pic:spPr>
                </pic:pic>
              </a:graphicData>
            </a:graphic>
          </wp:inline>
        </w:drawing>
      </w:r>
    </w:p>
    <w:p>
      <w:pPr xmlns:w="http://schemas.openxmlformats.org/wordprocessingml/2006/main">
        <w:numPr>
          <w:ilvl w:val="0"/>
          <w:numId w:val="6"/>
        </w:numPr>
        <w:snapToGrid w:val="0"/>
        <w:rPr>
          <w:sz w:val="22"/>
          <w:szCs w:val="22"/>
        </w:rPr>
      </w:pPr>
      <w:r xmlns:w="http://schemas.openxmlformats.org/wordprocessingml/2006/main">
        <w:rPr>
          <w:sz w:val="22"/>
          <w:szCs w:val="22"/>
        </w:rPr>
        <w:t xml:space="preserve">Headers:</w:t>
      </w:r>
    </w:p>
    <w:p>
      <w:pPr>
        <w:snapToGrid w:val="0"/>
        <w:rPr>
          <w:sz w:val="22"/>
          <w:szCs w:val="22"/>
        </w:rPr>
      </w:pPr>
      <w:r>
        <w:rPr>
          <w:sz w:val="22"/>
          <w:szCs w:val="22"/>
        </w:rPr>
        <w:drawing>
          <wp:inline distT="0" distB="0" distL="114300" distR="114300">
            <wp:extent cx="6300470" cy="1852295"/>
            <wp:effectExtent l="0" t="0" r="24130" b="1905"/>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pic:cNvPicPr>
                      <a:picLocks noChangeAspect="1"/>
                    </pic:cNvPicPr>
                  </pic:nvPicPr>
                  <pic:blipFill>
                    <a:blip r:embed="rId15"/>
                    <a:stretch>
                      <a:fillRect/>
                    </a:stretch>
                  </pic:blipFill>
                  <pic:spPr>
                    <a:xfrm>
                      <a:off x="0" y="0"/>
                      <a:ext cx="6300470" cy="1852295"/>
                    </a:xfrm>
                    <a:prstGeom prst="rect">
                      <a:avLst/>
                    </a:prstGeom>
                    <a:noFill/>
                    <a:ln w="9525">
                      <a:noFill/>
                    </a:ln>
                  </pic:spPr>
                </pic:pic>
              </a:graphicData>
            </a:graphic>
          </wp:inline>
        </w:drawing>
      </w:r>
    </w:p>
    <w:p>
      <w:pPr xmlns:w="http://schemas.openxmlformats.org/wordprocessingml/2006/main">
        <w:numPr>
          <w:ilvl w:val="0"/>
          <w:numId w:val="6"/>
        </w:numPr>
        <w:snapToGrid w:val="0"/>
        <w:rPr>
          <w:sz w:val="22"/>
          <w:szCs w:val="22"/>
        </w:rPr>
      </w:pPr>
      <w:r xmlns:w="http://schemas.openxmlformats.org/wordprocessingml/2006/main">
        <w:rPr>
          <w:sz w:val="22"/>
          <w:szCs w:val="22"/>
        </w:rPr>
        <w:t xml:space="preserve">Body:</w:t>
      </w:r>
    </w:p>
    <w:p>
      <w:pPr>
        <w:snapToGrid w:val="0"/>
        <w:ind w:left="720"/>
        <w:rPr>
          <w:sz w:val="22"/>
          <w:szCs w:val="22"/>
        </w:rPr>
      </w:pPr>
      <w:r>
        <w:rPr>
          <w:sz w:val="22"/>
          <w:szCs w:val="22"/>
        </w:rPr>
        <w:drawing>
          <wp:inline distT="0" distB="0" distL="114300" distR="114300">
            <wp:extent cx="6293485" cy="1985010"/>
            <wp:effectExtent l="0" t="0" r="5715" b="2159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16"/>
                    <a:stretch>
                      <a:fillRect/>
                    </a:stretch>
                  </pic:blipFill>
                  <pic:spPr>
                    <a:xfrm>
                      <a:off x="0" y="0"/>
                      <a:ext cx="6293485" cy="1985010"/>
                    </a:xfrm>
                    <a:prstGeom prst="rect">
                      <a:avLst/>
                    </a:prstGeom>
                    <a:noFill/>
                    <a:ln w="9525">
                      <a:noFill/>
                    </a:ln>
                  </pic:spPr>
                </pic:pic>
              </a:graphicData>
            </a:graphic>
          </wp:inline>
        </w:drawing>
      </w:r>
    </w:p>
    <w:p>
      <w:pPr xmlns:w="http://schemas.openxmlformats.org/wordprocessingml/2006/main">
        <w:snapToGrid w:val="0"/>
        <w:rPr>
          <w:sz w:val="22"/>
          <w:szCs w:val="22"/>
        </w:rPr>
      </w:pPr>
      <w:r xmlns:w="http://schemas.openxmlformats.org/wordprocessingml/2006/main">
        <w:rPr>
          <w:sz w:val="22"/>
          <w:szCs w:val="22"/>
        </w:rPr>
        <w:t xml:space="preserve">Result:</w:t>
      </w:r>
    </w:p>
    <w:p>
      <w:pPr>
        <w:snapToGrid w:val="0"/>
        <w:rPr>
          <w:sz w:val="22"/>
          <w:szCs w:val="22"/>
        </w:rPr>
      </w:pPr>
      <w:r>
        <w:rPr>
          <w:sz w:val="22"/>
          <w:szCs w:val="22"/>
        </w:rPr>
        <w:drawing>
          <wp:inline distT="0" distB="0" distL="114300" distR="114300">
            <wp:extent cx="6298565" cy="1809750"/>
            <wp:effectExtent l="0" t="0" r="635" b="1905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pic:cNvPicPr>
                  </pic:nvPicPr>
                  <pic:blipFill>
                    <a:blip r:embed="rId17"/>
                    <a:stretch>
                      <a:fillRect/>
                    </a:stretch>
                  </pic:blipFill>
                  <pic:spPr>
                    <a:xfrm>
                      <a:off x="0" y="0"/>
                      <a:ext cx="6298565" cy="1809750"/>
                    </a:xfrm>
                    <a:prstGeom prst="rect">
                      <a:avLst/>
                    </a:prstGeom>
                    <a:noFill/>
                    <a:ln w="9525">
                      <a:noFill/>
                    </a:ln>
                  </pic:spPr>
                </pic:pic>
              </a:graphicData>
            </a:graphic>
          </wp:inline>
        </w:drawing>
      </w:r>
    </w:p>
    <w:p>
      <w:pPr>
        <w:snapToGrid w:val="0"/>
        <w:rPr>
          <w:sz w:val="22"/>
          <w:szCs w:val="22"/>
        </w:rPr>
      </w:pPr>
    </w:p>
    <w:p>
      <w:pPr>
        <w:snapToGrid w:val="0"/>
        <w:rPr>
          <w:sz w:val="22"/>
          <w:szCs w:val="22"/>
        </w:rPr>
      </w:pPr>
    </w:p>
    <w:p>
      <w:pPr>
        <w:snapToGrid w:val="0"/>
        <w:rPr>
          <w:sz w:val="22"/>
          <w:szCs w:val="22"/>
        </w:rPr>
      </w:pPr>
    </w:p>
    <w:p>
      <w:pPr>
        <w:snapToGrid w:val="0"/>
        <w:rPr>
          <w:sz w:val="22"/>
          <w:szCs w:val="22"/>
        </w:rPr>
      </w:pPr>
    </w:p>
    <w:p>
      <w:pPr>
        <w:snapToGrid w:val="0"/>
        <w:rPr>
          <w:sz w:val="22"/>
          <w:szCs w:val="22"/>
        </w:rPr>
      </w:pPr>
    </w:p>
    <w:p>
      <w:pPr>
        <w:snapToGrid w:val="0"/>
        <w:rPr>
          <w:sz w:val="22"/>
          <w:szCs w:val="22"/>
        </w:rPr>
      </w:pPr>
    </w:p>
    <w:p>
      <w:pPr xmlns:w="http://schemas.openxmlformats.org/wordprocessingml/2006/main">
        <w:snapToGrid w:val="0"/>
        <w:rPr>
          <w:sz w:val="22"/>
          <w:szCs w:val="22"/>
        </w:rPr>
      </w:pPr>
      <w:r xmlns:w="http://schemas.openxmlformats.org/wordprocessingml/2006/main">
        <w:rPr>
          <w:sz w:val="22"/>
          <w:szCs w:val="22"/>
        </w:rPr>
        <w:t xml:space="preserve">Then use access_token at Headers</w:t>
      </w:r>
    </w:p>
    <w:p>
      <w:pPr>
        <w:snapToGrid w:val="0"/>
        <w:rPr>
          <w:sz w:val="22"/>
          <w:szCs w:val="22"/>
        </w:rPr>
      </w:pPr>
      <w:r>
        <w:rPr>
          <w:sz w:val="22"/>
          <w:szCs w:val="22"/>
        </w:rPr>
        <w:drawing>
          <wp:inline distT="0" distB="0" distL="114300" distR="114300">
            <wp:extent cx="6296660" cy="2498725"/>
            <wp:effectExtent l="0" t="0" r="2540" b="1587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8"/>
                    <a:stretch>
                      <a:fillRect/>
                    </a:stretch>
                  </pic:blipFill>
                  <pic:spPr>
                    <a:xfrm>
                      <a:off x="0" y="0"/>
                      <a:ext cx="6296660" cy="2498725"/>
                    </a:xfrm>
                    <a:prstGeom prst="rect">
                      <a:avLst/>
                    </a:prstGeom>
                    <a:noFill/>
                    <a:ln w="9525">
                      <a:noFill/>
                    </a:ln>
                  </pic:spPr>
                </pic:pic>
              </a:graphicData>
            </a:graphic>
          </wp:inline>
        </w:drawing>
      </w:r>
    </w:p>
    <w:p>
      <w:pPr xmlns:w="http://schemas.openxmlformats.org/wordprocessingml/2006/main">
        <w:pStyle w:val="21"/>
        <w:rPr>
          <w:sz w:val="22"/>
          <w:szCs w:val="22"/>
        </w:rPr>
      </w:pPr>
      <w:r xmlns:w="http://schemas.openxmlformats.org/wordprocessingml/2006/main">
        <w:rPr>
          <w:sz w:val="22"/>
          <w:szCs w:val="22"/>
        </w:rPr>
        <w:t xml:space="preserve">Test </w:t>
      </w:r>
      <w:r xmlns:w="http://schemas.openxmlformats.org/wordprocessingml/2006/main">
        <w:rPr>
          <w:sz w:val="22"/>
          <w:szCs w:val="22"/>
          <w:lang w:val="en"/>
        </w:rPr>
        <w:t xml:space="preserve">account</w:t>
      </w:r>
    </w:p>
    <w:p>
      <w:pPr xmlns:w="http://schemas.openxmlformats.org/wordprocessingml/2006/main">
        <w:snapToGrid w:val="0"/>
        <w:ind w:left="0" w:firstLine="660" w:firstLineChars="300"/>
        <w:jc w:val="both"/>
        <w:rPr>
          <w:rFonts w:eastAsia="SimSun"/>
          <w:sz w:val="22"/>
          <w:szCs w:val="22"/>
        </w:rPr>
      </w:pPr>
      <w:r xmlns:w="http://schemas.openxmlformats.org/wordprocessingml/2006/main">
        <w:rPr>
          <w:rFonts w:eastAsia="SimSun"/>
          <w:sz w:val="22"/>
          <w:szCs w:val="22"/>
          <w:lang w:val="en"/>
        </w:rPr>
        <w:t xml:space="preserve">Units use the following account to test connection to the software</w:t>
      </w:r>
    </w:p>
    <w:p>
      <w:pPr xmlns:w="http://schemas.openxmlformats.org/wordprocessingml/2006/main">
        <w:widowControl/>
        <w:shd w:val="clear" w:color="auto" w:fill="DBE5F1"/>
        <w:spacing w:before="0" w:line="240" w:lineRule="auto"/>
        <w:ind w:left="0"/>
        <w:jc w:val="both"/>
        <w:rPr>
          <w:rFonts w:eastAsia="SimSun"/>
          <w:b/>
          <w:bCs/>
          <w:snapToGrid/>
          <w:color w:val="FF0000"/>
          <w:sz w:val="22"/>
          <w:szCs w:val="22"/>
        </w:rPr>
      </w:pPr>
      <w:r xmlns:w="http://schemas.openxmlformats.org/wordprocessingml/2006/main">
        <w:rPr>
          <w:rFonts w:eastAsia="SimSun"/>
          <w:b/>
          <w:bCs/>
          <w:snapToGrid/>
          <w:color w:val="FF0000"/>
          <w:sz w:val="22"/>
          <w:szCs w:val="22"/>
          <w:lang w:eastAsia="zh-CN"/>
        </w:rPr>
        <w:t xml:space="preserve">{</w:t>
      </w:r>
    </w:p>
    <w:p>
      <w:pPr xmlns:w="http://schemas.openxmlformats.org/wordprocessingml/2006/main">
        <w:widowControl/>
        <w:shd w:val="clear" w:color="auto" w:fill="DBE5F1"/>
        <w:spacing w:before="0" w:line="240" w:lineRule="auto"/>
        <w:ind w:left="0"/>
        <w:jc w:val="both"/>
        <w:rPr>
          <w:rFonts w:eastAsia="SimSun"/>
          <w:b/>
          <w:bCs/>
          <w:snapToGrid/>
          <w:color w:val="FF0000"/>
          <w:sz w:val="22"/>
          <w:szCs w:val="22"/>
        </w:rPr>
      </w:pPr>
      <w:r xmlns:w="http://schemas.openxmlformats.org/wordprocessingml/2006/main">
        <w:rPr>
          <w:rFonts w:eastAsia="SimSun"/>
          <w:b/>
          <w:bCs/>
          <w:snapToGrid/>
          <w:color w:val="FF0000"/>
          <w:sz w:val="22"/>
          <w:szCs w:val="22"/>
          <w:lang w:eastAsia="zh-CN"/>
        </w:rPr>
        <w:t xml:space="preserve">"username":"0100109106-509",</w:t>
      </w:r>
    </w:p>
    <w:p>
      <w:pPr xmlns:w="http://schemas.openxmlformats.org/wordprocessingml/2006/main">
        <w:widowControl/>
        <w:shd w:val="clear" w:color="auto" w:fill="DBE5F1"/>
        <w:spacing w:before="0" w:line="240" w:lineRule="auto"/>
        <w:ind w:left="0"/>
        <w:jc w:val="both"/>
        <w:rPr>
          <w:rFonts w:eastAsia="SimSun"/>
          <w:b/>
          <w:bCs/>
          <w:snapToGrid/>
          <w:color w:val="FF0000"/>
          <w:sz w:val="22"/>
          <w:szCs w:val="22"/>
        </w:rPr>
      </w:pPr>
      <w:r xmlns:w="http://schemas.openxmlformats.org/wordprocessingml/2006/main">
        <w:rPr>
          <w:rFonts w:eastAsia="SimSun"/>
          <w:b/>
          <w:bCs/>
          <w:snapToGrid/>
          <w:color w:val="FF0000"/>
          <w:sz w:val="22"/>
          <w:szCs w:val="22"/>
          <w:lang w:eastAsia="zh-CN"/>
        </w:rPr>
        <w:t xml:space="preserve">"password":"123456a@A"</w:t>
      </w:r>
    </w:p>
    <w:p>
      <w:pPr xmlns:w="http://schemas.openxmlformats.org/wordprocessingml/2006/main">
        <w:widowControl/>
        <w:shd w:val="clear" w:color="auto" w:fill="DBE5F1"/>
        <w:spacing w:before="0" w:line="240" w:lineRule="auto"/>
        <w:ind w:left="0"/>
        <w:jc w:val="both"/>
        <w:rPr>
          <w:sz w:val="22"/>
          <w:szCs w:val="22"/>
        </w:rPr>
      </w:pPr>
      <w:r xmlns:w="http://schemas.openxmlformats.org/wordprocessingml/2006/main">
        <w:rPr>
          <w:rFonts w:eastAsia="SimSun"/>
          <w:b/>
          <w:bCs/>
          <w:snapToGrid/>
          <w:color w:val="FF0000"/>
          <w:sz w:val="22"/>
          <w:szCs w:val="22"/>
          <w:lang w:eastAsia="zh-CN"/>
        </w:rPr>
        <w:t xml:space="preserve">}</w:t>
      </w:r>
    </w:p>
    <w:p>
      <w:pPr>
        <w:snapToGrid w:val="0"/>
        <w:rPr>
          <w:sz w:val="22"/>
          <w:szCs w:val="22"/>
        </w:rPr>
      </w:pPr>
    </w:p>
    <w:p>
      <w:pPr xmlns:w="http://schemas.openxmlformats.org/wordprocessingml/2006/main">
        <w:pStyle w:val="2"/>
        <w:rPr>
          <w:sz w:val="22"/>
          <w:szCs w:val="22"/>
        </w:rPr>
      </w:pPr>
      <w:bookmarkStart xmlns:w="http://schemas.openxmlformats.org/wordprocessingml/2006/main" w:id="13" w:name="_Toc115266169"/>
      <w:r xmlns:w="http://schemas.openxmlformats.org/wordprocessingml/2006/main">
        <w:rPr>
          <w:sz w:val="22"/>
          <w:szCs w:val="22"/>
        </w:rPr>
        <w:t xml:space="preserve">Invoice input detail specification</w:t>
      </w:r>
      <w:bookmarkEnd xmlns:w="http://schemas.openxmlformats.org/wordprocessingml/2006/main" w:id="13"/>
    </w:p>
    <w:p>
      <w:pPr xmlns:w="http://schemas.openxmlformats.org/wordprocessingml/2006/main">
        <w:pStyle w:val="20"/>
        <w:rPr>
          <w:sz w:val="22"/>
          <w:szCs w:val="22"/>
        </w:rPr>
      </w:pPr>
      <w:bookmarkStart xmlns:w="http://schemas.openxmlformats.org/wordprocessingml/2006/main" w:id="14" w:name="_Toc115266170"/>
      <w:r xmlns:w="http://schemas.openxmlformats.org/wordprocessingml/2006/main">
        <w:rPr>
          <w:sz w:val="22"/>
          <w:szCs w:val="22"/>
        </w:rPr>
        <w:t xml:space="preserve">overview</w:t>
      </w:r>
      <w:bookmarkEnd xmlns:w="http://schemas.openxmlformats.org/wordprocessingml/2006/main" w:id="14"/>
    </w:p>
    <w:p>
      <w:pPr xmlns:w="http://schemas.openxmlformats.org/wordprocessingml/2006/main">
        <w:snapToGrid w:val="0"/>
        <w:ind w:left="360"/>
        <w:jc w:val="both"/>
        <w:rPr>
          <w:sz w:val="22"/>
          <w:szCs w:val="22"/>
        </w:rPr>
      </w:pPr>
      <w:r xmlns:w="http://schemas.openxmlformats.org/wordprocessingml/2006/main">
        <w:rPr>
          <w:sz w:val="22"/>
          <w:szCs w:val="22"/>
        </w:rPr>
        <w:t xml:space="preserve">For the APIs for invoicing, adjusting invoices, replacing invoices, creating draft invoices, creating usb token invoices, and previewing draft invoices, the input data fields will have the same general form.</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b/>
          <w:bCs/>
          <w:snapToGrid/>
          <w:color w:val="525252"/>
          <w:sz w:val="22"/>
          <w:szCs w:val="22"/>
        </w:rPr>
        <w:t xml:space="preserve">"generalInvoiceInfo":{ //General information of the invoice</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b/>
          <w:bCs/>
          <w:snapToGrid/>
          <w:color w:val="525252"/>
          <w:sz w:val="22"/>
          <w:szCs w:val="22"/>
        </w:rPr>
        <w:t xml:space="preserve">"buyerInfo":{ //buyer information</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b/>
          <w:bCs/>
          <w:snapToGrid/>
          <w:color w:val="525252"/>
          <w:sz w:val="22"/>
          <w:szCs w:val="22"/>
        </w:rPr>
        <w:t xml:space="preserve">"sellerInfo":{ //seller info</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b/>
          <w:bCs/>
          <w:snapToGrid/>
          <w:color w:val="525252"/>
          <w:sz w:val="22"/>
          <w:szCs w:val="22"/>
        </w:rPr>
        <w:t xml:space="preserve">"payments":[ </w:t>
      </w:r>
      <w:r xmlns:w="http://schemas.openxmlformats.org/wordprocessingml/2006/main">
        <w:rPr>
          <w:b/>
          <w:bCs/>
          <w:snapToGrid/>
          <w:color w:val="525252"/>
          <w:sz w:val="22"/>
          <w:szCs w:val="22"/>
        </w:rPr>
        <w:tab xmlns:w="http://schemas.openxmlformats.org/wordprocessingml/2006/main"/>
      </w:r>
      <w:r xmlns:w="http://schemas.openxmlformats.org/wordprocessingml/2006/main">
        <w:rPr>
          <w:b/>
          <w:bCs/>
          <w:snapToGrid/>
          <w:color w:val="525252"/>
          <w:sz w:val="22"/>
          <w:szCs w:val="22"/>
        </w:rPr>
        <w:t xml:space="preserve">//payment information</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b/>
          <w:bCs/>
          <w:snapToGrid/>
          <w:color w:val="525252"/>
          <w:sz w:val="22"/>
          <w:szCs w:val="22"/>
        </w:rPr>
        <w:t xml:space="preserve">"itemInfo":[ //goods information</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b/>
          <w:bCs/>
          <w:snapToGrid/>
          <w:color w:val="525252"/>
          <w:sz w:val="22"/>
          <w:szCs w:val="22"/>
        </w:rPr>
        <w:t xml:space="preserve">"metadata":[ </w:t>
      </w:r>
      <w:r xmlns:w="http://schemas.openxmlformats.org/wordprocessingml/2006/main">
        <w:rPr>
          <w:b/>
          <w:bCs/>
          <w:snapToGrid/>
          <w:color w:val="525252"/>
          <w:sz w:val="22"/>
          <w:szCs w:val="22"/>
        </w:rPr>
        <w:tab xmlns:w="http://schemas.openxmlformats.org/wordprocessingml/2006/main"/>
      </w:r>
      <w:r xmlns:w="http://schemas.openxmlformats.org/wordprocessingml/2006/main">
        <w:rPr>
          <w:b/>
          <w:bCs/>
          <w:snapToGrid/>
          <w:color w:val="525252"/>
          <w:sz w:val="22"/>
          <w:szCs w:val="22"/>
        </w:rPr>
        <w:t xml:space="preserve">//dynamic field information</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color w:val="1F497D"/>
          <w:sz w:val="22"/>
          <w:szCs w:val="22"/>
        </w:rPr>
        <w:t xml:space="preserve">" </w:t>
      </w:r>
      <w:r xmlns:w="http://schemas.openxmlformats.org/wordprocessingml/2006/main">
        <w:rPr>
          <w:b/>
          <w:bCs/>
          <w:snapToGrid/>
          <w:color w:val="525252"/>
          <w:sz w:val="22"/>
          <w:szCs w:val="22"/>
        </w:rPr>
        <w:t xml:space="preserve">meterReading": </w:t>
      </w:r>
      <w:r xmlns:w="http://schemas.openxmlformats.org/wordprocessingml/2006/main">
        <w:rPr>
          <w:b/>
          <w:bCs/>
          <w:snapToGrid/>
          <w:color w:val="525252"/>
          <w:sz w:val="22"/>
          <w:szCs w:val="22"/>
        </w:rPr>
        <w:tab xmlns:w="http://schemas.openxmlformats.org/wordprocessingml/2006/main"/>
      </w:r>
      <w:r xmlns:w="http://schemas.openxmlformats.org/wordprocessingml/2006/main">
        <w:rPr>
          <w:b/>
          <w:bCs/>
          <w:snapToGrid/>
          <w:color w:val="525252"/>
          <w:sz w:val="22"/>
          <w:szCs w:val="22"/>
        </w:rPr>
        <w:t xml:space="preserve">//special information for utility bills</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b/>
          <w:bCs/>
          <w:snapToGrid/>
          <w:color w:val="525252"/>
          <w:sz w:val="22"/>
          <w:szCs w:val="22"/>
        </w:rPr>
        <w:t xml:space="preserve">"summarizeInfo":{ </w:t>
      </w:r>
      <w:r xmlns:w="http://schemas.openxmlformats.org/wordprocessingml/2006/main">
        <w:rPr>
          <w:b/>
          <w:bCs/>
          <w:snapToGrid/>
          <w:color w:val="525252"/>
          <w:sz w:val="22"/>
          <w:szCs w:val="22"/>
        </w:rPr>
        <w:tab xmlns:w="http://schemas.openxmlformats.org/wordprocessingml/2006/main"/>
      </w:r>
      <w:r xmlns:w="http://schemas.openxmlformats.org/wordprocessingml/2006/main">
        <w:rPr>
          <w:b/>
          <w:bCs/>
          <w:snapToGrid/>
          <w:color w:val="525252"/>
          <w:sz w:val="22"/>
          <w:szCs w:val="22"/>
        </w:rPr>
        <w:t xml:space="preserve">//invoice summarize information</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b/>
          <w:bCs/>
          <w:snapToGrid/>
          <w:color w:val="525252"/>
          <w:sz w:val="22"/>
          <w:szCs w:val="22"/>
        </w:rPr>
        <w:t xml:space="preserve">"taxBreakdowns":[ </w:t>
      </w:r>
      <w:r xmlns:w="http://schemas.openxmlformats.org/wordprocessingml/2006/main">
        <w:rPr>
          <w:b/>
          <w:bCs/>
          <w:snapToGrid/>
          <w:color w:val="525252"/>
          <w:sz w:val="22"/>
          <w:szCs w:val="22"/>
        </w:rPr>
        <w:tab xmlns:w="http://schemas.openxmlformats.org/wordprocessingml/2006/main"/>
      </w:r>
      <w:r xmlns:w="http://schemas.openxmlformats.org/wordprocessingml/2006/main">
        <w:rPr>
          <w:b/>
          <w:bCs/>
          <w:snapToGrid/>
          <w:color w:val="525252"/>
          <w:sz w:val="22"/>
          <w:szCs w:val="22"/>
        </w:rPr>
        <w:t xml:space="preserve">//information for grouping invoices according to tax rate</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0"/>
        <w:jc w:val="both"/>
        <w:rPr>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snapToGrid w:val="0"/>
        <w:ind w:left="360"/>
        <w:jc w:val="both"/>
        <w:rPr>
          <w:sz w:val="22"/>
          <w:szCs w:val="22"/>
        </w:rPr>
      </w:pPr>
      <w:r xmlns:w="http://schemas.openxmlformats.org/wordprocessingml/2006/main">
        <w:rPr>
          <w:sz w:val="22"/>
          <w:szCs w:val="22"/>
        </w:rPr>
        <w:t xml:space="preserve">Describe:</w:t>
      </w:r>
    </w:p>
    <w:tbl>
      <w:tblPr>
        <w:tblStyle w:val="14"/>
        <w:tblW w:w="99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0"/>
        <w:gridCol w:w="7830"/>
      </w:tblGrid>
      <w:tr>
        <w:trPr>
          <w:trHeight w:val="350" w:hRule="atLeast"/>
        </w:trPr>
        <w:tc>
          <w:tcPr>
            <w:tcW w:w="2070" w:type="dxa"/>
            <w:shd w:val="clear" w:color="auto" w:fill="EEECE1"/>
            <w:noWrap w:val="0"/>
            <w:vAlign w:val="top"/>
          </w:tcPr>
          <w:p>
            <w:pPr xmlns:w="http://schemas.openxmlformats.org/wordprocessingml/2006/main">
              <w:jc w:val="center"/>
              <w:rPr>
                <w:b/>
                <w:sz w:val="22"/>
                <w:szCs w:val="22"/>
              </w:rPr>
            </w:pPr>
            <w:r xmlns:w="http://schemas.openxmlformats.org/wordprocessingml/2006/main">
              <w:rPr>
                <w:b/>
                <w:sz w:val="22"/>
                <w:szCs w:val="22"/>
              </w:rPr>
              <w:t xml:space="preserve">School's name</w:t>
            </w:r>
          </w:p>
        </w:tc>
        <w:tc>
          <w:tcPr>
            <w:tcW w:w="7830" w:type="dxa"/>
            <w:shd w:val="clear" w:color="auto" w:fill="EEECE1"/>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Describe</w:t>
            </w:r>
          </w:p>
        </w:tc>
      </w:tr>
      <w:tr>
        <w:tc>
          <w:tcPr>
            <w:tcW w:w="2070" w:type="dxa"/>
            <w:noWrap w:val="0"/>
            <w:vAlign w:val="top"/>
          </w:tcPr>
          <w:p>
            <w:pPr xmlns:w="http://schemas.openxmlformats.org/wordprocessingml/2006/main">
              <w:spacing w:before="0"/>
              <w:ind w:left="0"/>
              <w:jc w:val="both"/>
              <w:rPr>
                <w:sz w:val="22"/>
                <w:szCs w:val="22"/>
              </w:rPr>
            </w:pPr>
            <w:r xmlns:w="http://schemas.openxmlformats.org/wordprocessingml/2006/main">
              <w:rPr>
                <w:b/>
                <w:bCs/>
                <w:snapToGrid/>
                <w:color w:val="525252"/>
                <w:sz w:val="22"/>
                <w:szCs w:val="22"/>
              </w:rPr>
              <w:t xml:space="preserve">generalInvoiceInfo</w:t>
            </w:r>
          </w:p>
        </w:tc>
        <w:tc>
          <w:tcPr>
            <w:tcW w:w="7830"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This is general information for issuing invoices, including invoice template symbol, invoice symbol, invoice type, date of issue, etc.</w:t>
            </w:r>
          </w:p>
        </w:tc>
      </w:tr>
      <w:tr>
        <w:tc>
          <w:tcPr>
            <w:tcW w:w="2070" w:type="dxa"/>
            <w:noWrap w:val="0"/>
            <w:vAlign w:val="top"/>
          </w:tcPr>
          <w:p>
            <w:pPr xmlns:w="http://schemas.openxmlformats.org/wordprocessingml/2006/main">
              <w:spacing w:before="0"/>
              <w:ind w:left="0"/>
              <w:jc w:val="both"/>
              <w:rPr>
                <w:b/>
                <w:bCs/>
                <w:snapToGrid/>
                <w:color w:val="525252"/>
                <w:sz w:val="22"/>
                <w:szCs w:val="22"/>
              </w:rPr>
            </w:pPr>
            <w:r xmlns:w="http://schemas.openxmlformats.org/wordprocessingml/2006/main">
              <w:rPr>
                <w:b/>
                <w:bCs/>
                <w:snapToGrid/>
                <w:color w:val="525252"/>
                <w:sz w:val="22"/>
                <w:szCs w:val="22"/>
              </w:rPr>
              <w:t xml:space="preserve">sellerInfo</w:t>
            </w:r>
          </w:p>
        </w:tc>
        <w:tc>
          <w:tcPr>
            <w:tcW w:w="7830"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Information about the seller on the invoice. In case the integrator sends the MST, the system will take all the data sent by the integrator, if not, the system will get the information configured on the system.</w:t>
            </w:r>
          </w:p>
        </w:tc>
      </w:tr>
      <w:tr>
        <w:tc>
          <w:tcPr>
            <w:tcW w:w="2070" w:type="dxa"/>
            <w:noWrap w:val="0"/>
            <w:vAlign w:val="top"/>
          </w:tcPr>
          <w:p>
            <w:pPr xmlns:w="http://schemas.openxmlformats.org/wordprocessingml/2006/main">
              <w:spacing w:before="0"/>
              <w:ind w:left="0"/>
              <w:jc w:val="both"/>
              <w:rPr>
                <w:b/>
                <w:bCs/>
                <w:snapToGrid/>
                <w:color w:val="525252"/>
                <w:sz w:val="22"/>
                <w:szCs w:val="22"/>
              </w:rPr>
            </w:pPr>
            <w:r xmlns:w="http://schemas.openxmlformats.org/wordprocessingml/2006/main">
              <w:rPr>
                <w:b/>
                <w:bCs/>
                <w:snapToGrid/>
                <w:color w:val="525252"/>
                <w:sz w:val="22"/>
                <w:szCs w:val="22"/>
              </w:rPr>
              <w:t xml:space="preserve">buyerInfo</w:t>
            </w:r>
          </w:p>
        </w:tc>
        <w:tc>
          <w:tcPr>
            <w:tcW w:w="7830"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Information about the buyer on the invoice</w:t>
            </w:r>
          </w:p>
        </w:tc>
      </w:tr>
      <w:tr>
        <w:tc>
          <w:tcPr>
            <w:tcW w:w="2070" w:type="dxa"/>
            <w:noWrap w:val="0"/>
            <w:vAlign w:val="top"/>
          </w:tcPr>
          <w:p>
            <w:pPr xmlns:w="http://schemas.openxmlformats.org/wordprocessingml/2006/main">
              <w:spacing w:before="0"/>
              <w:ind w:left="0"/>
              <w:jc w:val="both"/>
              <w:rPr>
                <w:b/>
                <w:bCs/>
                <w:snapToGrid/>
                <w:color w:val="525252"/>
                <w:sz w:val="22"/>
                <w:szCs w:val="22"/>
              </w:rPr>
            </w:pPr>
            <w:r xmlns:w="http://schemas.openxmlformats.org/wordprocessingml/2006/main">
              <w:rPr>
                <w:b/>
                <w:bCs/>
                <w:snapToGrid/>
                <w:color w:val="525252"/>
                <w:sz w:val="22"/>
                <w:szCs w:val="22"/>
              </w:rPr>
              <w:t xml:space="preserve">extAttribute</w:t>
            </w:r>
          </w:p>
        </w:tc>
        <w:tc>
          <w:tcPr>
            <w:tcW w:w="7830"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Expanded data field, for further customization on the invoice template.</w:t>
            </w:r>
          </w:p>
        </w:tc>
      </w:tr>
      <w:tr>
        <w:tc>
          <w:tcPr>
            <w:tcW w:w="2070" w:type="dxa"/>
            <w:noWrap w:val="0"/>
            <w:vAlign w:val="top"/>
          </w:tcPr>
          <w:p>
            <w:pPr xmlns:w="http://schemas.openxmlformats.org/wordprocessingml/2006/main">
              <w:spacing w:before="0"/>
              <w:ind w:left="0"/>
              <w:jc w:val="both"/>
              <w:rPr>
                <w:b/>
                <w:bCs/>
                <w:snapToGrid/>
                <w:color w:val="525252"/>
                <w:sz w:val="22"/>
                <w:szCs w:val="22"/>
              </w:rPr>
            </w:pPr>
            <w:r xmlns:w="http://schemas.openxmlformats.org/wordprocessingml/2006/main">
              <w:rPr>
                <w:b/>
                <w:bCs/>
                <w:snapToGrid/>
                <w:color w:val="525252"/>
                <w:sz w:val="22"/>
                <w:szCs w:val="22"/>
              </w:rPr>
              <w:t xml:space="preserve">payments</w:t>
            </w:r>
          </w:p>
        </w:tc>
        <w:tc>
          <w:tcPr>
            <w:tcW w:w="7830"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Payment method name of the invoice.</w:t>
            </w:r>
          </w:p>
        </w:tc>
      </w:tr>
      <w:tr>
        <w:tc>
          <w:tcPr>
            <w:tcW w:w="2070" w:type="dxa"/>
            <w:noWrap w:val="0"/>
            <w:vAlign w:val="top"/>
          </w:tcPr>
          <w:p>
            <w:pPr xmlns:w="http://schemas.openxmlformats.org/wordprocessingml/2006/main">
              <w:spacing w:before="0"/>
              <w:ind w:left="0"/>
              <w:jc w:val="both"/>
              <w:rPr>
                <w:b/>
                <w:bCs/>
                <w:snapToGrid/>
                <w:color w:val="525252"/>
                <w:sz w:val="22"/>
                <w:szCs w:val="22"/>
              </w:rPr>
            </w:pPr>
            <w:r xmlns:w="http://schemas.openxmlformats.org/wordprocessingml/2006/main">
              <w:rPr>
                <w:b/>
                <w:bCs/>
                <w:snapToGrid/>
                <w:color w:val="525252"/>
                <w:sz w:val="22"/>
                <w:szCs w:val="22"/>
              </w:rPr>
              <w:t xml:space="preserve">itemInfo</w:t>
            </w:r>
          </w:p>
        </w:tc>
        <w:tc>
          <w:tcPr>
            <w:tcW w:w="7830"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Detailed goods information of the invoice.</w:t>
            </w:r>
          </w:p>
        </w:tc>
      </w:tr>
      <w:tr>
        <w:tc>
          <w:tcPr>
            <w:tcW w:w="2070" w:type="dxa"/>
            <w:noWrap w:val="0"/>
            <w:vAlign w:val="top"/>
          </w:tcPr>
          <w:p>
            <w:pPr xmlns:w="http://schemas.openxmlformats.org/wordprocessingml/2006/main">
              <w:spacing w:before="0"/>
              <w:ind w:left="0"/>
              <w:jc w:val="both"/>
              <w:rPr>
                <w:b/>
                <w:bCs/>
                <w:snapToGrid/>
                <w:color w:val="525252"/>
                <w:sz w:val="22"/>
                <w:szCs w:val="22"/>
              </w:rPr>
            </w:pPr>
            <w:r xmlns:w="http://schemas.openxmlformats.org/wordprocessingml/2006/main">
              <w:rPr>
                <w:b/>
                <w:bCs/>
                <w:snapToGrid/>
                <w:color w:val="525252"/>
                <w:sz w:val="22"/>
                <w:szCs w:val="22"/>
              </w:rPr>
              <w:t xml:space="preserve">taxBreakdowns</w:t>
            </w:r>
          </w:p>
        </w:tc>
        <w:tc>
          <w:tcPr>
            <w:tcW w:w="783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Summarize invoice tax rate information by tax rate, for example -2, -1, 0, 5, 10</w:t>
            </w:r>
          </w:p>
        </w:tc>
      </w:tr>
      <w:tr>
        <w:tc>
          <w:tcPr>
            <w:tcW w:w="2070" w:type="dxa"/>
            <w:noWrap w:val="0"/>
            <w:vAlign w:val="top"/>
          </w:tcPr>
          <w:p>
            <w:pPr xmlns:w="http://schemas.openxmlformats.org/wordprocessingml/2006/main">
              <w:spacing w:before="0"/>
              <w:ind w:left="0"/>
              <w:jc w:val="both"/>
              <w:rPr>
                <w:b/>
                <w:bCs/>
                <w:snapToGrid/>
                <w:color w:val="525252"/>
                <w:sz w:val="22"/>
                <w:szCs w:val="22"/>
              </w:rPr>
            </w:pPr>
            <w:r xmlns:w="http://schemas.openxmlformats.org/wordprocessingml/2006/main">
              <w:rPr>
                <w:b/>
                <w:bCs/>
                <w:snapToGrid/>
                <w:color w:val="525252"/>
                <w:sz w:val="22"/>
                <w:szCs w:val="22"/>
              </w:rPr>
              <w:t xml:space="preserve">summarizeInfo</w:t>
            </w:r>
          </w:p>
        </w:tc>
        <w:tc>
          <w:tcPr>
            <w:tcW w:w="7830"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Summarize the cost of the entire invoice</w:t>
            </w:r>
          </w:p>
        </w:tc>
      </w:tr>
      <w:tr>
        <w:tc>
          <w:tcPr>
            <w:tcW w:w="2070" w:type="dxa"/>
            <w:noWrap w:val="0"/>
            <w:vAlign w:val="top"/>
          </w:tcPr>
          <w:p>
            <w:pPr xmlns:w="http://schemas.openxmlformats.org/wordprocessingml/2006/main">
              <w:spacing w:before="0"/>
              <w:ind w:left="0"/>
              <w:jc w:val="both"/>
              <w:rPr>
                <w:b/>
                <w:bCs/>
                <w:snapToGrid/>
                <w:color w:val="525252"/>
                <w:sz w:val="22"/>
                <w:szCs w:val="22"/>
              </w:rPr>
            </w:pPr>
            <w:r xmlns:w="http://schemas.openxmlformats.org/wordprocessingml/2006/main">
              <w:rPr>
                <w:b/>
                <w:bCs/>
                <w:snapToGrid/>
                <w:color w:val="525252"/>
                <w:sz w:val="22"/>
                <w:szCs w:val="22"/>
              </w:rPr>
              <w:t xml:space="preserve">metadata</w:t>
            </w:r>
          </w:p>
        </w:tc>
        <w:tc>
          <w:tcPr>
            <w:tcW w:w="7830"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Invoice dynamic field information</w:t>
            </w:r>
          </w:p>
        </w:tc>
      </w:tr>
      <w:tr>
        <w:tc>
          <w:tcPr>
            <w:tcW w:w="2070" w:type="dxa"/>
            <w:noWrap w:val="0"/>
            <w:vAlign w:val="top"/>
          </w:tcPr>
          <w:p>
            <w:pPr xmlns:w="http://schemas.openxmlformats.org/wordprocessingml/2006/main">
              <w:spacing w:before="0"/>
              <w:ind w:left="0"/>
              <w:jc w:val="both"/>
              <w:rPr>
                <w:b/>
                <w:bCs/>
                <w:snapToGrid/>
                <w:color w:val="525252"/>
                <w:sz w:val="22"/>
                <w:szCs w:val="22"/>
              </w:rPr>
            </w:pPr>
            <w:r xmlns:w="http://schemas.openxmlformats.org/wordprocessingml/2006/main">
              <w:rPr>
                <w:b/>
                <w:bCs/>
                <w:snapToGrid/>
                <w:color w:val="525252"/>
                <w:sz w:val="22"/>
                <w:szCs w:val="22"/>
              </w:rPr>
              <w:t xml:space="preserve">meterReading</w:t>
            </w:r>
          </w:p>
        </w:tc>
        <w:tc>
          <w:tcPr>
            <w:tcW w:w="7830"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Special information, for electricity/water bills.</w:t>
            </w:r>
          </w:p>
        </w:tc>
      </w:tr>
    </w:tbl>
    <w:p>
      <w:pPr xmlns:w="http://schemas.openxmlformats.org/wordprocessingml/2006/main">
        <w:pStyle w:val="20"/>
        <w:rPr>
          <w:sz w:val="22"/>
          <w:szCs w:val="22"/>
        </w:rPr>
      </w:pPr>
      <w:bookmarkStart xmlns:w="http://schemas.openxmlformats.org/wordprocessingml/2006/main" w:id="15" w:name="_Toc115266171"/>
      <w:r xmlns:w="http://schemas.openxmlformats.org/wordprocessingml/2006/main">
        <w:rPr>
          <w:sz w:val="22"/>
          <w:szCs w:val="22"/>
        </w:rPr>
        <w:t xml:space="preserve">generalInvoiceInfo</w:t>
      </w:r>
      <w:bookmarkEnd xmlns:w="http://schemas.openxmlformats.org/wordprocessingml/2006/main" w:id="15"/>
    </w:p>
    <w:p>
      <w:pPr xmlns:w="http://schemas.openxmlformats.org/wordprocessingml/2006/main">
        <w:pStyle w:val="4"/>
        <w:rPr>
          <w:sz w:val="22"/>
          <w:szCs w:val="22"/>
        </w:rPr>
      </w:pPr>
      <w:r xmlns:w="http://schemas.openxmlformats.org/wordprocessingml/2006/main">
        <w:rPr>
          <w:sz w:val="22"/>
          <w:szCs w:val="22"/>
        </w:rPr>
        <w:t xml:space="preserve">Contains basic information of the invoice,</w:t>
      </w:r>
    </w:p>
    <w:tbl>
      <w:tblPr>
        <w:tblStyle w:val="14"/>
        <w:tblW w:w="99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0"/>
        <w:gridCol w:w="2466"/>
        <w:gridCol w:w="5364"/>
      </w:tblGrid>
      <w:tr>
        <w:trPr>
          <w:trHeight w:val="395" w:hRule="atLeast"/>
        </w:trPr>
        <w:tc>
          <w:tcPr>
            <w:tcW w:w="2070" w:type="dxa"/>
            <w:shd w:val="clear" w:color="auto" w:fill="EEECE1"/>
            <w:noWrap w:val="0"/>
            <w:vAlign w:val="top"/>
          </w:tcPr>
          <w:p>
            <w:pPr xmlns:w="http://schemas.openxmlformats.org/wordprocessingml/2006/main">
              <w:jc w:val="center"/>
              <w:rPr>
                <w:b/>
                <w:sz w:val="22"/>
                <w:szCs w:val="22"/>
              </w:rPr>
            </w:pPr>
            <w:r xmlns:w="http://schemas.openxmlformats.org/wordprocessingml/2006/main">
              <w:rPr>
                <w:b/>
                <w:sz w:val="22"/>
                <w:szCs w:val="22"/>
              </w:rPr>
              <w:t xml:space="preserve">School's name</w:t>
            </w:r>
          </w:p>
        </w:tc>
        <w:tc>
          <w:tcPr>
            <w:tcW w:w="2466" w:type="dxa"/>
            <w:shd w:val="clear" w:color="auto" w:fill="EEECE1"/>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Datatypes</w:t>
            </w:r>
          </w:p>
        </w:tc>
        <w:tc>
          <w:tcPr>
            <w:tcW w:w="5364" w:type="dxa"/>
            <w:shd w:val="clear" w:color="auto" w:fill="EEECE1"/>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Describe</w:t>
            </w:r>
          </w:p>
        </w:tc>
      </w:tr>
      <w:tr>
        <w:tc>
          <w:tcPr>
            <w:tcW w:w="207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invoiceType</w:t>
            </w:r>
          </w:p>
        </w:tc>
        <w:tc>
          <w:tcPr>
            <w:tcW w:w="246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The Invoice Type Code accepts only the following values:</w:t>
            </w:r>
          </w:p>
          <w:p>
            <w:pPr xmlns:w="http://schemas.openxmlformats.org/wordprocessingml/2006/main">
              <w:spacing w:before="0"/>
              <w:ind w:left="0"/>
              <w:jc w:val="both"/>
              <w:rPr>
                <w:i/>
                <w:sz w:val="22"/>
                <w:szCs w:val="22"/>
              </w:rPr>
            </w:pPr>
            <w:r xmlns:w="http://schemas.openxmlformats.org/wordprocessingml/2006/main">
              <w:rPr>
                <w:b/>
                <w:sz w:val="22"/>
                <w:szCs w:val="22"/>
              </w:rPr>
              <w:t xml:space="preserve">Circular 32 </w:t>
            </w:r>
            <w:r xmlns:w="http://schemas.openxmlformats.org/wordprocessingml/2006/main">
              <w:rPr>
                <w:sz w:val="22"/>
                <w:szCs w:val="22"/>
              </w:rPr>
              <w:t xml:space="preserve">: 01GTKT, 02GTTT, 07KPTQ, 03XKNB, 04HGDL, 01BLP. Comply with the regulations on invoice type symbols of the Circular guiding the implementation of Decree No. 51/2010/ND-CP. </w:t>
            </w:r>
            <w:r xmlns:w="http://schemas.openxmlformats.org/wordprocessingml/2006/main">
              <w:rPr>
                <w:i/>
                <w:sz w:val="22"/>
                <w:szCs w:val="22"/>
              </w:rPr>
              <w:t xml:space="preserve">For details, see PL1 Circular 39/2014/TT-BTC.</w:t>
            </w:r>
          </w:p>
          <w:p>
            <w:pPr xmlns:w="http://schemas.openxmlformats.org/wordprocessingml/2006/main">
              <w:spacing w:before="0"/>
              <w:ind w:left="41"/>
              <w:jc w:val="both"/>
              <w:rPr>
                <w:sz w:val="22"/>
                <w:szCs w:val="22"/>
              </w:rPr>
            </w:pPr>
            <w:r xmlns:w="http://schemas.openxmlformats.org/wordprocessingml/2006/main">
              <w:rPr>
                <w:b/>
                <w:sz w:val="22"/>
                <w:szCs w:val="22"/>
              </w:rPr>
              <w:t xml:space="preserve">Circular 78: </w:t>
            </w:r>
            <w:r xmlns:w="http://schemas.openxmlformats.org/wordprocessingml/2006/main">
              <w:rPr>
                <w:sz w:val="22"/>
                <w:szCs w:val="22"/>
              </w:rPr>
              <w:t xml:space="preserve">1, 2, 3, 4. Comply with Circular 78/2021/TT-BTC</w:t>
            </w:r>
          </w:p>
          <w:p>
            <w:pPr xmlns:w="http://schemas.openxmlformats.org/wordprocessingml/2006/main">
              <w:spacing w:before="0"/>
              <w:ind w:left="41"/>
              <w:jc w:val="both"/>
              <w:rPr>
                <w:bCs/>
                <w:sz w:val="22"/>
                <w:szCs w:val="22"/>
              </w:rPr>
            </w:pPr>
            <w:r xmlns:w="http://schemas.openxmlformats.org/wordprocessingml/2006/main">
              <w:rPr>
                <w:b/>
                <w:sz w:val="22"/>
                <w:szCs w:val="22"/>
              </w:rPr>
              <w:t xml:space="preserve">Note: </w:t>
            </w:r>
            <w:r xmlns:w="http://schemas.openxmlformats.org/wordprocessingml/2006/main">
              <w:rPr>
                <w:sz w:val="22"/>
                <w:szCs w:val="22"/>
              </w:rPr>
              <w:t xml:space="preserve">at a time, businesses can use many types of invoices.</w:t>
            </w:r>
          </w:p>
        </w:tc>
      </w:tr>
      <w:tr>
        <w:tc>
          <w:tcPr>
            <w:tcW w:w="207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templateCode</w:t>
            </w:r>
          </w:p>
        </w:tc>
        <w:tc>
          <w:tcPr>
            <w:tcW w:w="246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N/A</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Invoice sample symbol, complying with the regulations on invoice template symbol of the Circular guiding the implementation</w:t>
            </w:r>
          </w:p>
          <w:p>
            <w:pPr xmlns:w="http://schemas.openxmlformats.org/wordprocessingml/2006/main">
              <w:spacing w:before="0"/>
              <w:ind w:left="41"/>
              <w:jc w:val="both"/>
              <w:rPr>
                <w:sz w:val="22"/>
                <w:szCs w:val="22"/>
              </w:rPr>
            </w:pPr>
            <w:r xmlns:w="http://schemas.openxmlformats.org/wordprocessingml/2006/main">
              <w:rPr>
                <w:b/>
                <w:sz w:val="22"/>
                <w:szCs w:val="22"/>
              </w:rPr>
              <w:t xml:space="preserve">Circular 32: </w:t>
            </w:r>
            <w:r xmlns:w="http://schemas.openxmlformats.org/wordprocessingml/2006/main">
              <w:rPr>
                <w:sz w:val="22"/>
                <w:szCs w:val="22"/>
              </w:rPr>
              <w:t xml:space="preserve">Decree No. 51/2010/ND-CP</w:t>
            </w:r>
          </w:p>
          <w:p>
            <w:pPr xmlns:w="http://schemas.openxmlformats.org/wordprocessingml/2006/main">
              <w:spacing w:before="0"/>
              <w:ind w:left="41"/>
              <w:jc w:val="both"/>
              <w:rPr>
                <w:sz w:val="22"/>
                <w:szCs w:val="22"/>
              </w:rPr>
            </w:pPr>
            <w:r xmlns:w="http://schemas.openxmlformats.org/wordprocessingml/2006/main">
              <w:rPr>
                <w:sz w:val="22"/>
                <w:szCs w:val="22"/>
              </w:rPr>
              <w:t xml:space="preserve">Example 01GTKT0/001, where</w:t>
            </w:r>
          </w:p>
          <w:p>
            <w:pPr xmlns:w="http://schemas.openxmlformats.org/wordprocessingml/2006/main">
              <w:spacing w:before="0"/>
              <w:ind w:left="41"/>
              <w:jc w:val="both"/>
              <w:rPr>
                <w:sz w:val="22"/>
                <w:szCs w:val="22"/>
              </w:rPr>
            </w:pPr>
            <w:r xmlns:w="http://schemas.openxmlformats.org/wordprocessingml/2006/main">
              <w:rPr>
                <w:sz w:val="22"/>
                <w:szCs w:val="22"/>
              </w:rPr>
              <w:t xml:space="preserve">01GTKT: invoice type symbol</w:t>
            </w:r>
          </w:p>
          <w:p>
            <w:pPr xmlns:w="http://schemas.openxmlformats.org/wordprocessingml/2006/main">
              <w:spacing w:before="0"/>
              <w:ind w:left="41"/>
              <w:jc w:val="both"/>
              <w:rPr>
                <w:sz w:val="22"/>
                <w:szCs w:val="22"/>
              </w:rPr>
            </w:pPr>
            <w:r xmlns:w="http://schemas.openxmlformats.org/wordprocessingml/2006/main">
              <w:rPr>
                <w:sz w:val="22"/>
                <w:szCs w:val="22"/>
              </w:rPr>
              <w:t xml:space="preserve">0: contact number, for e-invoices is always 0</w:t>
            </w:r>
          </w:p>
          <w:p>
            <w:pPr xmlns:w="http://schemas.openxmlformats.org/wordprocessingml/2006/main">
              <w:spacing w:before="0"/>
              <w:ind w:left="41"/>
              <w:jc w:val="both"/>
              <w:rPr>
                <w:sz w:val="22"/>
                <w:szCs w:val="22"/>
              </w:rPr>
            </w:pPr>
            <w:r xmlns:w="http://schemas.openxmlformats.org/wordprocessingml/2006/main">
              <w:rPr>
                <w:sz w:val="22"/>
                <w:szCs w:val="22"/>
              </w:rPr>
              <w:t xml:space="preserve">001: sequential number increases according to the number of enterprise samples registered with the tax authority</w:t>
            </w:r>
          </w:p>
          <w:p>
            <w:pPr xmlns:w="http://schemas.openxmlformats.org/wordprocessingml/2006/main">
              <w:spacing w:before="0"/>
              <w:ind w:left="41"/>
              <w:jc w:val="both"/>
              <w:rPr>
                <w:i/>
                <w:sz w:val="22"/>
                <w:szCs w:val="22"/>
              </w:rPr>
            </w:pPr>
            <w:r xmlns:w="http://schemas.openxmlformats.org/wordprocessingml/2006/main">
              <w:rPr>
                <w:i/>
                <w:sz w:val="22"/>
                <w:szCs w:val="22"/>
              </w:rPr>
              <w:t xml:space="preserve">For details, see PL1 Circular 39/2014/TT-BTC</w:t>
            </w:r>
          </w:p>
          <w:p>
            <w:pPr xmlns:w="http://schemas.openxmlformats.org/wordprocessingml/2006/main">
              <w:spacing w:before="0"/>
              <w:ind w:left="0"/>
              <w:jc w:val="both"/>
              <w:rPr>
                <w:sz w:val="22"/>
                <w:szCs w:val="22"/>
              </w:rPr>
            </w:pPr>
            <w:r xmlns:w="http://schemas.openxmlformats.org/wordprocessingml/2006/main">
              <w:rPr>
                <w:b/>
                <w:sz w:val="22"/>
                <w:szCs w:val="22"/>
              </w:rPr>
              <w:t xml:space="preserve">Circular 78: </w:t>
            </w:r>
            <w:r xmlns:w="http://schemas.openxmlformats.org/wordprocessingml/2006/main">
              <w:rPr>
                <w:sz w:val="22"/>
                <w:szCs w:val="22"/>
              </w:rPr>
              <w:t xml:space="preserve">For example: 1/001 in there</w:t>
            </w:r>
          </w:p>
          <w:p>
            <w:pPr xmlns:w="http://schemas.openxmlformats.org/wordprocessingml/2006/main">
              <w:spacing w:before="0"/>
              <w:ind w:left="0"/>
              <w:jc w:val="both"/>
              <w:rPr>
                <w:sz w:val="22"/>
                <w:szCs w:val="22"/>
              </w:rPr>
            </w:pPr>
            <w:r xmlns:w="http://schemas.openxmlformats.org/wordprocessingml/2006/main">
              <w:rPr>
                <w:sz w:val="22"/>
                <w:szCs w:val="22"/>
              </w:rPr>
              <w:t xml:space="preserve">1: Invoice type symbol</w:t>
            </w:r>
          </w:p>
          <w:p>
            <w:pPr xmlns:w="http://schemas.openxmlformats.org/wordprocessingml/2006/main">
              <w:spacing w:before="0"/>
              <w:ind w:left="0"/>
              <w:jc w:val="both"/>
              <w:rPr>
                <w:sz w:val="22"/>
                <w:szCs w:val="22"/>
              </w:rPr>
            </w:pPr>
            <w:r xmlns:w="http://schemas.openxmlformats.org/wordprocessingml/2006/main">
              <w:rPr>
                <w:sz w:val="22"/>
                <w:szCs w:val="22"/>
              </w:rPr>
              <w:t xml:space="preserve">001: In ascending order according to the number of enterprise samples registered with the tax authority</w:t>
            </w:r>
          </w:p>
          <w:p>
            <w:pPr xmlns:w="http://schemas.openxmlformats.org/wordprocessingml/2006/main">
              <w:spacing w:before="0"/>
              <w:ind w:left="0"/>
              <w:jc w:val="both"/>
              <w:rPr>
                <w:sz w:val="22"/>
                <w:szCs w:val="22"/>
              </w:rPr>
            </w:pPr>
            <w:r xmlns:w="http://schemas.openxmlformats.org/wordprocessingml/2006/main">
              <w:rPr>
                <w:i/>
                <w:sz w:val="22"/>
                <w:szCs w:val="22"/>
              </w:rPr>
              <w:t xml:space="preserve">Details in Clause 1, Article 3 of Circular </w:t>
            </w:r>
            <w:r xmlns:w="http://schemas.openxmlformats.org/wordprocessingml/2006/main">
              <w:rPr>
                <w:i/>
                <w:sz w:val="22"/>
                <w:szCs w:val="22"/>
                <w:lang w:val="en"/>
              </w:rPr>
              <w:t xml:space="preserve">78 </w:t>
            </w:r>
            <w:r xmlns:w="http://schemas.openxmlformats.org/wordprocessingml/2006/main">
              <w:rPr>
                <w:i/>
                <w:sz w:val="22"/>
                <w:szCs w:val="22"/>
              </w:rPr>
              <w:t xml:space="preserve">/2019/TT-BTC</w:t>
            </w:r>
          </w:p>
          <w:p>
            <w:pPr xmlns:w="http://schemas.openxmlformats.org/wordprocessingml/2006/main">
              <w:spacing w:before="0"/>
              <w:ind w:left="41"/>
              <w:jc w:val="both"/>
              <w:rPr>
                <w:sz w:val="22"/>
                <w:szCs w:val="22"/>
              </w:rPr>
            </w:pPr>
            <w:r xmlns:w="http://schemas.openxmlformats.org/wordprocessingml/2006/main">
              <w:rPr>
                <w:b/>
                <w:sz w:val="22"/>
                <w:szCs w:val="22"/>
              </w:rPr>
              <w:t xml:space="preserve">Note: </w:t>
            </w:r>
            <w:r xmlns:w="http://schemas.openxmlformats.org/wordprocessingml/2006/main">
              <w:rPr>
                <w:sz w:val="22"/>
                <w:szCs w:val="22"/>
              </w:rPr>
              <w:t xml:space="preserve">a business can have multiple invoice templates at a time.</w:t>
            </w:r>
          </w:p>
          <w:p>
            <w:pPr>
              <w:spacing w:before="0"/>
              <w:ind w:left="41"/>
              <w:jc w:val="both"/>
              <w:rPr>
                <w:bCs/>
                <w:sz w:val="22"/>
                <w:szCs w:val="22"/>
              </w:rPr>
            </w:pPr>
          </w:p>
        </w:tc>
      </w:tr>
      <w:tr>
        <w:tc>
          <w:tcPr>
            <w:tcW w:w="207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invoiceSeries. invoiceSeries</w:t>
            </w:r>
          </w:p>
        </w:tc>
        <w:tc>
          <w:tcPr>
            <w:tcW w:w="246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 NA</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 7</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 ^[a-zA-Z0-9/]*$</w:t>
            </w:r>
          </w:p>
        </w:tc>
        <w:tc>
          <w:tcPr>
            <w:tcW w:w="5364"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Is "invoice symbol" in compliance with the rules of creating invoice symbols of the Circular guiding the implementation</w:t>
            </w:r>
          </w:p>
          <w:p>
            <w:pPr xmlns:w="http://schemas.openxmlformats.org/wordprocessingml/2006/main">
              <w:spacing w:before="0"/>
              <w:ind w:left="41"/>
              <w:jc w:val="both"/>
              <w:rPr>
                <w:sz w:val="22"/>
                <w:szCs w:val="22"/>
              </w:rPr>
            </w:pPr>
            <w:r xmlns:w="http://schemas.openxmlformats.org/wordprocessingml/2006/main">
              <w:rPr>
                <w:b/>
                <w:sz w:val="22"/>
                <w:szCs w:val="22"/>
              </w:rPr>
              <w:t xml:space="preserve">Circular 32: </w:t>
            </w:r>
            <w:r xmlns:w="http://schemas.openxmlformats.org/wordprocessingml/2006/main">
              <w:rPr>
                <w:sz w:val="22"/>
                <w:szCs w:val="22"/>
              </w:rPr>
              <w:t xml:space="preserve">Decree No. 51/2010/ND-CP.</w:t>
            </w:r>
          </w:p>
          <w:p>
            <w:pPr xmlns:w="http://schemas.openxmlformats.org/wordprocessingml/2006/main">
              <w:spacing w:before="0"/>
              <w:ind w:left="41"/>
              <w:jc w:val="both"/>
              <w:rPr>
                <w:sz w:val="22"/>
                <w:szCs w:val="22"/>
              </w:rPr>
            </w:pPr>
            <w:r xmlns:w="http://schemas.openxmlformats.org/wordprocessingml/2006/main">
              <w:rPr>
                <w:sz w:val="22"/>
                <w:szCs w:val="22"/>
              </w:rPr>
              <w:t xml:space="preserve">For example AA/20E.</w:t>
            </w:r>
          </w:p>
          <w:p>
            <w:pPr xmlns:w="http://schemas.openxmlformats.org/wordprocessingml/2006/main">
              <w:spacing w:before="0"/>
              <w:ind w:left="41"/>
              <w:jc w:val="both"/>
              <w:rPr>
                <w:i/>
                <w:sz w:val="22"/>
                <w:szCs w:val="22"/>
              </w:rPr>
            </w:pPr>
            <w:r xmlns:w="http://schemas.openxmlformats.org/wordprocessingml/2006/main">
              <w:rPr>
                <w:i/>
                <w:sz w:val="22"/>
                <w:szCs w:val="22"/>
              </w:rPr>
              <w:t xml:space="preserve">For details, see PL1 Circular 39/2014/TT-BTC</w:t>
            </w:r>
          </w:p>
          <w:p>
            <w:pPr xmlns:w="http://schemas.openxmlformats.org/wordprocessingml/2006/main">
              <w:spacing w:before="0"/>
              <w:ind w:left="41"/>
              <w:jc w:val="both"/>
              <w:rPr>
                <w:sz w:val="22"/>
                <w:szCs w:val="22"/>
              </w:rPr>
            </w:pPr>
            <w:r xmlns:w="http://schemas.openxmlformats.org/wordprocessingml/2006/main">
              <w:rPr>
                <w:b/>
                <w:sz w:val="22"/>
                <w:szCs w:val="22"/>
              </w:rPr>
              <w:t xml:space="preserve">Circular </w:t>
            </w:r>
            <w:r xmlns:w="http://schemas.openxmlformats.org/wordprocessingml/2006/main">
              <w:rPr>
                <w:b/>
                <w:sz w:val="22"/>
                <w:szCs w:val="22"/>
                <w:lang w:val="en"/>
              </w:rPr>
              <w:t xml:space="preserve">7 </w:t>
            </w:r>
            <w:r xmlns:w="http://schemas.openxmlformats.org/wordprocessingml/2006/main">
              <w:rPr>
                <w:b/>
                <w:sz w:val="22"/>
                <w:szCs w:val="22"/>
              </w:rPr>
              <w:t xml:space="preserve">8: </w:t>
            </w:r>
            <w:r xmlns:w="http://schemas.openxmlformats.org/wordprocessingml/2006/main">
              <w:rPr>
                <w:sz w:val="22"/>
                <w:szCs w:val="22"/>
              </w:rPr>
              <w:t xml:space="preserve">Example: K20TYY</w:t>
            </w:r>
          </w:p>
          <w:p>
            <w:pPr xmlns:w="http://schemas.openxmlformats.org/wordprocessingml/2006/main">
              <w:spacing w:before="0"/>
              <w:ind w:left="41"/>
              <w:jc w:val="both"/>
              <w:rPr>
                <w:sz w:val="22"/>
                <w:szCs w:val="22"/>
              </w:rPr>
            </w:pPr>
            <w:r xmlns:w="http://schemas.openxmlformats.org/wordprocessingml/2006/main">
              <w:rPr>
                <w:i/>
                <w:sz w:val="22"/>
                <w:szCs w:val="22"/>
              </w:rPr>
              <w:t xml:space="preserve">Details in Clause 1, Article 3 of Circular </w:t>
            </w:r>
            <w:r xmlns:w="http://schemas.openxmlformats.org/wordprocessingml/2006/main">
              <w:rPr>
                <w:i/>
                <w:sz w:val="22"/>
                <w:szCs w:val="22"/>
                <w:lang w:val="en"/>
              </w:rPr>
              <w:t xml:space="preserve">78 </w:t>
            </w:r>
            <w:r xmlns:w="http://schemas.openxmlformats.org/wordprocessingml/2006/main">
              <w:rPr>
                <w:i/>
                <w:sz w:val="22"/>
                <w:szCs w:val="22"/>
              </w:rPr>
              <w:t xml:space="preserve">/2019/TT-BTC</w:t>
            </w:r>
          </w:p>
          <w:p>
            <w:pPr xmlns:w="http://schemas.openxmlformats.org/wordprocessingml/2006/main">
              <w:spacing w:before="0"/>
              <w:ind w:left="41"/>
              <w:jc w:val="both"/>
              <w:rPr>
                <w:sz w:val="22"/>
                <w:szCs w:val="22"/>
              </w:rPr>
            </w:pPr>
            <w:r xmlns:w="http://schemas.openxmlformats.org/wordprocessingml/2006/main">
              <w:rPr>
                <w:b/>
                <w:sz w:val="22"/>
                <w:szCs w:val="22"/>
              </w:rPr>
              <w:t xml:space="preserve">Note: </w:t>
            </w:r>
            <w:r xmlns:w="http://schemas.openxmlformats.org/wordprocessingml/2006/main">
              <w:rPr>
                <w:sz w:val="22"/>
                <w:szCs w:val="22"/>
              </w:rPr>
              <w:t xml:space="preserve">A business can have multiple invoice symbols at a time.</w:t>
            </w:r>
          </w:p>
          <w:p>
            <w:pPr xmlns:w="http://schemas.openxmlformats.org/wordprocessingml/2006/main">
              <w:spacing w:before="0"/>
              <w:ind w:left="41"/>
              <w:jc w:val="both"/>
              <w:rPr>
                <w:bCs/>
                <w:sz w:val="22"/>
                <w:szCs w:val="22"/>
                <w:highlight w:val="yellow"/>
              </w:rPr>
            </w:pPr>
            <w:r xmlns:w="http://schemas.openxmlformats.org/wordprocessingml/2006/main">
              <w:rPr>
                <w:bCs/>
                <w:sz w:val="22"/>
                <w:szCs w:val="22"/>
                <w:highlight w:val="yellow"/>
              </w:rPr>
              <w:t xml:space="preserve">For invoices according to TT78, users are not required to transmit exactly two digits in the symbol according to the year of invoice issuance. In case the user transmits the wrong one (past or future year), the system still stores the symbol by year</w:t>
            </w:r>
          </w:p>
          <w:p>
            <w:pPr xmlns:w="http://schemas.openxmlformats.org/wordprocessingml/2006/main">
              <w:spacing w:before="0"/>
              <w:ind w:left="41"/>
              <w:jc w:val="both"/>
              <w:rPr>
                <w:bCs/>
                <w:sz w:val="22"/>
                <w:szCs w:val="22"/>
              </w:rPr>
            </w:pPr>
            <w:r xmlns:w="http://schemas.openxmlformats.org/wordprocessingml/2006/main">
              <w:rPr>
                <w:b/>
                <w:sz w:val="22"/>
                <w:szCs w:val="22"/>
                <w:highlight w:val="yellow"/>
              </w:rPr>
              <w:t xml:space="preserve">For example </w:t>
            </w:r>
            <w:r xmlns:w="http://schemas.openxmlformats.org/wordprocessingml/2006/main">
              <w:rPr>
                <w:bCs/>
                <w:sz w:val="22"/>
                <w:szCs w:val="22"/>
                <w:highlight w:val="yellow"/>
              </w:rPr>
              <w:t xml:space="preserve">: A user creates an invoice with symbol K18TAA, with an issuance date in 2023. If the value K50TAA is transmitted, the system will still save the invoice symbol after creation as K23TAA.</w:t>
            </w:r>
          </w:p>
        </w:tc>
      </w:tr>
      <w:tr>
        <w:tc>
          <w:tcPr>
            <w:tcW w:w="207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invoiceIssuedDate</w:t>
            </w:r>
          </w:p>
        </w:tc>
        <w:tc>
          <w:tcPr>
            <w:tcW w:w="246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Datetime</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N/A</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50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Section 4.1</w:t>
            </w:r>
          </w:p>
        </w:tc>
        <w:tc>
          <w:tcPr>
            <w:tcW w:w="536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 date, following the principle of ensuring chronological order in an invoice symbol of an invoice template with a specific tax code: the following invoice number must be issued with a time greater than or equal to advance invoice.</w:t>
            </w:r>
          </w:p>
          <w:p>
            <w:pPr xmlns:w="http://schemas.openxmlformats.org/wordprocessingml/2006/main">
              <w:ind w:left="41"/>
              <w:jc w:val="both"/>
              <w:rPr>
                <w:b/>
                <w:sz w:val="22"/>
                <w:szCs w:val="22"/>
              </w:rPr>
            </w:pPr>
            <w:r xmlns:w="http://schemas.openxmlformats.org/wordprocessingml/2006/main">
              <w:rPr>
                <w:b/>
                <w:sz w:val="22"/>
                <w:szCs w:val="22"/>
              </w:rPr>
              <w:t xml:space="preserve">Note:</w:t>
            </w:r>
          </w:p>
          <w:p>
            <w:pPr xmlns:w="http://schemas.openxmlformats.org/wordprocessingml/2006/main">
              <w:numPr>
                <w:ilvl w:val="0"/>
                <w:numId w:val="6"/>
              </w:numPr>
              <w:jc w:val="both"/>
              <w:rPr>
                <w:b/>
                <w:sz w:val="22"/>
                <w:szCs w:val="22"/>
              </w:rPr>
            </w:pPr>
            <w:r xmlns:w="http://schemas.openxmlformats.org/wordprocessingml/2006/main">
              <w:rPr>
                <w:b/>
                <w:sz w:val="22"/>
                <w:szCs w:val="22"/>
              </w:rPr>
              <w:t xml:space="preserve">The </w:t>
            </w:r>
            <w:r xmlns:w="http://schemas.openxmlformats.org/wordprocessingml/2006/main">
              <w:rPr>
                <w:bCs/>
                <w:sz w:val="22"/>
                <w:szCs w:val="22"/>
              </w:rPr>
              <w:t xml:space="preserve">time is accurate to the hour, minute, second</w:t>
            </w:r>
          </w:p>
          <w:p>
            <w:pPr xmlns:w="http://schemas.openxmlformats.org/wordprocessingml/2006/main">
              <w:numPr>
                <w:ilvl w:val="0"/>
                <w:numId w:val="6"/>
              </w:numPr>
              <w:jc w:val="both"/>
              <w:rPr>
                <w:sz w:val="22"/>
                <w:szCs w:val="22"/>
              </w:rPr>
            </w:pPr>
            <w:r xmlns:w="http://schemas.openxmlformats.org/wordprocessingml/2006/main">
              <w:rPr>
                <w:sz w:val="22"/>
                <w:szCs w:val="22"/>
              </w:rPr>
              <w:t xml:space="preserve">In case of not sending the set up date, the system will automatically get the current time on the system with GMT+7 time zone.</w:t>
            </w:r>
          </w:p>
          <w:p>
            <w:pPr xmlns:w="http://schemas.openxmlformats.org/wordprocessingml/2006/main">
              <w:ind w:left="0"/>
              <w:jc w:val="both"/>
              <w:rPr>
                <w:sz w:val="22"/>
                <w:szCs w:val="22"/>
              </w:rPr>
            </w:pPr>
            <w:r xmlns:w="http://schemas.openxmlformats.org/wordprocessingml/2006/main">
              <w:rPr>
                <w:sz w:val="22"/>
                <w:szCs w:val="22"/>
              </w:rPr>
              <w:t xml:space="preserve">- The data transmitted is the time in milliseconds of long type in </w:t>
            </w:r>
            <w:r xmlns:w="http://schemas.openxmlformats.org/wordprocessingml/2006/main">
              <w:rPr>
                <w:sz w:val="22"/>
                <w:szCs w:val="22"/>
              </w:rPr>
              <w:t xml:space="preserve">section </w:t>
            </w:r>
            <w:r xmlns:w="http://schemas.openxmlformats.org/wordprocessingml/2006/main">
              <w:rPr>
                <w:sz w:val="22"/>
                <w:szCs w:val="22"/>
                <w:lang w:val="en"/>
              </w:rPr>
              <w:t xml:space="preserve">5.1</w:t>
            </w:r>
          </w:p>
          <w:p>
            <w:pPr xmlns:w="http://schemas.openxmlformats.org/wordprocessingml/2006/main">
              <w:ind w:left="0"/>
              <w:jc w:val="both"/>
              <w:rPr>
                <w:sz w:val="22"/>
                <w:szCs w:val="22"/>
              </w:rPr>
            </w:pPr>
            <w:r xmlns:w="http://schemas.openxmlformats.org/wordprocessingml/2006/main">
              <w:rPr>
                <w:sz w:val="22"/>
                <w:szCs w:val="22"/>
              </w:rPr>
              <w:t xml:space="preserve">The system records seconds. The calculation formula can be found at: </w:t>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HYPERLINK "https://currentmillis.com/" </w:instrText>
            </w:r>
            <w:r xmlns:w="http://schemas.openxmlformats.org/wordprocessingml/2006/main">
              <w:rPr>
                <w:sz w:val="22"/>
                <w:szCs w:val="22"/>
              </w:rPr>
              <w:fldChar xmlns:w="http://schemas.openxmlformats.org/wordprocessingml/2006/main" w:fldCharType="separate"/>
            </w:r>
            <w:r xmlns:w="http://schemas.openxmlformats.org/wordprocessingml/2006/main">
              <w:rPr>
                <w:rStyle w:val="12"/>
                <w:sz w:val="22"/>
                <w:szCs w:val="22"/>
              </w:rPr>
              <w:t xml:space="preserve">https://currentmillis.com/</w:t>
            </w:r>
            <w:r xmlns:w="http://schemas.openxmlformats.org/wordprocessingml/2006/main">
              <w:rPr>
                <w:sz w:val="22"/>
                <w:szCs w:val="22"/>
              </w:rPr>
              <w:fldChar xmlns:w="http://schemas.openxmlformats.org/wordprocessingml/2006/main" w:fldCharType="end"/>
            </w:r>
          </w:p>
        </w:tc>
      </w:tr>
      <w:tr>
        <w:tc>
          <w:tcPr>
            <w:tcW w:w="207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currencyCode</w:t>
            </w:r>
          </w:p>
        </w:tc>
        <w:tc>
          <w:tcPr>
            <w:tcW w:w="246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3</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3</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[AZ]+</w:t>
            </w:r>
          </w:p>
        </w:tc>
        <w:tc>
          <w:tcPr>
            <w:tcW w:w="536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Currency code used for invoices is 3 characters long according to regulations of the State Bank of Vietnam. For example: USD, VND, EUR…</w:t>
            </w:r>
          </w:p>
          <w:p>
            <w:pPr>
              <w:spacing w:before="0"/>
              <w:ind w:left="0"/>
              <w:jc w:val="both"/>
              <w:rPr>
                <w:sz w:val="22"/>
                <w:szCs w:val="22"/>
              </w:rPr>
            </w:pPr>
          </w:p>
        </w:tc>
      </w:tr>
      <w:tr>
        <w:tc>
          <w:tcPr>
            <w:tcW w:w="207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adjustmentType</w:t>
            </w:r>
          </w:p>
        </w:tc>
        <w:tc>
          <w:tcPr>
            <w:tcW w:w="246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1</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 adjustment status:</w:t>
            </w:r>
          </w:p>
          <w:p>
            <w:pPr xmlns:w="http://schemas.openxmlformats.org/wordprocessingml/2006/main">
              <w:spacing w:before="0"/>
              <w:ind w:left="0"/>
              <w:jc w:val="both"/>
              <w:rPr>
                <w:sz w:val="22"/>
                <w:szCs w:val="22"/>
              </w:rPr>
            </w:pPr>
            <w:r xmlns:w="http://schemas.openxmlformats.org/wordprocessingml/2006/main">
              <w:rPr>
                <w:sz w:val="22"/>
                <w:szCs w:val="22"/>
              </w:rPr>
              <w:t xml:space="preserve">1: Original invoice</w:t>
            </w:r>
          </w:p>
          <w:p>
            <w:pPr xmlns:w="http://schemas.openxmlformats.org/wordprocessingml/2006/main">
              <w:spacing w:before="0"/>
              <w:ind w:left="0"/>
              <w:jc w:val="both"/>
              <w:rPr>
                <w:sz w:val="22"/>
                <w:szCs w:val="22"/>
              </w:rPr>
            </w:pPr>
            <w:r xmlns:w="http://schemas.openxmlformats.org/wordprocessingml/2006/main">
              <w:rPr>
                <w:sz w:val="22"/>
                <w:szCs w:val="22"/>
              </w:rPr>
              <w:t xml:space="preserve">3: Substitute Invoice</w:t>
            </w:r>
          </w:p>
          <w:p>
            <w:pPr xmlns:w="http://schemas.openxmlformats.org/wordprocessingml/2006/main">
              <w:spacing w:before="0"/>
              <w:ind w:left="0"/>
              <w:jc w:val="both"/>
              <w:rPr>
                <w:sz w:val="22"/>
                <w:szCs w:val="22"/>
              </w:rPr>
            </w:pPr>
            <w:r xmlns:w="http://schemas.openxmlformats.org/wordprocessingml/2006/main">
              <w:rPr>
                <w:sz w:val="22"/>
                <w:szCs w:val="22"/>
              </w:rPr>
              <w:t xml:space="preserve">5: Adjusted invoice</w:t>
            </w:r>
          </w:p>
          <w:p>
            <w:pPr xmlns:w="http://schemas.openxmlformats.org/wordprocessingml/2006/main">
              <w:spacing w:before="0"/>
              <w:ind w:left="0"/>
              <w:jc w:val="both"/>
              <w:rPr>
                <w:sz w:val="22"/>
                <w:szCs w:val="22"/>
              </w:rPr>
            </w:pPr>
            <w:r xmlns:w="http://schemas.openxmlformats.org/wordprocessingml/2006/main">
              <w:rPr>
                <w:sz w:val="22"/>
                <w:szCs w:val="22"/>
              </w:rPr>
              <w:t xml:space="preserve">7: Invoice deleted</w:t>
            </w:r>
          </w:p>
          <w:p>
            <w:pPr xmlns:w="http://schemas.openxmlformats.org/wordprocessingml/2006/main">
              <w:spacing w:before="0"/>
              <w:ind w:left="0"/>
              <w:jc w:val="both"/>
              <w:rPr>
                <w:sz w:val="22"/>
                <w:szCs w:val="22"/>
              </w:rPr>
            </w:pPr>
            <w:r xmlns:w="http://schemas.openxmlformats.org/wordprocessingml/2006/main">
              <w:rPr>
                <w:sz w:val="22"/>
                <w:szCs w:val="22"/>
              </w:rPr>
              <w:t xml:space="preserve">No transmission will default to 1</w:t>
            </w:r>
          </w:p>
        </w:tc>
      </w:tr>
      <w:tr>
        <w:tc>
          <w:tcPr>
            <w:tcW w:w="207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highlight w:val="yellow"/>
              </w:rPr>
              <w:t xml:space="preserve">adjustedNote</w:t>
            </w:r>
          </w:p>
        </w:tc>
        <w:tc>
          <w:tcPr>
            <w:tcW w:w="246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w:t>
            </w:r>
            <w:r xmlns:w="http://schemas.openxmlformats.org/wordprocessingml/2006/main">
              <w:rPr>
                <w:sz w:val="22"/>
                <w:szCs w:val="22"/>
                <w:lang w:val="vi-VN"/>
              </w:rPr>
              <w:t xml:space="preserve"> </w:t>
            </w:r>
            <w:r xmlns:w="http://schemas.openxmlformats.org/wordprocessingml/2006/main">
              <w:rPr>
                <w:sz w:val="22"/>
                <w:szCs w:val="22"/>
              </w:rPr>
              <w:t xml:space="preserve">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N/A</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255</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Reason for error</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Allows you to enter a maximum character string of 255 characters.</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Transmission is not required.</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Set in generalInvoiceInfo</w:t>
            </w:r>
          </w:p>
        </w:tc>
      </w:tr>
      <w:tr>
        <w:tc>
          <w:tcPr>
            <w:tcW w:w="207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adjustmentInvoiceType</w:t>
            </w:r>
          </w:p>
        </w:tc>
        <w:tc>
          <w:tcPr>
            <w:tcW w:w="246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1</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Adjustment type for adjustment invoice</w:t>
            </w:r>
          </w:p>
          <w:p>
            <w:pPr xmlns:w="http://schemas.openxmlformats.org/wordprocessingml/2006/main">
              <w:spacing w:before="0"/>
              <w:ind w:left="0"/>
              <w:jc w:val="both"/>
              <w:rPr>
                <w:sz w:val="22"/>
                <w:szCs w:val="22"/>
              </w:rPr>
            </w:pPr>
            <w:r xmlns:w="http://schemas.openxmlformats.org/wordprocessingml/2006/main">
              <w:rPr>
                <w:sz w:val="22"/>
                <w:szCs w:val="22"/>
              </w:rPr>
              <w:t xml:space="preserve">1: Money adjustment invoice</w:t>
            </w:r>
          </w:p>
          <w:p>
            <w:pPr xmlns:w="http://schemas.openxmlformats.org/wordprocessingml/2006/main">
              <w:spacing w:before="0"/>
              <w:ind w:left="0"/>
              <w:jc w:val="both"/>
              <w:rPr>
                <w:sz w:val="22"/>
                <w:szCs w:val="22"/>
              </w:rPr>
            </w:pPr>
            <w:r xmlns:w="http://schemas.openxmlformats.org/wordprocessingml/2006/main">
              <w:rPr>
                <w:sz w:val="22"/>
                <w:szCs w:val="22"/>
              </w:rPr>
              <w:t xml:space="preserve">2: Information adjustment invoice</w:t>
            </w:r>
          </w:p>
          <w:p>
            <w:pPr xmlns:w="http://schemas.openxmlformats.org/wordprocessingml/2006/main">
              <w:spacing w:before="0"/>
              <w:ind w:left="0"/>
              <w:jc w:val="both"/>
              <w:rPr>
                <w:sz w:val="22"/>
                <w:szCs w:val="22"/>
              </w:rPr>
            </w:pPr>
            <w:r xmlns:w="http://schemas.openxmlformats.org/wordprocessingml/2006/main">
              <w:rPr>
                <w:sz w:val="22"/>
                <w:szCs w:val="22"/>
              </w:rPr>
              <w:t xml:space="preserve">Required if adjustmentType = 5</w:t>
            </w:r>
          </w:p>
        </w:tc>
      </w:tr>
      <w:tr>
        <w:tc>
          <w:tcPr>
            <w:tcW w:w="207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originalInvoiceId</w:t>
            </w:r>
          </w:p>
        </w:tc>
        <w:tc>
          <w:tcPr>
            <w:tcW w:w="246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7</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15</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^[a-zA-Z0-9]*$</w:t>
            </w:r>
          </w:p>
        </w:tc>
        <w:tc>
          <w:tcPr>
            <w:tcW w:w="536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The invoice number of the original invoice in case of invoicing is:</w:t>
            </w:r>
          </w:p>
          <w:p>
            <w:pPr xmlns:w="http://schemas.openxmlformats.org/wordprocessingml/2006/main">
              <w:spacing w:before="0"/>
              <w:ind w:left="0"/>
              <w:jc w:val="both"/>
              <w:rPr>
                <w:sz w:val="22"/>
                <w:szCs w:val="22"/>
              </w:rPr>
            </w:pPr>
            <w:r xmlns:w="http://schemas.openxmlformats.org/wordprocessingml/2006/main">
              <w:rPr>
                <w:sz w:val="22"/>
                <w:szCs w:val="22"/>
              </w:rPr>
              <w:t xml:space="preserve">Replacement invoice</w:t>
            </w:r>
          </w:p>
          <w:p>
            <w:pPr xmlns:w="http://schemas.openxmlformats.org/wordprocessingml/2006/main">
              <w:spacing w:before="0"/>
              <w:ind w:left="0"/>
              <w:jc w:val="both"/>
              <w:rPr>
                <w:sz w:val="22"/>
                <w:szCs w:val="22"/>
              </w:rPr>
            </w:pPr>
            <w:r xmlns:w="http://schemas.openxmlformats.org/wordprocessingml/2006/main">
              <w:rPr>
                <w:sz w:val="22"/>
                <w:szCs w:val="22"/>
              </w:rPr>
              <w:t xml:space="preserve">Adjustment invoice</w:t>
            </w:r>
          </w:p>
          <w:p>
            <w:pPr xmlns:w="http://schemas.openxmlformats.org/wordprocessingml/2006/main">
              <w:spacing w:before="0"/>
              <w:ind w:left="0"/>
              <w:jc w:val="both"/>
              <w:rPr>
                <w:sz w:val="22"/>
                <w:szCs w:val="22"/>
              </w:rPr>
            </w:pPr>
            <w:r xmlns:w="http://schemas.openxmlformats.org/wordprocessingml/2006/main">
              <w:rPr>
                <w:sz w:val="22"/>
                <w:szCs w:val="22"/>
              </w:rPr>
              <w:t xml:space="preserve">The invoice number is in the form AA20E00000001, where</w:t>
            </w:r>
          </w:p>
          <w:p>
            <w:pPr xmlns:w="http://schemas.openxmlformats.org/wordprocessingml/2006/main">
              <w:spacing w:before="0"/>
              <w:ind w:left="0"/>
              <w:jc w:val="both"/>
              <w:rPr>
                <w:sz w:val="22"/>
                <w:szCs w:val="22"/>
              </w:rPr>
            </w:pPr>
            <w:r xmlns:w="http://schemas.openxmlformats.org/wordprocessingml/2006/main">
              <w:rPr>
                <w:sz w:val="22"/>
                <w:szCs w:val="22"/>
              </w:rPr>
              <w:t xml:space="preserve">AA20E: invoice symbol</w:t>
            </w:r>
          </w:p>
          <w:p>
            <w:pPr xmlns:w="http://schemas.openxmlformats.org/wordprocessingml/2006/main">
              <w:spacing w:before="0"/>
              <w:ind w:left="0"/>
              <w:jc w:val="both"/>
              <w:rPr>
                <w:sz w:val="22"/>
                <w:szCs w:val="22"/>
              </w:rPr>
            </w:pPr>
            <w:r xmlns:w="http://schemas.openxmlformats.org/wordprocessingml/2006/main">
              <w:rPr>
                <w:sz w:val="22"/>
                <w:szCs w:val="22"/>
              </w:rPr>
              <w:t xml:space="preserve">00000001: ascending order number</w:t>
            </w:r>
          </w:p>
          <w:p>
            <w:pPr xmlns:w="http://schemas.openxmlformats.org/wordprocessingml/2006/main">
              <w:pStyle w:val="4"/>
              <w:rPr>
                <w:sz w:val="22"/>
                <w:szCs w:val="22"/>
              </w:rPr>
            </w:pPr>
            <w:r xmlns:w="http://schemas.openxmlformats.org/wordprocessingml/2006/main">
              <w:rPr>
                <w:sz w:val="22"/>
                <w:szCs w:val="22"/>
              </w:rPr>
              <w:t xml:space="preserve">For details, see PL1 Circular 39/2014/TT-BTC</w:t>
            </w:r>
          </w:p>
        </w:tc>
      </w:tr>
      <w:tr>
        <w:tc>
          <w:tcPr>
            <w:tcW w:w="207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originalInvoiceIssueDate</w:t>
            </w:r>
          </w:p>
        </w:tc>
        <w:tc>
          <w:tcPr>
            <w:tcW w:w="2466"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41"/>
              <w:jc w:val="both"/>
              <w:rPr>
                <w:sz w:val="22"/>
                <w:szCs w:val="22"/>
              </w:rPr>
            </w:pPr>
            <w:r xmlns:w="http://schemas.openxmlformats.org/wordprocessingml/2006/main">
              <w:rPr>
                <w:sz w:val="22"/>
                <w:szCs w:val="22"/>
              </w:rPr>
              <w:t xml:space="preserve">DataType: Date</w:t>
            </w:r>
          </w:p>
          <w:p>
            <w:pPr xmlns:w="http://schemas.openxmlformats.org/wordprocessingml/2006/main">
              <w:spacing w:before="0"/>
              <w:ind w:left="41"/>
              <w:jc w:val="both"/>
              <w:rPr>
                <w:sz w:val="22"/>
                <w:szCs w:val="22"/>
              </w:rPr>
            </w:pPr>
            <w:r xmlns:w="http://schemas.openxmlformats.org/wordprocessingml/2006/main">
              <w:rPr>
                <w:sz w:val="22"/>
                <w:szCs w:val="22"/>
              </w:rPr>
              <w:t xml:space="preserve">Minlength: N/A</w:t>
            </w:r>
          </w:p>
          <w:p>
            <w:pPr xmlns:w="http://schemas.openxmlformats.org/wordprocessingml/2006/main">
              <w:spacing w:before="0"/>
              <w:ind w:left="41"/>
              <w:jc w:val="both"/>
              <w:rPr>
                <w:sz w:val="22"/>
                <w:szCs w:val="22"/>
              </w:rPr>
            </w:pPr>
            <w:r xmlns:w="http://schemas.openxmlformats.org/wordprocessingml/2006/main">
              <w:rPr>
                <w:sz w:val="22"/>
                <w:szCs w:val="22"/>
              </w:rPr>
              <w:t xml:space="preserve">Maxlength: 50</w:t>
            </w:r>
          </w:p>
          <w:p>
            <w:pPr xmlns:w="http://schemas.openxmlformats.org/wordprocessingml/2006/main">
              <w:spacing w:before="0"/>
              <w:ind w:left="41"/>
              <w:jc w:val="both"/>
              <w:rPr>
                <w:sz w:val="22"/>
                <w:szCs w:val="22"/>
              </w:rPr>
            </w:pPr>
            <w:r xmlns:w="http://schemas.openxmlformats.org/wordprocessingml/2006/main">
              <w:rPr>
                <w:sz w:val="22"/>
                <w:szCs w:val="22"/>
              </w:rPr>
              <w:t xml:space="preserve">Format: yyyy-MM-dd</w:t>
            </w:r>
          </w:p>
        </w:tc>
        <w:tc>
          <w:tcPr>
            <w:tcW w:w="536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Original invoice time, required in case of replacement invoice and adjustment invoice. Used to search for original invoices of replacement or adjusted invoices</w:t>
            </w:r>
          </w:p>
          <w:p>
            <w:pPr>
              <w:spacing w:before="0"/>
              <w:ind w:left="0"/>
              <w:jc w:val="both"/>
              <w:rPr>
                <w:sz w:val="22"/>
                <w:szCs w:val="22"/>
              </w:rPr>
            </w:pPr>
          </w:p>
        </w:tc>
      </w:tr>
      <w:tr>
        <w:tc>
          <w:tcPr>
            <w:tcW w:w="207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additionalReferenceDesc</w:t>
            </w:r>
          </w:p>
        </w:tc>
        <w:tc>
          <w:tcPr>
            <w:tcW w:w="246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 225</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w:t>
            </w:r>
          </w:p>
        </w:tc>
        <w:tc>
          <w:tcPr>
            <w:tcW w:w="536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Reference information, if any, attached to the invoice: written agreement between the buyer and the seller on replacing or adjusting the invoice. Required when invoicing replacement, adjustment invoices.</w:t>
            </w:r>
          </w:p>
          <w:p>
            <w:pPr>
              <w:spacing w:before="0"/>
              <w:ind w:left="0"/>
              <w:jc w:val="both"/>
              <w:rPr>
                <w:sz w:val="22"/>
                <w:szCs w:val="22"/>
              </w:rPr>
            </w:pPr>
          </w:p>
        </w:tc>
      </w:tr>
      <w:tr>
        <w:tc>
          <w:tcPr>
            <w:tcW w:w="207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additionalReferenceDate</w:t>
            </w:r>
          </w:p>
        </w:tc>
        <w:tc>
          <w:tcPr>
            <w:tcW w:w="246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Date</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N/A</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50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Section 4.1</w:t>
            </w:r>
          </w:p>
        </w:tc>
        <w:tc>
          <w:tcPr>
            <w:tcW w:w="536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Time for a written agreement between the buyer and the seller to arise, required when making a replacement invoice or adjustment invoice.</w:t>
            </w:r>
          </w:p>
          <w:p>
            <w:pPr xmlns:w="http://schemas.openxmlformats.org/wordprocessingml/2006/main">
              <w:ind w:left="41"/>
              <w:jc w:val="both"/>
              <w:rPr>
                <w:sz w:val="22"/>
                <w:szCs w:val="22"/>
              </w:rPr>
            </w:pPr>
            <w:r xmlns:w="http://schemas.openxmlformats.org/wordprocessingml/2006/main">
              <w:rPr>
                <w:sz w:val="22"/>
                <w:szCs w:val="22"/>
              </w:rPr>
              <w:t xml:space="preserve">- The input data is the long time in millisecond format in </w:t>
            </w:r>
            <w:r xmlns:w="http://schemas.openxmlformats.org/wordprocessingml/2006/main">
              <w:rPr>
                <w:sz w:val="22"/>
                <w:szCs w:val="22"/>
              </w:rPr>
              <w:t xml:space="preserve">section </w:t>
            </w:r>
            <w:r xmlns:w="http://schemas.openxmlformats.org/wordprocessingml/2006/main">
              <w:rPr>
                <w:sz w:val="22"/>
                <w:szCs w:val="22"/>
                <w:lang w:val="en"/>
              </w:rPr>
              <w:t xml:space="preserve">5.1</w:t>
            </w:r>
          </w:p>
          <w:p>
            <w:pPr>
              <w:ind w:left="41"/>
              <w:jc w:val="both"/>
              <w:rPr>
                <w:sz w:val="22"/>
                <w:szCs w:val="22"/>
              </w:rPr>
            </w:pPr>
          </w:p>
        </w:tc>
      </w:tr>
      <w:tr>
        <w:tc>
          <w:tcPr>
            <w:tcW w:w="207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paymentStatus</w:t>
            </w:r>
          </w:p>
        </w:tc>
        <w:tc>
          <w:tcPr>
            <w:tcW w:w="246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Boolean</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1</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Payment status of the invoice</w:t>
            </w:r>
          </w:p>
          <w:p>
            <w:pPr xmlns:w="http://schemas.openxmlformats.org/wordprocessingml/2006/main">
              <w:spacing w:before="0"/>
              <w:ind w:left="0"/>
              <w:jc w:val="both"/>
              <w:rPr>
                <w:sz w:val="22"/>
                <w:szCs w:val="22"/>
              </w:rPr>
            </w:pPr>
            <w:r xmlns:w="http://schemas.openxmlformats.org/wordprocessingml/2006/main">
              <w:rPr>
                <w:sz w:val="22"/>
                <w:szCs w:val="22"/>
              </w:rPr>
              <w:t xml:space="preserve">True: Paid</w:t>
            </w:r>
          </w:p>
          <w:p>
            <w:pPr xmlns:w="http://schemas.openxmlformats.org/wordprocessingml/2006/main">
              <w:spacing w:before="0"/>
              <w:ind w:left="0"/>
              <w:jc w:val="both"/>
              <w:rPr>
                <w:sz w:val="22"/>
                <w:szCs w:val="22"/>
              </w:rPr>
            </w:pPr>
            <w:r xmlns:w="http://schemas.openxmlformats.org/wordprocessingml/2006/main">
              <w:rPr>
                <w:sz w:val="22"/>
                <w:szCs w:val="22"/>
              </w:rPr>
              <w:t xml:space="preserve">False: Not yet paid</w:t>
            </w:r>
          </w:p>
          <w:p>
            <w:pPr>
              <w:ind w:left="41"/>
              <w:jc w:val="both"/>
              <w:rPr>
                <w:sz w:val="22"/>
                <w:szCs w:val="22"/>
              </w:rPr>
            </w:pPr>
          </w:p>
        </w:tc>
      </w:tr>
      <w:tr>
        <w:tc>
          <w:tcPr>
            <w:tcW w:w="207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cusGetInvoiceRight</w:t>
            </w:r>
          </w:p>
        </w:tc>
        <w:tc>
          <w:tcPr>
            <w:tcW w:w="246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Boolean</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1</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Allows users to look up invoices or not.</w:t>
            </w:r>
          </w:p>
          <w:p>
            <w:pPr xmlns:w="http://schemas.openxmlformats.org/wordprocessingml/2006/main">
              <w:spacing w:before="0"/>
              <w:ind w:left="0"/>
              <w:jc w:val="both"/>
              <w:rPr>
                <w:sz w:val="22"/>
                <w:szCs w:val="22"/>
              </w:rPr>
            </w:pPr>
            <w:r xmlns:w="http://schemas.openxmlformats.org/wordprocessingml/2006/main">
              <w:rPr>
                <w:sz w:val="22"/>
                <w:szCs w:val="22"/>
              </w:rPr>
              <w:t xml:space="preserve">Default true.</w:t>
            </w:r>
          </w:p>
          <w:p>
            <w:pPr xmlns:w="http://schemas.openxmlformats.org/wordprocessingml/2006/main">
              <w:spacing w:before="0"/>
              <w:ind w:left="0"/>
              <w:jc w:val="both"/>
              <w:rPr>
                <w:sz w:val="22"/>
                <w:szCs w:val="22"/>
              </w:rPr>
            </w:pPr>
            <w:r xmlns:w="http://schemas.openxmlformats.org/wordprocessingml/2006/main">
              <w:rPr>
                <w:sz w:val="22"/>
                <w:szCs w:val="22"/>
              </w:rPr>
              <w:t xml:space="preserve">If the value is false, the invoice will not be able to be viewed</w:t>
            </w:r>
          </w:p>
          <w:p>
            <w:pPr>
              <w:spacing w:before="0"/>
              <w:ind w:left="0"/>
              <w:jc w:val="both"/>
              <w:rPr>
                <w:sz w:val="22"/>
                <w:szCs w:val="22"/>
              </w:rPr>
            </w:pPr>
          </w:p>
          <w:p>
            <w:pPr>
              <w:spacing w:before="0"/>
              <w:ind w:left="0"/>
              <w:jc w:val="both"/>
              <w:rPr>
                <w:sz w:val="22"/>
                <w:szCs w:val="22"/>
              </w:rPr>
            </w:pPr>
          </w:p>
        </w:tc>
      </w:tr>
      <w:tr>
        <w:tc>
          <w:tcPr>
            <w:tcW w:w="207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exchangeRate</w:t>
            </w:r>
          </w:p>
        </w:tc>
        <w:tc>
          <w:tcPr>
            <w:tcW w:w="246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BigDecimal</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13</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Currency exchange rate at the time of invoice conversion to VND</w:t>
            </w:r>
          </w:p>
          <w:p>
            <w:pPr xmlns:w="http://schemas.openxmlformats.org/wordprocessingml/2006/main">
              <w:spacing w:before="0"/>
              <w:ind w:left="0"/>
              <w:jc w:val="both"/>
              <w:rPr>
                <w:sz w:val="22"/>
                <w:szCs w:val="22"/>
              </w:rPr>
            </w:pPr>
            <w:r xmlns:w="http://schemas.openxmlformats.org/wordprocessingml/2006/main">
              <w:rPr>
                <w:sz w:val="22"/>
                <w:szCs w:val="22"/>
              </w:rPr>
              <w:t xml:space="preserve">Note: The integer part can be entered up to 11 digits, the maximum decimal part is 2 digits</w:t>
            </w:r>
          </w:p>
          <w:p>
            <w:pPr>
              <w:spacing w:before="0"/>
              <w:ind w:left="0"/>
              <w:jc w:val="both"/>
              <w:rPr>
                <w:sz w:val="22"/>
                <w:szCs w:val="22"/>
              </w:rPr>
            </w:pPr>
          </w:p>
        </w:tc>
      </w:tr>
      <w:tr>
        <w:tc>
          <w:tcPr>
            <w:tcW w:w="207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transactionUuid</w:t>
            </w:r>
          </w:p>
        </w:tc>
        <w:tc>
          <w:tcPr>
            <w:tcW w:w="246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10</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36</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0"/>
              <w:jc w:val="both"/>
              <w:rPr>
                <w:sz w:val="22"/>
                <w:szCs w:val="22"/>
              </w:rPr>
            </w:pPr>
            <w:r xmlns:w="http://schemas.openxmlformats.org/wordprocessingml/2006/main">
              <w:rPr>
                <w:b/>
                <w:sz w:val="22"/>
                <w:szCs w:val="22"/>
                <w:highlight w:val="yellow"/>
              </w:rPr>
              <w:t xml:space="preserve">Note </w:t>
            </w:r>
            <w:r xmlns:w="http://schemas.openxmlformats.org/wordprocessingml/2006/main">
              <w:rPr>
                <w:sz w:val="22"/>
                <w:szCs w:val="22"/>
                <w:highlight w:val="yellow"/>
              </w:rPr>
              <w:t xml:space="preserve">: This data is not required in the json string but the software should have to control duplicate data for invoices </w:t>
            </w:r>
            <w:r xmlns:w="http://schemas.openxmlformats.org/wordprocessingml/2006/main">
              <w:rPr>
                <w:sz w:val="22"/>
                <w:szCs w:val="22"/>
              </w:rPr>
              <w:t xml:space="preserve">.</w:t>
            </w:r>
          </w:p>
          <w:p>
            <w:pPr xmlns:w="http://schemas.openxmlformats.org/wordprocessingml/2006/main">
              <w:spacing w:before="0"/>
              <w:ind w:left="0"/>
              <w:rPr>
                <w:sz w:val="22"/>
                <w:szCs w:val="22"/>
              </w:rPr>
            </w:pPr>
            <w:r xmlns:w="http://schemas.openxmlformats.org/wordprocessingml/2006/main">
              <w:rPr>
                <w:sz w:val="22"/>
                <w:szCs w:val="22"/>
              </w:rPr>
              <w:t xml:space="preserve">The ID to verify the invoicing transaction, generated from the counterparty's system, is unique to each invoice. In case of sending transactionUuid, the partner system will self-manage to ensure the uniqueness of transactionUuid. For each transactionUuid, once a transactionUuid with an invoice A has been submitted, every request to invoice with the same transactionUuid will return invoice A and not another invoice. The validity period of transactionUuid is 3 days.</w:t>
            </w:r>
          </w:p>
          <w:p>
            <w:pPr xmlns:w="http://schemas.openxmlformats.org/wordprocessingml/2006/main">
              <w:spacing w:before="0"/>
              <w:ind w:left="0"/>
              <w:jc w:val="both"/>
              <w:rPr>
                <w:sz w:val="22"/>
                <w:szCs w:val="22"/>
              </w:rPr>
            </w:pPr>
            <w:r xmlns:w="http://schemas.openxmlformats.org/wordprocessingml/2006/main">
              <w:rPr>
                <w:sz w:val="22"/>
                <w:szCs w:val="22"/>
              </w:rPr>
              <w:t xml:space="preserve">Recommendation: use UUID V4 to avoid duplicate numbers.</w:t>
            </w:r>
          </w:p>
          <w:p>
            <w:pPr xmlns:w="http://schemas.openxmlformats.org/wordprocessingml/2006/main">
              <w:spacing w:before="0"/>
              <w:ind w:left="0"/>
              <w:rPr>
                <w:sz w:val="22"/>
                <w:szCs w:val="22"/>
              </w:rPr>
            </w:pPr>
            <w:r xmlns:w="http://schemas.openxmlformats.org/wordprocessingml/2006/main">
              <w:rPr>
                <w:sz w:val="22"/>
                <w:szCs w:val="22"/>
              </w:rPr>
              <w:t xml:space="preserve">Reference: </w:t>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HYPERLINK "https://en.wikipedia.org/wiki/Universally_unique_identifier" </w:instrText>
            </w:r>
            <w:r xmlns:w="http://schemas.openxmlformats.org/wordprocessingml/2006/main">
              <w:rPr>
                <w:sz w:val="22"/>
                <w:szCs w:val="22"/>
              </w:rPr>
              <w:fldChar xmlns:w="http://schemas.openxmlformats.org/wordprocessingml/2006/main" w:fldCharType="separate"/>
            </w:r>
            <w:r xmlns:w="http://schemas.openxmlformats.org/wordprocessingml/2006/main">
              <w:rPr>
                <w:rStyle w:val="12"/>
                <w:sz w:val="22"/>
                <w:szCs w:val="22"/>
              </w:rPr>
              <w:t xml:space="preserve">https://en.wikipedia.org/wiki/Universally_unique_identifier</w:t>
            </w:r>
            <w:r xmlns:w="http://schemas.openxmlformats.org/wordprocessingml/2006/main">
              <w:rPr>
                <w:sz w:val="22"/>
                <w:szCs w:val="22"/>
              </w:rPr>
              <w:fldChar xmlns:w="http://schemas.openxmlformats.org/wordprocessingml/2006/main" w:fldCharType="end"/>
            </w:r>
          </w:p>
        </w:tc>
      </w:tr>
      <w:tr>
        <w:tc>
          <w:tcPr>
            <w:tcW w:w="207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certificateSerial</w:t>
            </w:r>
          </w:p>
        </w:tc>
        <w:tc>
          <w:tcPr>
            <w:tcW w:w="246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100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Used when invoicing using USB Token.</w:t>
            </w:r>
          </w:p>
          <w:p>
            <w:pPr xmlns:w="http://schemas.openxmlformats.org/wordprocessingml/2006/main">
              <w:spacing w:before="0"/>
              <w:ind w:left="0"/>
              <w:jc w:val="both"/>
              <w:rPr>
                <w:sz w:val="22"/>
                <w:szCs w:val="22"/>
              </w:rPr>
            </w:pPr>
            <w:r xmlns:w="http://schemas.openxmlformats.org/wordprocessingml/2006/main">
              <w:rPr>
                <w:sz w:val="22"/>
                <w:szCs w:val="22"/>
              </w:rPr>
              <w:t xml:space="preserve">Serial Number of the business's digital certificate, this digital certificate has been pushed onto the system by the business when registering to use USB Token.</w:t>
            </w:r>
          </w:p>
          <w:p>
            <w:pPr xmlns:w="http://schemas.openxmlformats.org/wordprocessingml/2006/main">
              <w:spacing w:before="0"/>
              <w:ind w:left="0"/>
              <w:jc w:val="both"/>
              <w:rPr>
                <w:sz w:val="22"/>
                <w:szCs w:val="22"/>
              </w:rPr>
            </w:pPr>
            <w:r xmlns:w="http://schemas.openxmlformats.org/wordprocessingml/2006/main">
              <w:rPr>
                <w:sz w:val="22"/>
                <w:szCs w:val="22"/>
              </w:rPr>
              <w:t xml:space="preserve">Hex format.</w:t>
            </w:r>
          </w:p>
          <w:p>
            <w:pPr xmlns:w="http://schemas.openxmlformats.org/wordprocessingml/2006/main">
              <w:spacing w:before="0"/>
              <w:ind w:left="0"/>
              <w:jc w:val="both"/>
              <w:rPr>
                <w:sz w:val="22"/>
                <w:szCs w:val="22"/>
              </w:rPr>
            </w:pPr>
            <w:r xmlns:w="http://schemas.openxmlformats.org/wordprocessingml/2006/main">
              <w:rPr>
                <w:sz w:val="22"/>
                <w:szCs w:val="22"/>
              </w:rPr>
              <w:t xml:space="preserve">For example: 5404FFFEB7033FB316D672201B7BA4FE</w:t>
            </w:r>
          </w:p>
        </w:tc>
      </w:tr>
      <w:tr>
        <w:tc>
          <w:tcPr>
            <w:tcW w:w="207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highlight w:val="yellow"/>
              </w:rPr>
              <w:t xml:space="preserve">originalInvoiceType</w:t>
            </w:r>
          </w:p>
        </w:tc>
        <w:tc>
          <w:tcPr>
            <w:tcW w:w="246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w:t>
            </w:r>
            <w:r xmlns:w="http://schemas.openxmlformats.org/wordprocessingml/2006/main">
              <w:rPr>
                <w:sz w:val="22"/>
                <w:szCs w:val="22"/>
                <w:lang w:val="vi-VN"/>
              </w:rPr>
              <w:t xml:space="preserve"> </w:t>
            </w:r>
            <w:r xmlns:w="http://schemas.openxmlformats.org/wordprocessingml/2006/main">
              <w:rPr>
                <w:sz w:val="22"/>
                <w:szCs w:val="22"/>
              </w:rPr>
              <w:t xml:space="preserve">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N/A</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Original invoice type</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Pass a numeric value with the following meaning</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0- Not paper invoices/invoices that don't exist on the system</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1-Invoice TT78</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2-Invoice according to Decision 1209</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3-Electronic/Paper Invoice TT32</w:t>
            </w:r>
          </w:p>
          <w:p>
            <w:pPr xmlns:w="http://schemas.openxmlformats.org/wordprocessingml/2006/main">
              <w:spacing w:before="0"/>
              <w:ind w:left="0"/>
              <w:jc w:val="both"/>
              <w:rPr>
                <w:bCs/>
                <w:sz w:val="22"/>
                <w:szCs w:val="22"/>
              </w:rPr>
            </w:pPr>
            <w:r xmlns:w="http://schemas.openxmlformats.org/wordprocessingml/2006/main">
              <w:rPr>
                <w:bCs/>
                <w:sz w:val="22"/>
                <w:szCs w:val="22"/>
              </w:rPr>
              <w:t xml:space="preserve">4-Paper invoice TT 78</w:t>
            </w:r>
          </w:p>
          <w:p>
            <w:pPr xmlns:w="http://schemas.openxmlformats.org/wordprocessingml/2006/main">
              <w:spacing w:before="0"/>
              <w:ind w:left="0"/>
              <w:jc w:val="both"/>
              <w:rPr>
                <w:bCs/>
                <w:sz w:val="22"/>
                <w:szCs w:val="22"/>
              </w:rPr>
            </w:pPr>
            <w:r xmlns:w="http://schemas.openxmlformats.org/wordprocessingml/2006/main">
              <w:rPr>
                <w:bCs/>
                <w:szCs w:val="24"/>
                <w:highlight w:val="yellow"/>
                <w:lang w:val="en"/>
              </w:rPr>
              <w:t xml:space="preserve">If not transmitting, the default will be 0</w:t>
            </w:r>
          </w:p>
        </w:tc>
      </w:tr>
      <w:tr>
        <w:tc>
          <w:tcPr>
            <w:tcW w:w="207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highlight w:val="yellow"/>
              </w:rPr>
              <w:t xml:space="preserve">originalTemplateCode</w:t>
            </w:r>
          </w:p>
        </w:tc>
        <w:tc>
          <w:tcPr>
            <w:tcW w:w="246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N/A</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41"/>
              <w:jc w:val="both"/>
              <w:rPr>
                <w:bCs/>
                <w:szCs w:val="24"/>
                <w:lang w:val="en"/>
              </w:rPr>
            </w:pPr>
            <w:r xmlns:w="http://schemas.openxmlformats.org/wordprocessingml/2006/main">
              <w:rPr>
                <w:bCs/>
                <w:szCs w:val="24"/>
              </w:rPr>
              <w:t xml:space="preserve">Casting is required if originalInvoiceType is 1, 2 </w:t>
            </w:r>
            <w:r xmlns:w="http://schemas.openxmlformats.org/wordprocessingml/2006/main">
              <w:rPr>
                <w:bCs/>
                <w:szCs w:val="24"/>
                <w:lang w:val="en"/>
              </w:rPr>
              <w:t xml:space="preserve">, 3 </w:t>
            </w:r>
            <w:r xmlns:w="http://schemas.openxmlformats.org/wordprocessingml/2006/main">
              <w:rPr>
                <w:bCs/>
                <w:szCs w:val="24"/>
              </w:rPr>
              <w:t xml:space="preserve">or </w:t>
            </w:r>
            <w:r xmlns:w="http://schemas.openxmlformats.org/wordprocessingml/2006/main">
              <w:rPr>
                <w:bCs/>
                <w:szCs w:val="24"/>
                <w:lang w:val="en"/>
              </w:rPr>
              <w:t xml:space="preserve">4</w:t>
            </w:r>
          </w:p>
          <w:p>
            <w:pPr xmlns:w="http://schemas.openxmlformats.org/wordprocessingml/2006/main">
              <w:spacing w:before="0"/>
              <w:ind w:left="0"/>
              <w:jc w:val="both"/>
              <w:rPr>
                <w:bCs/>
                <w:szCs w:val="24"/>
                <w:lang w:val="en"/>
              </w:rPr>
            </w:pPr>
            <w:r xmlns:w="http://schemas.openxmlformats.org/wordprocessingml/2006/main">
              <w:rPr>
                <w:bCs/>
                <w:szCs w:val="24"/>
                <w:lang w:val="vi-VN"/>
              </w:rPr>
              <w:t xml:space="preserve">For example, sample TT32: 01GTKT0/001</w:t>
            </w:r>
          </w:p>
          <w:p>
            <w:pPr xmlns:w="http://schemas.openxmlformats.org/wordprocessingml/2006/main">
              <w:spacing w:before="0"/>
              <w:ind w:left="0"/>
              <w:jc w:val="both"/>
              <w:rPr>
                <w:bCs/>
                <w:szCs w:val="24"/>
                <w:lang w:val="en"/>
              </w:rPr>
            </w:pPr>
            <w:r xmlns:w="http://schemas.openxmlformats.org/wordprocessingml/2006/main">
              <w:rPr>
                <w:bCs/>
                <w:szCs w:val="24"/>
                <w:lang w:val="vi-VN"/>
              </w:rPr>
              <w:t xml:space="preserve">For example, the pattern TT78: 1/0224 </w:t>
            </w:r>
            <w:r xmlns:w="http://schemas.openxmlformats.org/wordprocessingml/2006/main">
              <w:rPr>
                <w:bCs/>
                <w:szCs w:val="24"/>
                <w:lang w:val="en"/>
              </w:rPr>
              <w:t xml:space="preserve">will transmit as 1</w:t>
            </w:r>
          </w:p>
          <w:p>
            <w:pPr xmlns:w="http://schemas.openxmlformats.org/wordprocessingml/2006/main">
              <w:spacing w:before="0"/>
              <w:ind w:left="0"/>
              <w:jc w:val="both"/>
              <w:rPr>
                <w:sz w:val="22"/>
                <w:szCs w:val="22"/>
              </w:rPr>
            </w:pPr>
            <w:r xmlns:w="http://schemas.openxmlformats.org/wordprocessingml/2006/main">
              <w:rPr>
                <w:bCs/>
                <w:szCs w:val="24"/>
                <w:lang w:val="en"/>
              </w:rPr>
              <w:t xml:space="preserve">2/001 will be transmitted as 2.... similar to other types of invoices (for TT78 will be transmitted according to invoiceType)</w:t>
            </w:r>
          </w:p>
        </w:tc>
      </w:tr>
      <w:tr>
        <w:tc>
          <w:tcPr>
            <w:tcW w:w="2070" w:type="dxa"/>
            <w:noWrap w:val="0"/>
            <w:vAlign w:val="top"/>
          </w:tcPr>
          <w:p>
            <w:pPr xmlns:w="http://schemas.openxmlformats.org/wordprocessingml/2006/main">
              <w:spacing w:before="0"/>
              <w:ind w:left="0"/>
              <w:jc w:val="both"/>
              <w:rPr>
                <w:sz w:val="22"/>
                <w:szCs w:val="22"/>
                <w:highlight w:val="yellow"/>
                <w:lang w:val="vi-VN"/>
              </w:rPr>
            </w:pPr>
            <w:r xmlns:w="http://schemas.openxmlformats.org/wordprocessingml/2006/main">
              <w:rPr>
                <w:sz w:val="22"/>
                <w:szCs w:val="22"/>
                <w:highlight w:val="yellow"/>
                <w:lang w:val="vi-VN"/>
              </w:rPr>
              <w:t xml:space="preserve">reservationCode</w:t>
            </w:r>
          </w:p>
        </w:tc>
        <w:tc>
          <w:tcPr>
            <w:tcW w:w="246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100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41"/>
              <w:jc w:val="both"/>
              <w:rPr>
                <w:sz w:val="22"/>
                <w:szCs w:val="22"/>
                <w:lang w:val="vi-VN"/>
              </w:rPr>
            </w:pPr>
            <w:r xmlns:w="http://schemas.openxmlformats.org/wordprocessingml/2006/main">
              <w:rPr>
                <w:sz w:val="22"/>
                <w:szCs w:val="22"/>
              </w:rPr>
              <w:t xml:space="preserve">- </w:t>
            </w:r>
            <w:r xmlns:w="http://schemas.openxmlformats.org/wordprocessingml/2006/main">
              <w:rPr>
                <w:sz w:val="22"/>
                <w:szCs w:val="22"/>
                <w:lang w:val="vi-VN"/>
              </w:rPr>
              <w:t xml:space="preserve">Secret code has been issued for MST</w:t>
            </w:r>
          </w:p>
          <w:p>
            <w:pPr xmlns:w="http://schemas.openxmlformats.org/wordprocessingml/2006/main">
              <w:spacing w:before="0"/>
              <w:ind w:left="41"/>
              <w:jc w:val="both"/>
              <w:rPr>
                <w:color w:val="FF0000"/>
                <w:sz w:val="22"/>
                <w:szCs w:val="22"/>
                <w:lang w:val="vi-VN"/>
              </w:rPr>
            </w:pPr>
            <w:r xmlns:w="http://schemas.openxmlformats.org/wordprocessingml/2006/main">
              <w:rPr>
                <w:sz w:val="22"/>
                <w:szCs w:val="22"/>
                <w:lang w:val="vi-VN"/>
              </w:rPr>
              <w:t xml:space="preserve">- </w:t>
            </w:r>
            <w:r xmlns:w="http://schemas.openxmlformats.org/wordprocessingml/2006/main">
              <w:rPr>
                <w:color w:val="FF0000"/>
                <w:sz w:val="22"/>
                <w:szCs w:val="22"/>
                <w:lang w:val="vi-VN"/>
              </w:rPr>
              <w:t xml:space="preserve">This request implements a new API to issue invoices with secret codes using server signatures</w:t>
            </w:r>
          </w:p>
          <w:p>
            <w:pPr xmlns:w="http://schemas.openxmlformats.org/wordprocessingml/2006/main">
              <w:ind w:left="0"/>
              <w:rPr>
                <w:sz w:val="22"/>
                <w:szCs w:val="22"/>
                <w:lang w:val="vi-VN"/>
              </w:rPr>
            </w:pPr>
            <w:r xmlns:w="http://schemas.openxmlformats.org/wordprocessingml/2006/main">
              <w:rPr>
                <w:sz w:val="22"/>
                <w:szCs w:val="22"/>
              </w:rPr>
              <w:t xml:space="preserve">- The </w:t>
            </w:r>
            <w:r xmlns:w="http://schemas.openxmlformats.org/wordprocessingml/2006/main">
              <w:rPr>
                <w:sz w:val="22"/>
                <w:szCs w:val="22"/>
                <w:lang w:val="vi-VN"/>
              </w:rPr>
              <w:t xml:space="preserve">output information is similar to the createInvoice/{supplierTaxCode} API, in which the reservationCode in the response is the reservationCode in the Input.</w:t>
            </w:r>
          </w:p>
          <w:p>
            <w:pPr xmlns:w="http://schemas.openxmlformats.org/wordprocessingml/2006/main">
              <w:ind w:left="0"/>
              <w:rPr>
                <w:sz w:val="22"/>
                <w:szCs w:val="22"/>
                <w:lang w:val="vi-VN"/>
              </w:rPr>
            </w:pPr>
            <w:r xmlns:w="http://schemas.openxmlformats.org/wordprocessingml/2006/main">
              <w:rPr>
                <w:color w:val="FF0000"/>
                <w:sz w:val="22"/>
                <w:szCs w:val="22"/>
                <w:lang w:val="vi-VN"/>
              </w:rPr>
              <w:t xml:space="preserve">- </w:t>
            </w:r>
            <w:r xmlns:w="http://schemas.openxmlformats.org/wordprocessingml/2006/main">
              <w:rPr>
                <w:bCs/>
                <w:color w:val="FF0000"/>
                <w:sz w:val="22"/>
                <w:szCs w:val="22"/>
                <w:lang w:val="vi-VN"/>
              </w:rPr>
              <w:t xml:space="preserve">In case the system encounters an error/slowness and cannot return results immediately, return results after 10 seconds.</w:t>
            </w:r>
          </w:p>
          <w:p>
            <w:pPr>
              <w:spacing w:before="0"/>
              <w:ind w:left="41"/>
              <w:jc w:val="both"/>
              <w:rPr>
                <w:sz w:val="22"/>
                <w:szCs w:val="22"/>
                <w:lang w:val="vi-VN"/>
              </w:rPr>
            </w:pPr>
          </w:p>
        </w:tc>
      </w:tr>
      <w:tr>
        <w:tc>
          <w:tcPr>
            <w:tcW w:w="2070" w:type="dxa"/>
            <w:noWrap w:val="0"/>
            <w:vAlign w:val="top"/>
          </w:tcPr>
          <w:p>
            <w:pPr xmlns:w="http://schemas.openxmlformats.org/wordprocessingml/2006/main">
              <w:spacing w:before="0"/>
              <w:ind w:left="0"/>
              <w:jc w:val="both"/>
              <w:rPr>
                <w:szCs w:val="24"/>
                <w:highlight w:val="yellow"/>
                <w:lang w:val="vi-VN"/>
              </w:rPr>
            </w:pPr>
            <w:r xmlns:w="http://schemas.openxmlformats.org/wordprocessingml/2006/main">
              <w:rPr>
                <w:szCs w:val="24"/>
                <w:highlight w:val="yellow"/>
              </w:rPr>
              <w:t xml:space="preserve">adjustAmount20</w:t>
            </w:r>
          </w:p>
        </w:tc>
        <w:tc>
          <w:tcPr>
            <w:tcW w:w="2466" w:type="dxa"/>
            <w:noWrap w:val="0"/>
            <w:vAlign w:val="top"/>
          </w:tcPr>
          <w:p>
            <w:pPr xmlns:w="http://schemas.openxmlformats.org/wordprocessingml/2006/main">
              <w:spacing w:before="0"/>
              <w:ind w:left="0"/>
              <w:rPr>
                <w:szCs w:val="24"/>
                <w:lang w:val="en"/>
              </w:rPr>
            </w:pPr>
            <w:r xmlns:w="http://schemas.openxmlformats.org/wordprocessingml/2006/main">
              <w:rPr>
                <w:szCs w:val="24"/>
              </w:rPr>
              <w:t xml:space="preserve">Required: </w:t>
            </w:r>
            <w:r xmlns:w="http://schemas.openxmlformats.org/wordprocessingml/2006/main">
              <w:rPr>
                <w:szCs w:val="24"/>
                <w:lang w:val="en"/>
              </w:rPr>
              <w:t xml:space="preserve">false </w:t>
            </w:r>
            <w:r xmlns:w="http://schemas.openxmlformats.org/wordprocessingml/2006/main">
              <w:rPr>
                <w:szCs w:val="24"/>
                <w:lang w:val="en"/>
              </w:rPr>
              <w:br xmlns:w="http://schemas.openxmlformats.org/wordprocessingml/2006/main" w:type="textWrapping"/>
            </w:r>
            <w:r xmlns:w="http://schemas.openxmlformats.org/wordprocessingml/2006/main">
              <w:rPr>
                <w:szCs w:val="24"/>
              </w:rPr>
              <w:t xml:space="preserve">DataType: </w:t>
            </w:r>
            <w:r xmlns:w="http://schemas.openxmlformats.org/wordprocessingml/2006/main">
              <w:rPr>
                <w:szCs w:val="24"/>
                <w:lang w:val="en"/>
              </w:rPr>
              <w:t xml:space="preserve">Number</w:t>
            </w:r>
          </w:p>
        </w:tc>
        <w:tc>
          <w:tcPr>
            <w:tcW w:w="5364" w:type="dxa"/>
            <w:noWrap w:val="0"/>
            <w:vAlign w:val="top"/>
          </w:tcPr>
          <w:p>
            <w:pPr xmlns:w="http://schemas.openxmlformats.org/wordprocessingml/2006/main">
              <w:spacing w:before="0"/>
              <w:ind w:left="0"/>
              <w:jc w:val="both"/>
              <w:rPr>
                <w:bCs/>
                <w:szCs w:val="24"/>
                <w:lang w:val="vi-VN"/>
              </w:rPr>
            </w:pPr>
            <w:r xmlns:w="http://schemas.openxmlformats.org/wordprocessingml/2006/main">
              <w:rPr>
                <w:bCs/>
                <w:szCs w:val="24"/>
                <w:lang w:val="en"/>
              </w:rPr>
              <w:t xml:space="preserve">20% discount on sales invoices </w:t>
            </w:r>
            <w:r xmlns:w="http://schemas.openxmlformats.org/wordprocessingml/2006/main">
              <w:rPr>
                <w:bCs/>
                <w:szCs w:val="24"/>
                <w:lang w:val="vi-VN"/>
              </w:rPr>
              <w:t xml:space="preserve">: The field receives the value "Percentage based on revenue".</w:t>
            </w:r>
          </w:p>
          <w:p>
            <w:pPr xmlns:w="http://schemas.openxmlformats.org/wordprocessingml/2006/main">
              <w:spacing w:before="0"/>
              <w:ind w:left="0"/>
              <w:jc w:val="both"/>
              <w:rPr>
                <w:bCs/>
                <w:szCs w:val="24"/>
                <w:lang w:val="vi-VN"/>
              </w:rPr>
            </w:pPr>
            <w:r xmlns:w="http://schemas.openxmlformats.org/wordprocessingml/2006/main">
              <w:rPr>
                <w:bCs/>
                <w:szCs w:val="24"/>
                <w:lang w:val="vi-VN"/>
              </w:rPr>
              <w:t xml:space="preserve">The input value belongs to one of the values "1, 2, 3, 5".</w:t>
            </w:r>
          </w:p>
          <w:p>
            <w:pPr xmlns:w="http://schemas.openxmlformats.org/wordprocessingml/2006/main">
              <w:spacing w:before="0"/>
              <w:ind w:left="0"/>
              <w:jc w:val="both"/>
              <w:rPr>
                <w:bCs/>
                <w:szCs w:val="24"/>
                <w:lang w:val="vi-VN"/>
              </w:rPr>
            </w:pPr>
            <w:r xmlns:w="http://schemas.openxmlformats.org/wordprocessingml/2006/main">
              <w:rPr>
                <w:bCs/>
                <w:szCs w:val="24"/>
                <w:lang w:val="vi-VN"/>
              </w:rPr>
              <w:t xml:space="preserve">For example: “adjustAmount20”: “2”</w:t>
            </w:r>
          </w:p>
        </w:tc>
      </w:tr>
      <w:tr>
        <w:tc>
          <w:tcPr>
            <w:tcW w:w="2070" w:type="dxa"/>
            <w:noWrap w:val="0"/>
            <w:vAlign w:val="top"/>
          </w:tcPr>
          <w:p>
            <w:pPr xmlns:w="http://schemas.openxmlformats.org/wordprocessingml/2006/main">
              <w:spacing w:before="0"/>
              <w:ind w:left="0"/>
              <w:jc w:val="both"/>
              <w:rPr>
                <w:szCs w:val="24"/>
                <w:highlight w:val="yellow"/>
                <w:lang w:val="vi-VN"/>
              </w:rPr>
            </w:pPr>
            <w:r xmlns:w="http://schemas.openxmlformats.org/wordprocessingml/2006/main">
              <w:rPr>
                <w:szCs w:val="24"/>
                <w:highlight w:val="yellow"/>
                <w:lang w:val="en"/>
              </w:rPr>
              <w:t xml:space="preserve">invoiceNote</w:t>
            </w:r>
          </w:p>
        </w:tc>
        <w:tc>
          <w:tcPr>
            <w:tcW w:w="2466" w:type="dxa"/>
            <w:noWrap w:val="0"/>
            <w:vAlign w:val="top"/>
          </w:tcPr>
          <w:p>
            <w:pPr xmlns:w="http://schemas.openxmlformats.org/wordprocessingml/2006/main">
              <w:spacing w:before="0"/>
              <w:ind w:left="0"/>
              <w:jc w:val="both"/>
              <w:rPr>
                <w:szCs w:val="24"/>
                <w:lang w:val="en"/>
              </w:rPr>
            </w:pPr>
            <w:r xmlns:w="http://schemas.openxmlformats.org/wordprocessingml/2006/main">
              <w:rPr>
                <w:szCs w:val="24"/>
              </w:rPr>
              <w:t xml:space="preserve">Required: </w:t>
            </w:r>
            <w:r xmlns:w="http://schemas.openxmlformats.org/wordprocessingml/2006/main">
              <w:rPr>
                <w:szCs w:val="24"/>
                <w:lang w:val="en"/>
              </w:rPr>
              <w:t xml:space="preserve">false</w:t>
            </w:r>
          </w:p>
          <w:p>
            <w:pPr xmlns:w="http://schemas.openxmlformats.org/wordprocessingml/2006/main">
              <w:spacing w:before="0"/>
              <w:ind w:left="0"/>
              <w:jc w:val="both"/>
              <w:rPr>
                <w:szCs w:val="24"/>
              </w:rPr>
            </w:pPr>
            <w:r xmlns:w="http://schemas.openxmlformats.org/wordprocessingml/2006/main">
              <w:rPr>
                <w:szCs w:val="24"/>
              </w:rPr>
              <w:t xml:space="preserve">DataType: String</w:t>
            </w:r>
          </w:p>
          <w:p>
            <w:pPr xmlns:w="http://schemas.openxmlformats.org/wordprocessingml/2006/main">
              <w:spacing w:before="0"/>
              <w:ind w:left="0"/>
              <w:jc w:val="both"/>
              <w:rPr>
                <w:szCs w:val="24"/>
              </w:rPr>
            </w:pPr>
            <w:r xmlns:w="http://schemas.openxmlformats.org/wordprocessingml/2006/main">
              <w:rPr>
                <w:szCs w:val="24"/>
              </w:rPr>
              <w:t xml:space="preserve">Minlength: N/A</w:t>
            </w:r>
          </w:p>
          <w:p>
            <w:pPr xmlns:w="http://schemas.openxmlformats.org/wordprocessingml/2006/main">
              <w:spacing w:before="0"/>
              <w:ind w:left="0"/>
              <w:jc w:val="both"/>
              <w:rPr>
                <w:szCs w:val="24"/>
              </w:rPr>
            </w:pPr>
            <w:r xmlns:w="http://schemas.openxmlformats.org/wordprocessingml/2006/main">
              <w:rPr>
                <w:szCs w:val="24"/>
              </w:rPr>
              <w:t xml:space="preserve">Maxlength:</w:t>
            </w:r>
          </w:p>
          <w:p>
            <w:pPr xmlns:w="http://schemas.openxmlformats.org/wordprocessingml/2006/main">
              <w:spacing w:before="0"/>
              <w:ind w:left="0"/>
              <w:jc w:val="both"/>
              <w:rPr>
                <w:szCs w:val="24"/>
                <w:lang w:val="en"/>
              </w:rPr>
            </w:pPr>
            <w:r xmlns:w="http://schemas.openxmlformats.org/wordprocessingml/2006/main">
              <w:rPr>
                <w:szCs w:val="24"/>
              </w:rPr>
              <w:t xml:space="preserve">Format:</w:t>
            </w:r>
          </w:p>
        </w:tc>
        <w:tc>
          <w:tcPr>
            <w:tcW w:w="5364" w:type="dxa"/>
            <w:noWrap w:val="0"/>
            <w:vAlign w:val="top"/>
          </w:tcPr>
          <w:p>
            <w:pPr xmlns:w="http://schemas.openxmlformats.org/wordprocessingml/2006/main">
              <w:spacing w:before="0"/>
              <w:ind w:left="0"/>
              <w:jc w:val="both"/>
              <w:rPr>
                <w:bCs/>
                <w:szCs w:val="24"/>
                <w:lang w:val="en"/>
              </w:rPr>
            </w:pPr>
            <w:r xmlns:w="http://schemas.openxmlformats.org/wordprocessingml/2006/main">
              <w:rPr>
                <w:bCs/>
                <w:szCs w:val="24"/>
                <w:lang w:val="en"/>
              </w:rPr>
              <w:t xml:space="preserve">Used as a note line below the list of goods, when making adjustments, the system will automatically generate the line "Adjustment / replacement for invoice ... date .... ". When adjusting on the web, it will be generated automatically and the api must be transmitted</w:t>
            </w:r>
          </w:p>
          <w:p>
            <w:pPr xmlns:w="http://schemas.openxmlformats.org/wordprocessingml/2006/main">
              <w:spacing w:before="0"/>
              <w:ind w:left="0"/>
              <w:jc w:val="both"/>
              <w:rPr>
                <w:bCs/>
                <w:szCs w:val="24"/>
                <w:lang w:val="en"/>
              </w:rPr>
            </w:pPr>
            <w:r xmlns:w="http://schemas.openxmlformats.org/wordprocessingml/2006/main">
              <w:rPr>
                <w:bCs/>
                <w:szCs w:val="24"/>
                <w:lang w:val="en"/>
              </w:rPr>
              <w:t xml:space="preserve">Note: </w:t>
            </w:r>
            <w:r xmlns:w="http://schemas.openxmlformats.org/wordprocessingml/2006/main">
              <w:rPr>
                <w:bCs/>
                <w:szCs w:val="24"/>
                <w:highlight w:val="yellow"/>
                <w:lang w:val="en"/>
              </w:rPr>
              <w:t xml:space="preserve">Not autogenerated if the input data check is omitted</w:t>
            </w:r>
          </w:p>
        </w:tc>
      </w:tr>
    </w:tbl>
    <w:p>
      <w:pPr xmlns:w="http://schemas.openxmlformats.org/wordprocessingml/2006/main">
        <w:jc w:val="both"/>
        <w:rPr>
          <w:sz w:val="22"/>
          <w:szCs w:val="22"/>
        </w:rPr>
      </w:pPr>
      <w:r xmlns:w="http://schemas.openxmlformats.org/wordprocessingml/2006/main">
        <w:rPr>
          <w:sz w:val="22"/>
          <w:szCs w:val="22"/>
        </w:rPr>
        <w:t xml:space="preserve">Sample data</w:t>
      </w:r>
    </w:p>
    <w:p>
      <w:pPr xmlns:w="http://schemas.openxmlformats.org/wordprocessingml/2006/main">
        <w:jc w:val="both"/>
        <w:rPr>
          <w:sz w:val="22"/>
          <w:szCs w:val="22"/>
        </w:rPr>
      </w:pPr>
      <w:r xmlns:w="http://schemas.openxmlformats.org/wordprocessingml/2006/main">
        <w:rPr>
          <w:sz w:val="22"/>
          <w:szCs w:val="22"/>
        </w:rPr>
        <w:t xml:space="preserve">Regular invoice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sz w:val="22"/>
          <w:szCs w:val="22"/>
        </w:rPr>
        <w:t xml:space="preserve">  </w:t>
      </w:r>
      <w:r xmlns:w="http://schemas.openxmlformats.org/wordprocessingml/2006/main">
        <w:rPr>
          <w:bCs/>
          <w:snapToGrid/>
          <w:color w:val="8000FF"/>
          <w:sz w:val="22"/>
          <w:szCs w:val="22"/>
        </w:rPr>
        <w:t xml:space="preserve">"generalInvoiceInfo":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"transactionUuid": "859f390a-1e59-4a05-9663-1e9ec7afdb8f",</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"invoiceType": "01GTKT",</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"templateCode": "01GTKT0/001",</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"invoiceSeries": "AB/20E",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"invoiceIssuedDate": 1605027600000,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"currencyCode": "VND",</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    </w:t>
      </w:r>
      <w:r xmlns:w="http://schemas.openxmlformats.org/wordprocessingml/2006/main">
        <w:rPr>
          <w:bCs/>
          <w:snapToGrid/>
          <w:color w:val="8000FF"/>
          <w:sz w:val="22"/>
          <w:szCs w:val="22"/>
          <w:shd w:val="clear" w:color="auto" w:fill="FFFFFF"/>
        </w:rPr>
        <w:t xml:space="preserve">"adjustmentType": "1",</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"paymentStatus": true,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"cusGetInvoiceRight": true,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"reservationCode": </w:t>
      </w:r>
      <w:r xmlns:w="http://schemas.openxmlformats.org/wordprocessingml/2006/main">
        <w:rPr>
          <w:bCs/>
          <w:snapToGrid/>
          <w:color w:val="8000FF"/>
          <w:sz w:val="22"/>
          <w:szCs w:val="22"/>
          <w:shd w:val="clear" w:color="auto" w:fill="FFFFFF"/>
        </w:rPr>
        <w:t xml:space="preserve">"681DDYKLMOEFD"</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jc w:val="both"/>
        <w:rPr>
          <w:sz w:val="22"/>
          <w:szCs w:val="22"/>
        </w:rPr>
      </w:pPr>
      <w:r xmlns:w="http://schemas.openxmlformats.org/wordprocessingml/2006/main">
        <w:rPr>
          <w:sz w:val="22"/>
          <w:szCs w:val="22"/>
        </w:rPr>
        <w:t xml:space="preserve">Money Adjustment Invoice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"generalInvoiceInfo":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"transactionUuid": "859f390a-1e59-4a05-9663-1e9ec7afdb8f",</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"invoiceType": "01GTKT",</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"templateCode": "01GTKT0/001",</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"invoiceSeries": "AB/20E",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"invoiceIssuedDate": 1605027600000,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"currencyCode": "VND",</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"adjustmentType": "5",</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"adjustmentInvoiceType": "1",</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"originalInvoiceId": "AB/20E0000036",</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"originalInvoiceIssueDate": 1605027600000,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"additionalReferenceDesc": "Text",</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"additionalReferenceDate": 1605027600000,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"paymentStatus": true,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"cusGetInvoiceRight": true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jc w:val="both"/>
        <w:rPr>
          <w:sz w:val="22"/>
          <w:szCs w:val="22"/>
        </w:rPr>
      </w:pPr>
      <w:r xmlns:w="http://schemas.openxmlformats.org/wordprocessingml/2006/main">
        <w:rPr>
          <w:sz w:val="22"/>
          <w:szCs w:val="22"/>
        </w:rPr>
        <w:t xml:space="preserve">Invoice for adjustment of information</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"generalInvoiceInfo":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"transactionUuid": "859f390a-1e59-4a05-9663-1e9ec7afdb8f",</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"invoiceType": "01GTKT",</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"templateCode": "01GTKT0/001",</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"invoiceSeries": "AB/20E",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"invoiceIssuedDate": 1605027600000,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"currencyCode": "VND",</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"adjustmentType": "5",</w:t>
      </w:r>
    </w:p>
    <w:p>
      <w:pPr xmlns:w="http://schemas.openxmlformats.org/wordprocessingml/2006/main">
        <w:widowControl/>
        <w:shd w:val="clear" w:color="auto" w:fill="DBE5F1"/>
        <w:spacing w:before="0" w:line="240" w:lineRule="auto"/>
        <w:ind w:left="567"/>
        <w:jc w:val="both"/>
        <w:rPr>
          <w:bCs/>
          <w:snapToGrid/>
          <w:color w:val="8000FF"/>
          <w:sz w:val="22"/>
          <w:szCs w:val="22"/>
          <w:shd w:val="clear" w:color="auto" w:fill="FFFFFF"/>
        </w:rPr>
      </w:pPr>
      <w:r xmlns:w="http://schemas.openxmlformats.org/wordprocessingml/2006/main">
        <w:rPr>
          <w:bCs/>
          <w:snapToGrid/>
          <w:color w:val="8000FF"/>
          <w:sz w:val="22"/>
          <w:szCs w:val="22"/>
          <w:shd w:val="clear" w:color="auto" w:fill="FFFFFF"/>
        </w:rPr>
        <w:t xml:space="preserve">"adjustedNote":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"adjustmentInvoiceType": "2",</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"originalInvoiceId": "AB/20E0000036",</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"originalInvoiceIssueDate": 1605027600000,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"additionalReferenceDesc": "Text",</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"additionalReferenceDate": 1605027600000,</w:t>
      </w:r>
    </w:p>
    <w:p>
      <w:pPr xmlns:w="http://schemas.openxmlformats.org/wordprocessingml/2006/main">
        <w:widowControl/>
        <w:shd w:val="clear" w:color="auto" w:fill="DBE5F1"/>
        <w:spacing w:before="0" w:line="240" w:lineRule="auto"/>
        <w:ind w:left="567"/>
        <w:jc w:val="both"/>
        <w:rPr>
          <w:bCs/>
          <w:snapToGrid/>
          <w:color w:val="8000FF"/>
          <w:sz w:val="22"/>
          <w:szCs w:val="22"/>
          <w:shd w:val="clear" w:color="auto" w:fill="FFFFFF"/>
        </w:rPr>
      </w:pPr>
      <w:r xmlns:w="http://schemas.openxmlformats.org/wordprocessingml/2006/main">
        <w:rPr>
          <w:bCs/>
          <w:snapToGrid/>
          <w:color w:val="8000FF"/>
          <w:sz w:val="22"/>
          <w:szCs w:val="22"/>
        </w:rPr>
        <w:t xml:space="preserve">    </w:t>
      </w:r>
      <w:r xmlns:w="http://schemas.openxmlformats.org/wordprocessingml/2006/main">
        <w:rPr>
          <w:bCs/>
          <w:snapToGrid/>
          <w:color w:val="8000FF"/>
          <w:sz w:val="22"/>
          <w:szCs w:val="22"/>
          <w:shd w:val="clear" w:color="auto" w:fill="FFFFFF"/>
        </w:rPr>
        <w:t xml:space="preserve">"originalInvoiceType": "1",</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    </w:t>
      </w:r>
      <w:r xmlns:w="http://schemas.openxmlformats.org/wordprocessingml/2006/main">
        <w:rPr>
          <w:bCs/>
          <w:snapToGrid/>
          <w:color w:val="8000FF"/>
          <w:sz w:val="22"/>
          <w:szCs w:val="22"/>
          <w:shd w:val="clear" w:color="auto" w:fill="FFFFFF"/>
        </w:rPr>
        <w:t xml:space="preserve">"originalTemolateCode": "1/0224",</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"paymentStatus": true,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"cusGetInvoiceRight": true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jc w:val="both"/>
        <w:rPr>
          <w:sz w:val="22"/>
          <w:szCs w:val="22"/>
        </w:rPr>
      </w:pPr>
      <w:r xmlns:w="http://schemas.openxmlformats.org/wordprocessingml/2006/main">
        <w:rPr>
          <w:sz w:val="22"/>
          <w:szCs w:val="22"/>
        </w:rPr>
        <w:t xml:space="preserve">Replacement invoice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"generalInvoiceInfo":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"transactionUuid": "859f390a-1e59-4a05-9663-1e9ec7afdb8f",</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"invoiceType": "01GTKT",</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"templateCode": "01GTKT0/001",</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"invoiceSeries": "AB/20E",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"invoiceIssuedDate": 1605027600000,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"currencyCode": "VND",</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"adjustmentType": "3",</w:t>
      </w:r>
    </w:p>
    <w:p>
      <w:pPr xmlns:w="http://schemas.openxmlformats.org/wordprocessingml/2006/main">
        <w:widowControl/>
        <w:shd w:val="clear" w:color="auto" w:fill="DBE5F1"/>
        <w:spacing w:before="0" w:line="240" w:lineRule="auto"/>
        <w:ind w:left="567"/>
        <w:jc w:val="both"/>
        <w:rPr>
          <w:bCs/>
          <w:snapToGrid/>
          <w:color w:val="8000FF"/>
          <w:sz w:val="22"/>
          <w:szCs w:val="22"/>
          <w:shd w:val="clear" w:color="auto" w:fill="FFFFFF"/>
        </w:rPr>
      </w:pPr>
      <w:r xmlns:w="http://schemas.openxmlformats.org/wordprocessingml/2006/main">
        <w:rPr>
          <w:bCs/>
          <w:snapToGrid/>
          <w:color w:val="8000FF"/>
          <w:sz w:val="22"/>
          <w:szCs w:val="22"/>
          <w:shd w:val="clear" w:color="auto" w:fill="FFFFFF"/>
        </w:rPr>
        <w:t xml:space="preserve">"adjustedNote":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"originalInvoiceId": "AB/20E0000037",</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"originalInvoiceIssueDate": 1605027600000,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"additionalReferenceDesc": "Text",</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"additionalReferenceDate": 1605027600000,</w:t>
      </w:r>
    </w:p>
    <w:p>
      <w:pPr xmlns:w="http://schemas.openxmlformats.org/wordprocessingml/2006/main">
        <w:widowControl/>
        <w:shd w:val="clear" w:color="auto" w:fill="DBE5F1"/>
        <w:spacing w:before="0" w:line="240" w:lineRule="auto"/>
        <w:ind w:left="567"/>
        <w:jc w:val="both"/>
        <w:rPr>
          <w:bCs/>
          <w:snapToGrid/>
          <w:color w:val="8000FF"/>
          <w:sz w:val="22"/>
          <w:szCs w:val="22"/>
          <w:shd w:val="clear" w:color="auto" w:fill="FFFFFF"/>
        </w:rPr>
      </w:pPr>
      <w:r xmlns:w="http://schemas.openxmlformats.org/wordprocessingml/2006/main">
        <w:rPr>
          <w:bCs/>
          <w:snapToGrid/>
          <w:color w:val="8000FF"/>
          <w:sz w:val="22"/>
          <w:szCs w:val="22"/>
        </w:rPr>
        <w:t xml:space="preserve">    </w:t>
      </w:r>
      <w:r xmlns:w="http://schemas.openxmlformats.org/wordprocessingml/2006/main">
        <w:rPr>
          <w:bCs/>
          <w:snapToGrid/>
          <w:color w:val="8000FF"/>
          <w:sz w:val="22"/>
          <w:szCs w:val="22"/>
          <w:shd w:val="clear" w:color="auto" w:fill="FFFFFF"/>
        </w:rPr>
        <w:t xml:space="preserve">"originalInvoiceType": "1",</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    </w:t>
      </w:r>
      <w:r xmlns:w="http://schemas.openxmlformats.org/wordprocessingml/2006/main">
        <w:rPr>
          <w:bCs/>
          <w:snapToGrid/>
          <w:color w:val="8000FF"/>
          <w:sz w:val="22"/>
          <w:szCs w:val="22"/>
          <w:shd w:val="clear" w:color="auto" w:fill="FFFFFF"/>
        </w:rPr>
        <w:t xml:space="preserve">"originalTemolateCode": "1/0224",</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"paymentStatus": true,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"cusGetInvoiceRight": true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pStyle w:val="20"/>
        <w:rPr>
          <w:sz w:val="22"/>
          <w:szCs w:val="22"/>
        </w:rPr>
      </w:pPr>
      <w:bookmarkStart xmlns:w="http://schemas.openxmlformats.org/wordprocessingml/2006/main" w:id="16" w:name="_Toc115266172"/>
      <w:r xmlns:w="http://schemas.openxmlformats.org/wordprocessingml/2006/main">
        <w:rPr>
          <w:sz w:val="22"/>
          <w:szCs w:val="22"/>
        </w:rPr>
        <w:t xml:space="preserve">sellerInfo</w:t>
      </w:r>
      <w:bookmarkEnd xmlns:w="http://schemas.openxmlformats.org/wordprocessingml/2006/main" w:id="16"/>
    </w:p>
    <w:p>
      <w:pPr xmlns:w="http://schemas.openxmlformats.org/wordprocessingml/2006/main">
        <w:pStyle w:val="4"/>
        <w:rPr>
          <w:sz w:val="22"/>
          <w:szCs w:val="22"/>
        </w:rPr>
      </w:pPr>
      <w:r xmlns:w="http://schemas.openxmlformats.org/wordprocessingml/2006/main">
        <w:rPr>
          <w:sz w:val="22"/>
          <w:szCs w:val="22"/>
        </w:rPr>
        <w:t xml:space="preserve">Seller information on the invoice, can be transferred or retrieved automatically on the e-invoice system. In case the sellerTaxCode is NOT transferred, the data will be taken from the e-invoice system.</w:t>
      </w:r>
    </w:p>
    <w:p>
      <w:pPr xmlns:w="http://schemas.openxmlformats.org/wordprocessingml/2006/main">
        <w:pStyle w:val="4"/>
        <w:rPr>
          <w:sz w:val="22"/>
          <w:szCs w:val="22"/>
          <w:highlight w:val="yellow"/>
        </w:rPr>
      </w:pPr>
      <w:r xmlns:w="http://schemas.openxmlformats.org/wordprocessingml/2006/main">
        <w:rPr>
          <w:b/>
          <w:sz w:val="22"/>
          <w:szCs w:val="22"/>
          <w:highlight w:val="yellow"/>
        </w:rPr>
        <w:t xml:space="preserve">Note 1 </w:t>
      </w:r>
      <w:r xmlns:w="http://schemas.openxmlformats.org/wordprocessingml/2006/main">
        <w:rPr>
          <w:sz w:val="22"/>
          <w:szCs w:val="22"/>
          <w:highlight w:val="yellow"/>
        </w:rPr>
        <w:t xml:space="preserve">: The data fields are required = true when the sellerTaxCode is passed, if the sellerTaxCode is not passed, the other fields are taken from the HDDT system, not from the input information.</w:t>
      </w:r>
    </w:p>
    <w:p>
      <w:pPr xmlns:w="http://schemas.openxmlformats.org/wordprocessingml/2006/main">
        <w:pStyle w:val="4"/>
        <w:rPr>
          <w:sz w:val="22"/>
          <w:szCs w:val="22"/>
        </w:rPr>
      </w:pPr>
      <w:r xmlns:w="http://schemas.openxmlformats.org/wordprocessingml/2006/main">
        <w:rPr>
          <w:b/>
          <w:sz w:val="22"/>
          <w:szCs w:val="22"/>
          <w:highlight w:val="yellow"/>
        </w:rPr>
        <w:t xml:space="preserve">Note 2 </w:t>
      </w:r>
      <w:r xmlns:w="http://schemas.openxmlformats.org/wordprocessingml/2006/main">
        <w:rPr>
          <w:sz w:val="22"/>
          <w:szCs w:val="22"/>
          <w:highlight w:val="yellow"/>
        </w:rPr>
        <w:t xml:space="preserve">: sellerTaxCode must match the taxCode of the logged in user</w:t>
      </w:r>
    </w:p>
    <w:tbl>
      <w:tblPr>
        <w:tblStyle w:val="14"/>
        <w:tblW w:w="99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556"/>
        <w:gridCol w:w="5364"/>
      </w:tblGrid>
      <w:tr>
        <w:trPr>
          <w:trHeight w:val="395" w:hRule="atLeast"/>
        </w:trPr>
        <w:tc>
          <w:tcPr>
            <w:tcW w:w="1980" w:type="dxa"/>
            <w:shd w:val="clear" w:color="auto" w:fill="EEECE1"/>
            <w:noWrap w:val="0"/>
            <w:vAlign w:val="top"/>
          </w:tcPr>
          <w:p>
            <w:pPr xmlns:w="http://schemas.openxmlformats.org/wordprocessingml/2006/main">
              <w:jc w:val="center"/>
              <w:rPr>
                <w:b/>
                <w:sz w:val="22"/>
                <w:szCs w:val="22"/>
              </w:rPr>
            </w:pPr>
            <w:r xmlns:w="http://schemas.openxmlformats.org/wordprocessingml/2006/main">
              <w:rPr>
                <w:b/>
                <w:sz w:val="22"/>
                <w:szCs w:val="22"/>
              </w:rPr>
              <w:t xml:space="preserve">School's name</w:t>
            </w:r>
          </w:p>
        </w:tc>
        <w:tc>
          <w:tcPr>
            <w:tcW w:w="2556" w:type="dxa"/>
            <w:shd w:val="clear" w:color="auto" w:fill="EEECE1"/>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Datatypes</w:t>
            </w:r>
          </w:p>
        </w:tc>
        <w:tc>
          <w:tcPr>
            <w:tcW w:w="5364" w:type="dxa"/>
            <w:shd w:val="clear" w:color="auto" w:fill="EEECE1"/>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Describe</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sellerLegalName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255</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N/A</w:t>
            </w:r>
          </w:p>
        </w:tc>
        <w:tc>
          <w:tcPr>
            <w:tcW w:w="536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Name (registered business in case of an enterprise) of the seller</w:t>
            </w:r>
          </w:p>
          <w:p>
            <w:pPr>
              <w:spacing w:before="0"/>
              <w:ind w:left="0"/>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sellerTaxCode</w:t>
            </w:r>
          </w:p>
        </w:tc>
        <w:tc>
          <w:tcPr>
            <w:tcW w:w="2556" w:type="dxa"/>
            <w:noWrap w:val="0"/>
            <w:vAlign w:val="top"/>
          </w:tcPr>
          <w:p>
            <w:pPr xmlns:w="http://schemas.openxmlformats.org/wordprocessingml/2006/main">
              <w:spacing w:before="0"/>
              <w:ind w:left="0"/>
              <w:jc w:val="both"/>
              <w:rPr>
                <w:sz w:val="22"/>
                <w:szCs w:val="22"/>
              </w:rPr>
            </w:pPr>
            <w:bookmarkStart xmlns:w="http://schemas.openxmlformats.org/wordprocessingml/2006/main" w:id="17" w:name="OLE_LINK11"/>
            <w:bookmarkStart xmlns:w="http://schemas.openxmlformats.org/wordprocessingml/2006/main" w:id="18" w:name="OLE_LINK10"/>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bookmarkEnd xmlns:w="http://schemas.openxmlformats.org/wordprocessingml/2006/main" w:id="17"/>
            <w:bookmarkEnd xmlns:w="http://schemas.openxmlformats.org/wordprocessingml/2006/main" w:id="18"/>
          </w:p>
        </w:tc>
        <w:tc>
          <w:tcPr>
            <w:tcW w:w="536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The seller tax code is issued by TCT Vietnam. Model 1: 0312770607</w:t>
            </w:r>
          </w:p>
          <w:p>
            <w:pPr xmlns:w="http://schemas.openxmlformats.org/wordprocessingml/2006/main">
              <w:spacing w:before="0"/>
              <w:ind w:left="0"/>
              <w:jc w:val="both"/>
              <w:rPr>
                <w:sz w:val="22"/>
                <w:szCs w:val="22"/>
              </w:rPr>
            </w:pPr>
            <w:r xmlns:w="http://schemas.openxmlformats.org/wordprocessingml/2006/main">
              <w:rPr>
                <w:sz w:val="22"/>
                <w:szCs w:val="22"/>
              </w:rPr>
              <w:t xml:space="preserve">Form 2: 0312770607-001</w:t>
            </w:r>
          </w:p>
          <w:p>
            <w:pPr xmlns:w="http://schemas.openxmlformats.org/wordprocessingml/2006/main">
              <w:spacing w:before="0"/>
              <w:ind w:left="0"/>
              <w:jc w:val="both"/>
              <w:rPr>
                <w:sz w:val="22"/>
                <w:szCs w:val="22"/>
              </w:rPr>
            </w:pPr>
            <w:r xmlns:w="http://schemas.openxmlformats.org/wordprocessingml/2006/main">
              <w:rPr>
                <w:sz w:val="22"/>
                <w:szCs w:val="22"/>
              </w:rPr>
              <w:t xml:space="preserve">This code is used to check whether the data will come from the SInvoice system or be transmitted by the integrated software. If there is data, all seller information will be retrieved from the integrated software. If not, the information configured on SInvoice will be retrieved. This code cannot be used to issue invoices.</w:t>
            </w:r>
          </w:p>
          <w:p>
            <w:pPr>
              <w:spacing w:before="0"/>
              <w:ind w:left="0"/>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sellerAddressLine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255</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N/A</w:t>
            </w:r>
          </w:p>
        </w:tc>
        <w:tc>
          <w:tcPr>
            <w:tcW w:w="536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The seller's address is shown on the invoice.</w:t>
            </w:r>
          </w:p>
          <w:p>
            <w:pPr>
              <w:spacing w:before="0"/>
              <w:ind w:left="0"/>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sellerPhoneNumber</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50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\s*[0-9]*\s*</w:t>
            </w:r>
          </w:p>
        </w:tc>
        <w:tc>
          <w:tcPr>
            <w:tcW w:w="5364"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Seller phone number</w:t>
            </w:r>
          </w:p>
          <w:p>
            <w:pPr>
              <w:spacing w:before="0"/>
              <w:ind w:left="41"/>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sellerFaxNumber</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50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\s*[0-9]*\s*</w:t>
            </w:r>
          </w:p>
        </w:tc>
        <w:tc>
          <w:tcPr>
            <w:tcW w:w="5364"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Seller fax number</w:t>
            </w:r>
          </w:p>
          <w:p>
            <w:pPr>
              <w:spacing w:before="0"/>
              <w:ind w:left="41"/>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sellerEmail</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50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\s{0,}(([a-zA-Z0-9][a-zA-Z0-9_*$&amp;+,:;=?#|'&lt;&gt;.^*()%!-] {2,}@[a-zA-Z0-9]{2,}(\.[a-zA-Z0-9]{2,}){1,})+)\s{0,}</w:t>
            </w:r>
          </w:p>
        </w:tc>
        <w:tc>
          <w:tcPr>
            <w:tcW w:w="5364"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Seller's email address</w:t>
            </w:r>
          </w:p>
          <w:p>
            <w:pPr>
              <w:spacing w:before="0"/>
              <w:ind w:left="41"/>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sellerBankName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400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The name of the bank where the seller opens the trading account</w:t>
            </w:r>
          </w:p>
          <w:p>
            <w:pPr>
              <w:spacing w:before="0"/>
              <w:ind w:left="41"/>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sellerBankAccount</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200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\s*[0-9]*\s*</w:t>
            </w:r>
          </w:p>
        </w:tc>
        <w:tc>
          <w:tcPr>
            <w:tcW w:w="5364"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Seller's bank account</w:t>
            </w:r>
          </w:p>
          <w:p>
            <w:pPr>
              <w:spacing w:before="0"/>
              <w:ind w:left="41"/>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sellerDistrictName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50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District Name</w:t>
            </w:r>
          </w:p>
          <w:p>
            <w:pPr>
              <w:spacing w:before="0"/>
              <w:ind w:left="41"/>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sellerCityName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600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Name of Province/City</w:t>
            </w:r>
          </w:p>
          <w:p>
            <w:pPr>
              <w:spacing w:before="0"/>
              <w:ind w:left="41"/>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sellerCountryCode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15</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ind w:left="41"/>
              <w:jc w:val="both"/>
              <w:rPr>
                <w:sz w:val="22"/>
                <w:szCs w:val="22"/>
              </w:rPr>
            </w:pPr>
            <w:r xmlns:w="http://schemas.openxmlformats.org/wordprocessingml/2006/main">
              <w:rPr>
                <w:sz w:val="22"/>
                <w:szCs w:val="22"/>
              </w:rPr>
              <w:t xml:space="preserve">Country code</w:t>
            </w:r>
          </w:p>
          <w:p>
            <w:pPr>
              <w:ind w:left="41"/>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sellerWebsite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200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Seller's website</w:t>
            </w:r>
          </w:p>
          <w:p>
            <w:pPr>
              <w:spacing w:before="0"/>
              <w:ind w:left="41"/>
              <w:jc w:val="both"/>
              <w:rPr>
                <w:sz w:val="22"/>
                <w:szCs w:val="22"/>
              </w:rPr>
            </w:pPr>
          </w:p>
        </w:tc>
      </w:tr>
      <w:tr>
        <w:tc>
          <w:tcPr>
            <w:tcW w:w="1980" w:type="dxa"/>
            <w:noWrap w:val="0"/>
            <w:vAlign w:val="top"/>
          </w:tcPr>
          <w:p>
            <w:pPr xmlns:w="http://schemas.openxmlformats.org/wordprocessingml/2006/main">
              <w:spacing w:before="0"/>
              <w:ind w:left="0"/>
              <w:jc w:val="both"/>
              <w:rPr>
                <w:sz w:val="22"/>
                <w:szCs w:val="22"/>
                <w:lang w:val="vi-VN"/>
              </w:rPr>
            </w:pPr>
            <w:r xmlns:w="http://schemas.openxmlformats.org/wordprocessingml/2006/main">
              <w:rPr>
                <w:sz w:val="22"/>
                <w:szCs w:val="22"/>
              </w:rPr>
              <w:t xml:space="preserve">merchantCode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4</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Catalog code of units that accept payment</w:t>
            </w:r>
          </w:p>
          <w:p>
            <w:pPr xmlns:w="http://schemas.openxmlformats.org/wordprocessingml/2006/main">
              <w:spacing w:before="0"/>
              <w:ind w:left="0"/>
              <w:jc w:val="both"/>
              <w:rPr>
                <w:sz w:val="22"/>
                <w:szCs w:val="22"/>
              </w:rPr>
            </w:pPr>
            <w:r xmlns:w="http://schemas.openxmlformats.org/wordprocessingml/2006/main">
              <w:rPr>
                <w:sz w:val="22"/>
                <w:szCs w:val="22"/>
              </w:rPr>
              <w:t xml:space="preserve">Only numeric characters are allowed to be transmitted</w:t>
            </w:r>
          </w:p>
          <w:p>
            <w:pPr xmlns:w="http://schemas.openxmlformats.org/wordprocessingml/2006/main">
              <w:spacing w:before="0"/>
              <w:ind w:left="0"/>
              <w:jc w:val="both"/>
              <w:rPr>
                <w:sz w:val="22"/>
                <w:szCs w:val="22"/>
              </w:rPr>
            </w:pPr>
            <w:r xmlns:w="http://schemas.openxmlformats.org/wordprocessingml/2006/main">
              <w:rPr>
                <w:b/>
                <w:sz w:val="22"/>
                <w:szCs w:val="22"/>
              </w:rPr>
              <w:t xml:space="preserve">Note: </w:t>
            </w:r>
            <w:r xmlns:w="http://schemas.openxmlformats.org/wordprocessingml/2006/main">
              <w:rPr>
                <w:sz w:val="22"/>
                <w:szCs w:val="22"/>
              </w:rPr>
              <w:t xml:space="preserve">these fields serve to generate qrcode78, other forms are optional</w:t>
            </w:r>
          </w:p>
        </w:tc>
      </w:tr>
      <w:tr>
        <w:tc>
          <w:tcPr>
            <w:tcW w:w="1980" w:type="dxa"/>
            <w:noWrap w:val="0"/>
            <w:vAlign w:val="top"/>
          </w:tcPr>
          <w:p>
            <w:pPr xmlns:w="http://schemas.openxmlformats.org/wordprocessingml/2006/main">
              <w:spacing w:before="0"/>
              <w:ind w:left="0"/>
              <w:jc w:val="both"/>
              <w:rPr>
                <w:sz w:val="22"/>
                <w:szCs w:val="22"/>
                <w:lang w:val="vi-VN"/>
              </w:rPr>
            </w:pPr>
            <w:r xmlns:w="http://schemas.openxmlformats.org/wordprocessingml/2006/main">
              <w:rPr>
                <w:sz w:val="22"/>
                <w:szCs w:val="22"/>
              </w:rPr>
              <w:t xml:space="preserve">merchantName.merchantName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25</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Name of the unit accepting payment</w:t>
            </w:r>
          </w:p>
          <w:p>
            <w:pPr xmlns:w="http://schemas.openxmlformats.org/wordprocessingml/2006/main">
              <w:spacing w:before="0"/>
              <w:ind w:left="0"/>
              <w:jc w:val="both"/>
              <w:rPr>
                <w:sz w:val="22"/>
                <w:szCs w:val="22"/>
              </w:rPr>
            </w:pPr>
            <w:r xmlns:w="http://schemas.openxmlformats.org/wordprocessingml/2006/main">
              <w:rPr>
                <w:sz w:val="22"/>
                <w:szCs w:val="22"/>
              </w:rPr>
              <w:t xml:space="preserve">Only 96 characters are allowed to be transmitted according to the EMV Book</w:t>
            </w:r>
          </w:p>
          <w:p>
            <w:pPr xmlns:w="http://schemas.openxmlformats.org/wordprocessingml/2006/main">
              <w:spacing w:before="0"/>
              <w:ind w:left="0"/>
              <w:jc w:val="both"/>
              <w:rPr>
                <w:sz w:val="22"/>
                <w:szCs w:val="22"/>
              </w:rPr>
            </w:pPr>
            <w:r xmlns:w="http://schemas.openxmlformats.org/wordprocessingml/2006/main">
              <w:rPr>
                <w:b/>
                <w:sz w:val="22"/>
                <w:szCs w:val="22"/>
              </w:rPr>
              <w:t xml:space="preserve">Note: </w:t>
            </w:r>
            <w:r xmlns:w="http://schemas.openxmlformats.org/wordprocessingml/2006/main">
              <w:rPr>
                <w:sz w:val="22"/>
                <w:szCs w:val="22"/>
              </w:rPr>
              <w:t xml:space="preserve">these fields are for qrcode78 generation, other forms are not required</w:t>
            </w:r>
          </w:p>
          <w:p>
            <w:pPr>
              <w:spacing w:before="0"/>
              <w:ind w:left="0"/>
              <w:jc w:val="both"/>
              <w:rPr>
                <w:sz w:val="22"/>
                <w:szCs w:val="22"/>
                <w:lang w:val="vi-VN"/>
              </w:rPr>
            </w:pPr>
          </w:p>
        </w:tc>
      </w:tr>
      <w:tr>
        <w:tc>
          <w:tcPr>
            <w:tcW w:w="1980" w:type="dxa"/>
            <w:noWrap w:val="0"/>
            <w:vAlign w:val="top"/>
          </w:tcPr>
          <w:p>
            <w:pPr xmlns:w="http://schemas.openxmlformats.org/wordprocessingml/2006/main">
              <w:spacing w:before="0"/>
              <w:ind w:left="0"/>
              <w:jc w:val="both"/>
              <w:rPr>
                <w:sz w:val="22"/>
                <w:szCs w:val="22"/>
                <w:lang w:val="vi-VN"/>
              </w:rPr>
            </w:pPr>
            <w:r xmlns:w="http://schemas.openxmlformats.org/wordprocessingml/2006/main">
              <w:rPr>
                <w:sz w:val="22"/>
                <w:szCs w:val="22"/>
              </w:rPr>
              <w:t xml:space="preserve">merchantCity</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15</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City of payment acceptance unit</w:t>
            </w:r>
          </w:p>
          <w:p>
            <w:pPr xmlns:w="http://schemas.openxmlformats.org/wordprocessingml/2006/main">
              <w:spacing w:before="0"/>
              <w:ind w:left="41"/>
              <w:jc w:val="both"/>
              <w:rPr>
                <w:sz w:val="22"/>
                <w:szCs w:val="22"/>
                <w:lang w:val="vi-VN"/>
              </w:rPr>
            </w:pPr>
            <w:r xmlns:w="http://schemas.openxmlformats.org/wordprocessingml/2006/main">
              <w:rPr>
                <w:sz w:val="22"/>
                <w:szCs w:val="22"/>
                <w:lang w:val="vi-VN"/>
              </w:rPr>
              <w:t xml:space="preserve">Only 96 characters are allowed to be transmitted according to the EMV Book</w:t>
            </w:r>
          </w:p>
          <w:p>
            <w:pPr xmlns:w="http://schemas.openxmlformats.org/wordprocessingml/2006/main">
              <w:spacing w:before="0"/>
              <w:ind w:left="41"/>
              <w:jc w:val="both"/>
              <w:rPr>
                <w:sz w:val="22"/>
                <w:szCs w:val="22"/>
                <w:lang w:val="vi-VN"/>
              </w:rPr>
            </w:pPr>
            <w:r xmlns:w="http://schemas.openxmlformats.org/wordprocessingml/2006/main">
              <w:rPr>
                <w:b/>
                <w:sz w:val="22"/>
                <w:szCs w:val="22"/>
                <w:lang w:val="vi-VN"/>
              </w:rPr>
              <w:t xml:space="preserve">Note: </w:t>
            </w:r>
            <w:r xmlns:w="http://schemas.openxmlformats.org/wordprocessingml/2006/main">
              <w:rPr>
                <w:sz w:val="22"/>
                <w:szCs w:val="22"/>
                <w:lang w:val="vi-VN"/>
              </w:rPr>
              <w:t xml:space="preserve">these fields are for qrcode78 generation, other forms are not required</w:t>
            </w:r>
          </w:p>
        </w:tc>
      </w:tr>
    </w:tbl>
    <w:p>
      <w:pPr xmlns:w="http://schemas.openxmlformats.org/wordprocessingml/2006/main">
        <w:jc w:val="both"/>
        <w:rPr>
          <w:sz w:val="22"/>
          <w:szCs w:val="22"/>
        </w:rPr>
      </w:pPr>
      <w:r xmlns:w="http://schemas.openxmlformats.org/wordprocessingml/2006/main">
        <w:rPr>
          <w:sz w:val="22"/>
          <w:szCs w:val="22"/>
        </w:rPr>
        <w:t xml:space="preserve">Sample data</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"sellerInfo":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"sellerLegalName": "Seller",</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"sellerTaxCode": "0100109106",</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"sellerAddressLine": "Hanoi City - Vietnam",</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"sellerPhoneNumber": "0123456789",</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ab xmlns:w="http://schemas.openxmlformats.org/wordprocessingml/2006/main"/>
      </w:r>
      <w:r xmlns:w="http://schemas.openxmlformats.org/wordprocessingml/2006/main">
        <w:rPr>
          <w:bCs/>
          <w:snapToGrid/>
          <w:color w:val="8000FF"/>
          <w:sz w:val="22"/>
          <w:szCs w:val="22"/>
        </w:rPr>
        <w:t xml:space="preserve">"sellerFaxNumber": "0123456789",</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"sellerEmail": "email@gmail.com",</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"sellerBankName": "Bank",</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"sellerBankAccount": "012345678901",</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ab xmlns:w="http://schemas.openxmlformats.org/wordprocessingml/2006/main"/>
      </w:r>
      <w:r xmlns:w="http://schemas.openxmlformats.org/wordprocessingml/2006/main">
        <w:rPr>
          <w:bCs/>
          <w:snapToGrid/>
          <w:color w:val="8000FF"/>
          <w:sz w:val="22"/>
          <w:szCs w:val="22"/>
        </w:rPr>
        <w:t xml:space="preserve">"sellerDistrictName":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"sellerCityName": "Hanoi City",</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"sellerCountryCode": "84",</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"sellerWebsite": "sinvoice.viettel.vn"</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pStyle w:val="20"/>
        <w:rPr>
          <w:sz w:val="22"/>
          <w:szCs w:val="22"/>
        </w:rPr>
      </w:pPr>
      <w:bookmarkStart xmlns:w="http://schemas.openxmlformats.org/wordprocessingml/2006/main" w:id="19" w:name="_Toc115266173"/>
      <w:r xmlns:w="http://schemas.openxmlformats.org/wordprocessingml/2006/main">
        <w:rPr>
          <w:sz w:val="22"/>
          <w:szCs w:val="22"/>
        </w:rPr>
        <w:t xml:space="preserve">buyerInfo</w:t>
      </w:r>
      <w:bookmarkEnd xmlns:w="http://schemas.openxmlformats.org/wordprocessingml/2006/main" w:id="19"/>
    </w:p>
    <w:p>
      <w:pPr xmlns:w="http://schemas.openxmlformats.org/wordprocessingml/2006/main">
        <w:pStyle w:val="4"/>
        <w:rPr>
          <w:sz w:val="22"/>
          <w:szCs w:val="22"/>
        </w:rPr>
      </w:pPr>
      <w:r xmlns:w="http://schemas.openxmlformats.org/wordprocessingml/2006/main">
        <w:rPr>
          <w:sz w:val="22"/>
          <w:szCs w:val="22"/>
        </w:rPr>
        <w:t xml:space="preserve">Buyer information on invoice.</w:t>
      </w:r>
    </w:p>
    <w:tbl>
      <w:tblPr>
        <w:tblStyle w:val="14"/>
        <w:tblW w:w="99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556"/>
        <w:gridCol w:w="5364"/>
      </w:tblGrid>
      <w:tr>
        <w:trPr>
          <w:trHeight w:val="395" w:hRule="atLeast"/>
        </w:trPr>
        <w:tc>
          <w:tcPr>
            <w:tcW w:w="1980" w:type="dxa"/>
            <w:tcBorders>
              <w:top w:val="single" w:color="auto" w:sz="4" w:space="0"/>
              <w:left w:val="single" w:color="auto" w:sz="4" w:space="0"/>
              <w:bottom w:val="single" w:color="auto" w:sz="4" w:space="0"/>
              <w:right w:val="single" w:color="auto" w:sz="4" w:space="0"/>
            </w:tcBorders>
            <w:shd w:val="clear" w:color="auto" w:fill="EEECE1"/>
            <w:noWrap w:val="0"/>
            <w:vAlign w:val="top"/>
          </w:tcPr>
          <w:p>
            <w:pPr xmlns:w="http://schemas.openxmlformats.org/wordprocessingml/2006/main">
              <w:jc w:val="center"/>
              <w:rPr>
                <w:b/>
                <w:sz w:val="22"/>
                <w:szCs w:val="22"/>
              </w:rPr>
            </w:pPr>
            <w:r xmlns:w="http://schemas.openxmlformats.org/wordprocessingml/2006/main">
              <w:rPr>
                <w:b/>
                <w:sz w:val="22"/>
                <w:szCs w:val="22"/>
              </w:rPr>
              <w:t xml:space="preserve">School's name</w:t>
            </w:r>
          </w:p>
        </w:tc>
        <w:tc>
          <w:tcPr>
            <w:tcW w:w="2556" w:type="dxa"/>
            <w:tcBorders>
              <w:top w:val="single" w:color="auto" w:sz="4" w:space="0"/>
              <w:left w:val="single" w:color="auto" w:sz="4" w:space="0"/>
              <w:bottom w:val="single" w:color="auto" w:sz="4" w:space="0"/>
              <w:right w:val="single" w:color="auto" w:sz="4" w:space="0"/>
            </w:tcBorders>
            <w:shd w:val="clear" w:color="auto" w:fill="EEECE1"/>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Datatypes</w:t>
            </w:r>
          </w:p>
        </w:tc>
        <w:tc>
          <w:tcPr>
            <w:tcW w:w="5364" w:type="dxa"/>
            <w:tcBorders>
              <w:top w:val="single" w:color="auto" w:sz="4" w:space="0"/>
              <w:left w:val="single" w:color="auto" w:sz="4" w:space="0"/>
              <w:bottom w:val="single" w:color="auto" w:sz="4" w:space="0"/>
              <w:right w:val="single" w:color="auto" w:sz="4" w:space="0"/>
            </w:tcBorders>
            <w:shd w:val="clear" w:color="auto" w:fill="EEECE1"/>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Describe</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buyerName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800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Name of buyer in case of retail or individual buyer. Buyer name or unit name is required when buyerNotGetInvoice = 0</w:t>
            </w:r>
          </w:p>
          <w:p>
            <w:pPr>
              <w:spacing w:before="0"/>
              <w:ind w:left="41"/>
              <w:jc w:val="both"/>
              <w:rPr>
                <w:sz w:val="22"/>
                <w:szCs w:val="22"/>
              </w:rPr>
            </w:pPr>
          </w:p>
          <w:p>
            <w:pPr>
              <w:spacing w:before="0"/>
              <w:ind w:left="0"/>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buyerCode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400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Customer code, only characters allowed</w:t>
            </w:r>
          </w:p>
          <w:p>
            <w:pPr>
              <w:spacing w:before="0"/>
              <w:ind w:left="0"/>
              <w:jc w:val="both"/>
              <w:rPr>
                <w:sz w:val="22"/>
                <w:szCs w:val="22"/>
              </w:rPr>
            </w:pPr>
          </w:p>
          <w:p>
            <w:pPr>
              <w:spacing w:before="0"/>
              <w:ind w:left="0"/>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buyerLegalName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1200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The name of the unit (registered business in the case of an enterprise) of the buyer. Buyer name or unit name is required.</w:t>
            </w:r>
          </w:p>
          <w:p>
            <w:pPr>
              <w:spacing w:before="0"/>
              <w:ind w:left="41"/>
              <w:jc w:val="both"/>
              <w:rPr>
                <w:sz w:val="22"/>
                <w:szCs w:val="22"/>
              </w:rPr>
            </w:pPr>
          </w:p>
          <w:p>
            <w:pPr>
              <w:spacing w:before="0"/>
              <w:ind w:left="41"/>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buyerTaxCode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p>
            <w:pPr>
              <w:spacing w:before="0"/>
              <w:ind w:left="0"/>
              <w:jc w:val="both"/>
              <w:rPr>
                <w:sz w:val="22"/>
                <w:szCs w:val="22"/>
              </w:rPr>
            </w:pPr>
          </w:p>
        </w:tc>
        <w:tc>
          <w:tcPr>
            <w:tcW w:w="5364"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Buyer tax code, can be Vietnamese tax code or foreign tax code</w:t>
            </w:r>
          </w:p>
          <w:p>
            <w:pPr xmlns:w="http://schemas.openxmlformats.org/wordprocessingml/2006/main">
              <w:spacing w:before="0"/>
              <w:ind w:left="41"/>
              <w:jc w:val="both"/>
              <w:rPr>
                <w:sz w:val="22"/>
                <w:szCs w:val="22"/>
              </w:rPr>
            </w:pPr>
            <w:r xmlns:w="http://schemas.openxmlformats.org/wordprocessingml/2006/main">
              <w:rPr>
                <w:sz w:val="22"/>
                <w:szCs w:val="22"/>
              </w:rPr>
              <w:t xml:space="preserve">Model 1: 0312770607</w:t>
            </w:r>
          </w:p>
          <w:p>
            <w:pPr xmlns:w="http://schemas.openxmlformats.org/wordprocessingml/2006/main">
              <w:spacing w:before="0"/>
              <w:ind w:left="41"/>
              <w:jc w:val="both"/>
              <w:rPr>
                <w:sz w:val="22"/>
                <w:szCs w:val="22"/>
              </w:rPr>
            </w:pPr>
            <w:r xmlns:w="http://schemas.openxmlformats.org/wordprocessingml/2006/main">
              <w:rPr>
                <w:sz w:val="22"/>
                <w:szCs w:val="22"/>
              </w:rPr>
              <w:t xml:space="preserve">Form 2: 0312770607-001</w:t>
            </w:r>
          </w:p>
          <w:p>
            <w:pPr xmlns:w="http://schemas.openxmlformats.org/wordprocessingml/2006/main">
              <w:spacing w:before="0"/>
              <w:ind w:left="41"/>
              <w:jc w:val="both"/>
              <w:rPr>
                <w:sz w:val="22"/>
                <w:szCs w:val="22"/>
              </w:rPr>
            </w:pPr>
            <w:r xmlns:w="http://schemas.openxmlformats.org/wordprocessingml/2006/main">
              <w:rPr>
                <w:sz w:val="22"/>
                <w:szCs w:val="22"/>
              </w:rPr>
              <w:t xml:space="preserve">Required when buyerNotGetInvoice = 0</w:t>
            </w:r>
          </w:p>
          <w:p>
            <w:pPr>
              <w:spacing w:before="0"/>
              <w:ind w:left="41"/>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buyerAddressLine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1200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Buyer's billing address</w:t>
            </w:r>
          </w:p>
          <w:p>
            <w:pPr xmlns:w="http://schemas.openxmlformats.org/wordprocessingml/2006/main">
              <w:spacing w:before="0"/>
              <w:ind w:left="41"/>
              <w:jc w:val="both"/>
              <w:rPr>
                <w:sz w:val="22"/>
                <w:szCs w:val="22"/>
              </w:rPr>
            </w:pPr>
            <w:r xmlns:w="http://schemas.openxmlformats.org/wordprocessingml/2006/main">
              <w:rPr>
                <w:sz w:val="22"/>
                <w:szCs w:val="22"/>
              </w:rPr>
              <w:t xml:space="preserve">Required when buyerNotGetInvoice = 0</w:t>
            </w:r>
          </w:p>
          <w:p>
            <w:pPr>
              <w:spacing w:before="0"/>
              <w:ind w:left="41"/>
              <w:jc w:val="both"/>
              <w:rPr>
                <w:sz w:val="22"/>
                <w:szCs w:val="22"/>
              </w:rPr>
            </w:pPr>
          </w:p>
          <w:p>
            <w:pPr>
              <w:spacing w:before="0"/>
              <w:ind w:left="41"/>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buyerPhoneNumber</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15</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\s*[0-9]*\s*</w:t>
            </w:r>
          </w:p>
        </w:tc>
        <w:tc>
          <w:tcPr>
            <w:tcW w:w="5364"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The buyer's phone number will be used to send messages in case the seller registers for the SMS Brandname service.</w:t>
            </w:r>
          </w:p>
          <w:p>
            <w:pPr>
              <w:spacing w:before="0"/>
              <w:ind w:left="41"/>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buyerFaxNumber</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Buyer's fax number</w:t>
            </w:r>
          </w:p>
          <w:p>
            <w:pPr>
              <w:spacing w:before="0"/>
              <w:ind w:left="41"/>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buyerEmail</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2000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^[_A-Za-z0-9-\+]+(\.[_A-Za-z0-9-]+)*@[A-Za-z0-9-]+(\.[A- Za-z0-9]+)*(\.[A-Za-z]{2,})$ (applies to each individual email)</w:t>
            </w:r>
          </w:p>
        </w:tc>
        <w:tc>
          <w:tcPr>
            <w:tcW w:w="5364"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Buyer email, used to send invoice to buyer</w:t>
            </w:r>
          </w:p>
          <w:p>
            <w:pPr xmlns:w="http://schemas.openxmlformats.org/wordprocessingml/2006/main">
              <w:spacing w:before="0"/>
              <w:ind w:left="41"/>
              <w:rPr>
                <w:sz w:val="22"/>
                <w:szCs w:val="22"/>
              </w:rPr>
            </w:pPr>
            <w:r xmlns:w="http://schemas.openxmlformats.org/wordprocessingml/2006/main">
              <w:rPr>
                <w:sz w:val="22"/>
                <w:szCs w:val="22"/>
              </w:rPr>
              <w:t xml:space="preserve">If there are multiple emails, separate them by semicolons (;). When the seller's email account is configured on the system, the system automatically sends if there is a buyer's email. For email configuration details, see here: </w:t>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HYPERLINK "https://sinvoice.viettel.vn/ho-tro/huong-dan-su-dung/5-huong-dan-cau-hinh-doanh-nghiep--cau-hinh-chung" </w:instrText>
            </w:r>
            <w:r xmlns:w="http://schemas.openxmlformats.org/wordprocessingml/2006/main">
              <w:rPr>
                <w:sz w:val="22"/>
                <w:szCs w:val="22"/>
              </w:rPr>
              <w:fldChar xmlns:w="http://schemas.openxmlformats.org/wordprocessingml/2006/main" w:fldCharType="separate"/>
            </w:r>
            <w:r xmlns:w="http://schemas.openxmlformats.org/wordprocessingml/2006/main">
              <w:rPr>
                <w:rStyle w:val="12"/>
                <w:sz w:val="22"/>
                <w:szCs w:val="22"/>
              </w:rPr>
              <w:t xml:space="preserve">https://sinvoice.viettel.vn/ho-tro/huong-dan-su-dung/5-huong-dan-cau-hinh-doanh-nghiep--cau-hinh- shared</w:t>
            </w:r>
            <w:r xmlns:w="http://schemas.openxmlformats.org/wordprocessingml/2006/main">
              <w:rPr>
                <w:sz w:val="22"/>
                <w:szCs w:val="22"/>
              </w:rPr>
              <w:fldChar xmlns:w="http://schemas.openxmlformats.org/wordprocessingml/2006/main" w:fldCharType="end"/>
            </w:r>
            <w:r xmlns:w="http://schemas.openxmlformats.org/wordprocessingml/2006/main">
              <w:rPr>
                <w:sz w:val="22"/>
                <w:szCs w:val="22"/>
              </w:rPr>
              <w:t xml:space="preserve"> </w:t>
            </w:r>
          </w:p>
          <w:p>
            <w:pPr>
              <w:spacing w:before="0"/>
              <w:ind w:left="41"/>
              <w:jc w:val="both"/>
              <w:rPr>
                <w:sz w:val="22"/>
                <w:szCs w:val="22"/>
              </w:rPr>
            </w:pPr>
          </w:p>
          <w:p>
            <w:pPr>
              <w:spacing w:before="0"/>
              <w:ind w:left="41"/>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buyerBankName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200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The name of the head office of the bank where the buyer opens a trading account.</w:t>
            </w:r>
          </w:p>
          <w:p>
            <w:pPr>
              <w:spacing w:before="0"/>
              <w:ind w:left="41"/>
              <w:jc w:val="both"/>
              <w:rPr>
                <w:sz w:val="22"/>
                <w:szCs w:val="22"/>
              </w:rPr>
            </w:pPr>
          </w:p>
          <w:p>
            <w:pPr>
              <w:spacing w:before="0"/>
              <w:ind w:left="41"/>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buyerBankAccount</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100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Buyer's bank account.</w:t>
            </w:r>
          </w:p>
          <w:p>
            <w:pPr>
              <w:spacing w:before="0"/>
              <w:ind w:left="41"/>
              <w:jc w:val="both"/>
              <w:rPr>
                <w:sz w:val="22"/>
                <w:szCs w:val="22"/>
              </w:rPr>
            </w:pPr>
          </w:p>
          <w:p>
            <w:pPr>
              <w:spacing w:before="0"/>
              <w:ind w:left="41"/>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buyerDistrictName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District Name</w:t>
            </w:r>
          </w:p>
          <w:p>
            <w:pPr>
              <w:spacing w:before="0"/>
              <w:ind w:left="41"/>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buyerCityName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Name of Province/City</w:t>
            </w:r>
          </w:p>
          <w:p>
            <w:pPr>
              <w:spacing w:before="0"/>
              <w:ind w:left="41"/>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buyerCountryCode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Buyer country code</w:t>
            </w:r>
          </w:p>
          <w:p>
            <w:pPr>
              <w:spacing w:before="0"/>
              <w:ind w:left="41"/>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buyerIdType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[123]*</w:t>
            </w:r>
          </w:p>
        </w:tc>
        <w:tc>
          <w:tcPr>
            <w:tcW w:w="5364"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Buyer's document type,</w:t>
            </w:r>
          </w:p>
          <w:p>
            <w:pPr xmlns:w="http://schemas.openxmlformats.org/wordprocessingml/2006/main">
              <w:numPr>
                <w:ilvl w:val="0"/>
                <w:numId w:val="6"/>
              </w:numPr>
              <w:rPr>
                <w:sz w:val="22"/>
                <w:szCs w:val="22"/>
              </w:rPr>
            </w:pPr>
            <w:r xmlns:w="http://schemas.openxmlformats.org/wordprocessingml/2006/main">
              <w:rPr>
                <w:sz w:val="22"/>
                <w:szCs w:val="22"/>
              </w:rPr>
              <w:t xml:space="preserve">1: ID card number</w:t>
            </w:r>
          </w:p>
          <w:p>
            <w:pPr xmlns:w="http://schemas.openxmlformats.org/wordprocessingml/2006/main">
              <w:numPr>
                <w:ilvl w:val="0"/>
                <w:numId w:val="6"/>
              </w:numPr>
              <w:rPr>
                <w:sz w:val="22"/>
                <w:szCs w:val="22"/>
              </w:rPr>
            </w:pPr>
            <w:r xmlns:w="http://schemas.openxmlformats.org/wordprocessingml/2006/main">
              <w:rPr>
                <w:sz w:val="22"/>
                <w:szCs w:val="22"/>
              </w:rPr>
              <w:t xml:space="preserve">2: Passport</w:t>
            </w:r>
          </w:p>
          <w:p>
            <w:pPr xmlns:w="http://schemas.openxmlformats.org/wordprocessingml/2006/main">
              <w:numPr>
                <w:ilvl w:val="0"/>
                <w:numId w:val="6"/>
              </w:numPr>
              <w:rPr>
                <w:sz w:val="22"/>
                <w:szCs w:val="22"/>
              </w:rPr>
            </w:pPr>
            <w:r xmlns:w="http://schemas.openxmlformats.org/wordprocessingml/2006/main">
              <w:rPr>
                <w:sz w:val="22"/>
                <w:szCs w:val="22"/>
              </w:rPr>
              <w:t xml:space="preserve">3: Business license</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buyerIdNo</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200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[a-zA-Z0-9-_ ]*</w:t>
            </w:r>
          </w:p>
        </w:tc>
        <w:tc>
          <w:tcPr>
            <w:tcW w:w="5364" w:type="dxa"/>
            <w:noWrap w:val="0"/>
            <w:vAlign w:val="top"/>
          </w:tcPr>
          <w:p>
            <w:pPr xmlns:w="http://schemas.openxmlformats.org/wordprocessingml/2006/main">
              <w:spacing w:before="0"/>
              <w:ind w:left="41"/>
              <w:rPr>
                <w:sz w:val="22"/>
                <w:szCs w:val="22"/>
                <w:lang w:val="vi-VN"/>
              </w:rPr>
            </w:pPr>
            <w:r xmlns:w="http://schemas.openxmlformats.org/wordprocessingml/2006/main">
              <w:rPr>
                <w:b/>
                <w:sz w:val="22"/>
                <w:szCs w:val="22"/>
              </w:rPr>
              <w:t xml:space="preserve">Note </w:t>
            </w:r>
            <w:r xmlns:w="http://schemas.openxmlformats.org/wordprocessingml/2006/main">
              <w:rPr>
                <w:sz w:val="22"/>
                <w:szCs w:val="22"/>
              </w:rPr>
              <w:t xml:space="preserve">: </w:t>
            </w:r>
            <w:r xmlns:w="http://schemas.openxmlformats.org/wordprocessingml/2006/main">
              <w:rPr>
                <w:sz w:val="22"/>
                <w:szCs w:val="22"/>
                <w:lang w:val="vi-VN"/>
              </w:rPr>
              <w:t xml:space="preserve">When buyerIdType has a value, buyerIdNo is required to have a value.</w:t>
            </w:r>
          </w:p>
          <w:p>
            <w:pPr xmlns:w="http://schemas.openxmlformats.org/wordprocessingml/2006/main">
              <w:spacing w:before="0"/>
              <w:ind w:left="41"/>
              <w:jc w:val="both"/>
              <w:rPr>
                <w:sz w:val="22"/>
                <w:szCs w:val="22"/>
                <w:lang w:val="vi-VN"/>
              </w:rPr>
            </w:pPr>
            <w:r xmlns:w="http://schemas.openxmlformats.org/wordprocessingml/2006/main">
              <w:rPr>
                <w:sz w:val="22"/>
                <w:szCs w:val="22"/>
                <w:lang w:val="vi-VN"/>
              </w:rPr>
              <w:t xml:space="preserve">Buyer's document number, can be identity card, business license, passport</w:t>
            </w:r>
          </w:p>
          <w:p>
            <w:pPr>
              <w:spacing w:before="0"/>
              <w:ind w:left="41"/>
              <w:jc w:val="both"/>
              <w:rPr>
                <w:sz w:val="22"/>
                <w:szCs w:val="22"/>
                <w:lang w:val="vi-VN"/>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buyerBirthDay</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Date</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Buyer's date of birth</w:t>
            </w:r>
          </w:p>
          <w:p>
            <w:pPr>
              <w:spacing w:before="0"/>
              <w:ind w:left="41"/>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buyerNotGetInvoice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Integer</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0</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1</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Buyer does not receive invoice</w:t>
            </w:r>
          </w:p>
          <w:p>
            <w:pPr xmlns:w="http://schemas.openxmlformats.org/wordprocessingml/2006/main">
              <w:spacing w:before="0"/>
              <w:ind w:left="41"/>
              <w:jc w:val="both"/>
              <w:rPr>
                <w:sz w:val="22"/>
                <w:szCs w:val="22"/>
              </w:rPr>
            </w:pPr>
            <w:r xmlns:w="http://schemas.openxmlformats.org/wordprocessingml/2006/main">
              <w:rPr>
                <w:sz w:val="22"/>
                <w:szCs w:val="22"/>
              </w:rPr>
              <w:t xml:space="preserve">0-Buyer got the invoice</w:t>
            </w:r>
          </w:p>
          <w:p>
            <w:pPr xmlns:w="http://schemas.openxmlformats.org/wordprocessingml/2006/main">
              <w:spacing w:before="0"/>
              <w:ind w:left="41"/>
              <w:jc w:val="both"/>
              <w:rPr>
                <w:sz w:val="22"/>
                <w:szCs w:val="22"/>
              </w:rPr>
            </w:pPr>
            <w:r xmlns:w="http://schemas.openxmlformats.org/wordprocessingml/2006/main">
              <w:rPr>
                <w:sz w:val="22"/>
                <w:szCs w:val="22"/>
              </w:rPr>
              <w:t xml:space="preserve">1-Buyer does not receive invoice</w:t>
            </w:r>
          </w:p>
          <w:p>
            <w:pPr xmlns:w="http://schemas.openxmlformats.org/wordprocessingml/2006/main">
              <w:spacing w:before="0"/>
              <w:ind w:left="41"/>
              <w:jc w:val="both"/>
              <w:rPr>
                <w:sz w:val="22"/>
                <w:szCs w:val="22"/>
                <w:lang w:val="en"/>
              </w:rPr>
            </w:pPr>
            <w:r xmlns:w="http://schemas.openxmlformats.org/wordprocessingml/2006/main">
              <w:rPr>
                <w:sz w:val="22"/>
                <w:szCs w:val="22"/>
              </w:rPr>
              <w:t xml:space="preserve">If no transmission, default is </w:t>
            </w:r>
            <w:r xmlns:w="http://schemas.openxmlformats.org/wordprocessingml/2006/main">
              <w:rPr>
                <w:sz w:val="22"/>
                <w:szCs w:val="22"/>
                <w:lang w:val="en"/>
              </w:rPr>
              <w:t xml:space="preserve">0</w:t>
            </w:r>
          </w:p>
        </w:tc>
      </w:tr>
    </w:tbl>
    <w:p>
      <w:pPr xmlns:w="http://schemas.openxmlformats.org/wordprocessingml/2006/main">
        <w:pStyle w:val="4"/>
        <w:rPr>
          <w:sz w:val="22"/>
          <w:szCs w:val="22"/>
        </w:rPr>
      </w:pPr>
      <w:r xmlns:w="http://schemas.openxmlformats.org/wordprocessingml/2006/main">
        <w:rPr>
          <w:sz w:val="22"/>
          <w:szCs w:val="22"/>
        </w:rPr>
        <w:t xml:space="preserve">Sample data</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"buyerInfo":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"buyerName": "Customer Name",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"buyerLegalName": "Unit name",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"buyerTaxCode": "0100109106",</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"buyerAddressLine": "An Khanh Hoai Duc Hanoi",</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"buyerPostalCode": "2342324323",</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"buyerDistrictName": "No. 9, Street 11, VSIP Bac Ninh, Tu Son Town, Province",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"buyerCityName": "Hanoi City",</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"buyerCountryCode": "84",</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"buyerPhoneNumber": "987999999",</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"buyerFaxNumber": "0458954",</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"buyerEmail": "minhltt@viettel.com.vn",</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"buyerBankName": "MB Military Bank",</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"buyerBankAccount": "01578987871236547",</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"buyerIdType": "3",</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"buyerIdNo": "8888899999",</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"buyerCode": "832472343b_b",</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"buyerBirthDay":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pStyle w:val="20"/>
        <w:rPr>
          <w:sz w:val="22"/>
          <w:szCs w:val="22"/>
        </w:rPr>
      </w:pPr>
      <w:bookmarkStart xmlns:w="http://schemas.openxmlformats.org/wordprocessingml/2006/main" w:id="20" w:name="_Toc115266174"/>
      <w:r xmlns:w="http://schemas.openxmlformats.org/wordprocessingml/2006/main">
        <w:rPr>
          <w:sz w:val="22"/>
          <w:szCs w:val="22"/>
        </w:rPr>
        <w:t xml:space="preserve">payments</w:t>
      </w:r>
      <w:bookmarkEnd xmlns:w="http://schemas.openxmlformats.org/wordprocessingml/2006/main" w:id="20"/>
      <w:r xmlns:w="http://schemas.openxmlformats.org/wordprocessingml/2006/main">
        <w:rPr>
          <w:sz w:val="22"/>
          <w:szCs w:val="22"/>
        </w:rPr>
        <w:t xml:space="preserve"> </w:t>
      </w:r>
    </w:p>
    <w:p>
      <w:pPr>
        <w:pStyle w:val="4"/>
        <w:rPr>
          <w:sz w:val="22"/>
          <w:szCs w:val="22"/>
        </w:rPr>
      </w:pPr>
    </w:p>
    <w:tbl>
      <w:tblPr>
        <w:tblStyle w:val="14"/>
        <w:tblW w:w="99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556"/>
        <w:gridCol w:w="5364"/>
      </w:tblGrid>
      <w:tr>
        <w:trPr>
          <w:trHeight w:val="395" w:hRule="atLeast"/>
        </w:trPr>
        <w:tc>
          <w:tcPr>
            <w:tcW w:w="1980" w:type="dxa"/>
            <w:shd w:val="clear" w:color="auto" w:fill="EEECE1"/>
            <w:noWrap w:val="0"/>
            <w:vAlign w:val="top"/>
          </w:tcPr>
          <w:p>
            <w:pPr xmlns:w="http://schemas.openxmlformats.org/wordprocessingml/2006/main">
              <w:jc w:val="center"/>
              <w:rPr>
                <w:b/>
                <w:sz w:val="22"/>
                <w:szCs w:val="22"/>
              </w:rPr>
            </w:pPr>
            <w:r xmlns:w="http://schemas.openxmlformats.org/wordprocessingml/2006/main">
              <w:rPr>
                <w:b/>
                <w:sz w:val="22"/>
                <w:szCs w:val="22"/>
              </w:rPr>
              <w:t xml:space="preserve">School's name</w:t>
            </w:r>
          </w:p>
        </w:tc>
        <w:tc>
          <w:tcPr>
            <w:tcW w:w="2556" w:type="dxa"/>
            <w:shd w:val="clear" w:color="auto" w:fill="EEECE1"/>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Datatypes</w:t>
            </w:r>
          </w:p>
        </w:tc>
        <w:tc>
          <w:tcPr>
            <w:tcW w:w="5364" w:type="dxa"/>
            <w:shd w:val="clear" w:color="auto" w:fill="EEECE1"/>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Describe</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paymentMethod</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50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Payments. There may be no need to pass a value, just pass paymentMethodName</w:t>
            </w:r>
          </w:p>
          <w:p>
            <w:pPr xmlns:w="http://schemas.openxmlformats.org/wordprocessingml/2006/main">
              <w:spacing w:before="0"/>
              <w:ind w:left="0"/>
              <w:jc w:val="both"/>
              <w:rPr>
                <w:sz w:val="22"/>
                <w:szCs w:val="22"/>
              </w:rPr>
            </w:pPr>
            <w:r xmlns:w="http://schemas.openxmlformats.org/wordprocessingml/2006/main">
              <w:rPr>
                <w:sz w:val="22"/>
                <w:szCs w:val="22"/>
              </w:rPr>
              <w:t xml:space="preserve">- Includes the following values:</w:t>
            </w:r>
          </w:p>
          <w:p>
            <w:pPr xmlns:w="http://schemas.openxmlformats.org/wordprocessingml/2006/main">
              <w:spacing w:before="0"/>
              <w:ind w:left="0"/>
              <w:jc w:val="both"/>
              <w:rPr>
                <w:sz w:val="22"/>
                <w:szCs w:val="22"/>
              </w:rPr>
            </w:pPr>
            <w:r xmlns:w="http://schemas.openxmlformats.org/wordprocessingml/2006/main">
              <w:rPr>
                <w:sz w:val="22"/>
                <w:szCs w:val="22"/>
              </w:rPr>
              <w:t xml:space="preserve">1: when the payment method is TM</w:t>
            </w:r>
          </w:p>
          <w:p>
            <w:pPr xmlns:w="http://schemas.openxmlformats.org/wordprocessingml/2006/main">
              <w:spacing w:before="0"/>
              <w:ind w:left="0"/>
              <w:jc w:val="both"/>
              <w:rPr>
                <w:sz w:val="22"/>
                <w:szCs w:val="22"/>
              </w:rPr>
            </w:pPr>
            <w:r xmlns:w="http://schemas.openxmlformats.org/wordprocessingml/2006/main">
              <w:rPr>
                <w:sz w:val="22"/>
                <w:szCs w:val="22"/>
              </w:rPr>
              <w:t xml:space="preserve">2: when the payment method is CK</w:t>
            </w:r>
          </w:p>
          <w:p>
            <w:pPr xmlns:w="http://schemas.openxmlformats.org/wordprocessingml/2006/main">
              <w:spacing w:before="0"/>
              <w:ind w:left="0"/>
              <w:jc w:val="both"/>
              <w:rPr>
                <w:sz w:val="22"/>
                <w:szCs w:val="22"/>
              </w:rPr>
            </w:pPr>
            <w:r xmlns:w="http://schemas.openxmlformats.org/wordprocessingml/2006/main">
              <w:rPr>
                <w:sz w:val="22"/>
                <w:szCs w:val="22"/>
              </w:rPr>
              <w:t xml:space="preserve">3: when the payment method is TM/CK</w:t>
            </w:r>
          </w:p>
          <w:p>
            <w:pPr xmlns:w="http://schemas.openxmlformats.org/wordprocessingml/2006/main">
              <w:spacing w:before="0"/>
              <w:ind w:left="0"/>
              <w:jc w:val="both"/>
              <w:rPr>
                <w:sz w:val="22"/>
                <w:szCs w:val="22"/>
              </w:rPr>
            </w:pPr>
            <w:r xmlns:w="http://schemas.openxmlformats.org/wordprocessingml/2006/main">
              <w:rPr>
                <w:sz w:val="22"/>
                <w:szCs w:val="22"/>
              </w:rPr>
              <w:t xml:space="preserve">4: when the payment method is DTCN</w:t>
            </w:r>
          </w:p>
          <w:p>
            <w:pPr xmlns:w="http://schemas.openxmlformats.org/wordprocessingml/2006/main">
              <w:spacing w:before="0"/>
              <w:ind w:left="0"/>
              <w:jc w:val="both"/>
              <w:rPr>
                <w:sz w:val="22"/>
                <w:szCs w:val="22"/>
              </w:rPr>
            </w:pPr>
            <w:r xmlns:w="http://schemas.openxmlformats.org/wordprocessingml/2006/main">
              <w:rPr>
                <w:sz w:val="22"/>
                <w:szCs w:val="22"/>
              </w:rPr>
              <w:t xml:space="preserve">5: when the payment method is KHAC</w:t>
            </w:r>
          </w:p>
          <w:p>
            <w:pPr xmlns:w="http://schemas.openxmlformats.org/wordprocessingml/2006/main">
              <w:spacing w:before="0"/>
              <w:ind w:left="0"/>
              <w:jc w:val="both"/>
              <w:rPr>
                <w:sz w:val="22"/>
                <w:szCs w:val="22"/>
              </w:rPr>
            </w:pPr>
            <w:r xmlns:w="http://schemas.openxmlformats.org/wordprocessingml/2006/main">
              <w:rPr>
                <w:sz w:val="22"/>
                <w:szCs w:val="22"/>
              </w:rPr>
              <w:t xml:space="preserve">6: When the form of payment is Cash</w:t>
            </w:r>
          </w:p>
          <w:p>
            <w:pPr xmlns:w="http://schemas.openxmlformats.org/wordprocessingml/2006/main">
              <w:spacing w:before="0"/>
              <w:ind w:left="0"/>
              <w:jc w:val="both"/>
              <w:rPr>
                <w:sz w:val="22"/>
                <w:szCs w:val="22"/>
              </w:rPr>
            </w:pPr>
            <w:r xmlns:w="http://schemas.openxmlformats.org/wordprocessingml/2006/main">
              <w:rPr>
                <w:sz w:val="22"/>
                <w:szCs w:val="22"/>
              </w:rPr>
              <w:t xml:space="preserve">7: When the form of payment is Bank Transfer</w:t>
            </w:r>
          </w:p>
          <w:p>
            <w:pPr xmlns:w="http://schemas.openxmlformats.org/wordprocessingml/2006/main">
              <w:spacing w:before="0"/>
              <w:ind w:left="0"/>
              <w:jc w:val="both"/>
              <w:rPr>
                <w:sz w:val="22"/>
                <w:szCs w:val="22"/>
              </w:rPr>
            </w:pPr>
            <w:r xmlns:w="http://schemas.openxmlformats.org/wordprocessingml/2006/main">
              <w:rPr>
                <w:sz w:val="22"/>
                <w:szCs w:val="22"/>
              </w:rPr>
              <w:t xml:space="preserve">8: When the payment method is Cash/Bank Transfer</w:t>
            </w:r>
          </w:p>
          <w:p>
            <w:pPr xmlns:w="http://schemas.openxmlformats.org/wordprocessingml/2006/main">
              <w:spacing w:before="0"/>
              <w:ind w:left="41"/>
              <w:jc w:val="both"/>
              <w:rPr>
                <w:sz w:val="22"/>
                <w:szCs w:val="22"/>
              </w:rPr>
            </w:pPr>
            <w:r xmlns:w="http://schemas.openxmlformats.org/wordprocessingml/2006/main">
              <w:rPr>
                <w:sz w:val="22"/>
                <w:szCs w:val="22"/>
              </w:rPr>
              <w:t xml:space="preserve">- No data transmission will be interpreted as 5</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paymentMethodName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50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0"/>
              <w:rPr>
                <w:sz w:val="22"/>
                <w:szCs w:val="22"/>
              </w:rPr>
            </w:pPr>
            <w:r xmlns:w="http://schemas.openxmlformats.org/wordprocessingml/2006/main">
              <w:rPr>
                <w:sz w:val="22"/>
                <w:szCs w:val="22"/>
              </w:rPr>
              <w:t xml:space="preserve">The detailed payment method must be mapped according to paymentMethod.</w:t>
            </w:r>
          </w:p>
          <w:p>
            <w:pPr xmlns:w="http://schemas.openxmlformats.org/wordprocessingml/2006/main">
              <w:spacing w:before="0"/>
              <w:ind w:left="0"/>
              <w:jc w:val="both"/>
              <w:rPr>
                <w:sz w:val="22"/>
                <w:szCs w:val="22"/>
              </w:rPr>
            </w:pPr>
            <w:r xmlns:w="http://schemas.openxmlformats.org/wordprocessingml/2006/main">
              <w:rPr>
                <w:sz w:val="22"/>
                <w:szCs w:val="22"/>
              </w:rPr>
              <w:t xml:space="preserve">- Includes the following values:</w:t>
            </w:r>
          </w:p>
          <w:p>
            <w:pPr xmlns:w="http://schemas.openxmlformats.org/wordprocessingml/2006/main">
              <w:spacing w:before="0"/>
              <w:ind w:left="0"/>
              <w:jc w:val="both"/>
              <w:rPr>
                <w:sz w:val="22"/>
                <w:szCs w:val="22"/>
              </w:rPr>
            </w:pPr>
            <w:r xmlns:w="http://schemas.openxmlformats.org/wordprocessingml/2006/main">
              <w:rPr>
                <w:sz w:val="22"/>
                <w:szCs w:val="22"/>
              </w:rPr>
              <w:t xml:space="preserve">TM</w:t>
            </w:r>
          </w:p>
          <w:p>
            <w:pPr xmlns:w="http://schemas.openxmlformats.org/wordprocessingml/2006/main">
              <w:spacing w:before="0"/>
              <w:ind w:left="0"/>
              <w:jc w:val="both"/>
              <w:rPr>
                <w:sz w:val="22"/>
                <w:szCs w:val="22"/>
              </w:rPr>
            </w:pPr>
            <w:r xmlns:w="http://schemas.openxmlformats.org/wordprocessingml/2006/main">
              <w:rPr>
                <w:sz w:val="22"/>
                <w:szCs w:val="22"/>
              </w:rPr>
              <w:t xml:space="preserve">CK</w:t>
            </w:r>
          </w:p>
          <w:p>
            <w:pPr xmlns:w="http://schemas.openxmlformats.org/wordprocessingml/2006/main">
              <w:spacing w:before="0"/>
              <w:ind w:left="0"/>
              <w:jc w:val="both"/>
              <w:rPr>
                <w:sz w:val="22"/>
                <w:szCs w:val="22"/>
              </w:rPr>
            </w:pPr>
            <w:r xmlns:w="http://schemas.openxmlformats.org/wordprocessingml/2006/main">
              <w:rPr>
                <w:sz w:val="22"/>
                <w:szCs w:val="22"/>
              </w:rPr>
              <w:t xml:space="preserve">Trade/Security</w:t>
            </w:r>
          </w:p>
          <w:p>
            <w:pPr xmlns:w="http://schemas.openxmlformats.org/wordprocessingml/2006/main">
              <w:spacing w:before="0"/>
              <w:ind w:left="0"/>
              <w:jc w:val="both"/>
              <w:rPr>
                <w:sz w:val="22"/>
                <w:szCs w:val="22"/>
              </w:rPr>
            </w:pPr>
            <w:r xmlns:w="http://schemas.openxmlformats.org/wordprocessingml/2006/main">
              <w:rPr>
                <w:sz w:val="22"/>
                <w:szCs w:val="22"/>
              </w:rPr>
              <w:t xml:space="preserve">DTCCN</w:t>
            </w:r>
          </w:p>
          <w:p>
            <w:pPr xmlns:w="http://schemas.openxmlformats.org/wordprocessingml/2006/main">
              <w:spacing w:before="0"/>
              <w:ind w:left="0"/>
              <w:jc w:val="both"/>
              <w:rPr>
                <w:sz w:val="22"/>
                <w:szCs w:val="22"/>
              </w:rPr>
            </w:pPr>
            <w:r xmlns:w="http://schemas.openxmlformats.org/wordprocessingml/2006/main">
              <w:rPr>
                <w:sz w:val="22"/>
                <w:szCs w:val="22"/>
              </w:rPr>
              <w:t xml:space="preserve">KHAC</w:t>
            </w:r>
          </w:p>
          <w:p>
            <w:pPr xmlns:w="http://schemas.openxmlformats.org/wordprocessingml/2006/main">
              <w:spacing w:before="0"/>
              <w:ind w:left="0"/>
              <w:jc w:val="both"/>
              <w:rPr>
                <w:sz w:val="22"/>
                <w:szCs w:val="22"/>
              </w:rPr>
            </w:pPr>
            <w:r xmlns:w="http://schemas.openxmlformats.org/wordprocessingml/2006/main">
              <w:rPr>
                <w:sz w:val="22"/>
                <w:szCs w:val="22"/>
              </w:rPr>
              <w:t xml:space="preserve">Cash</w:t>
            </w:r>
          </w:p>
          <w:p>
            <w:pPr xmlns:w="http://schemas.openxmlformats.org/wordprocessingml/2006/main">
              <w:spacing w:before="0"/>
              <w:ind w:left="0"/>
              <w:jc w:val="both"/>
              <w:rPr>
                <w:sz w:val="22"/>
                <w:szCs w:val="22"/>
              </w:rPr>
            </w:pPr>
            <w:r xmlns:w="http://schemas.openxmlformats.org/wordprocessingml/2006/main">
              <w:rPr>
                <w:sz w:val="22"/>
                <w:szCs w:val="22"/>
              </w:rPr>
              <w:t xml:space="preserve">Transfer</w:t>
            </w:r>
          </w:p>
          <w:p>
            <w:pPr xmlns:w="http://schemas.openxmlformats.org/wordprocessingml/2006/main">
              <w:spacing w:before="0"/>
              <w:ind w:left="0"/>
              <w:jc w:val="both"/>
              <w:rPr>
                <w:sz w:val="22"/>
                <w:szCs w:val="22"/>
              </w:rPr>
            </w:pPr>
            <w:r xmlns:w="http://schemas.openxmlformats.org/wordprocessingml/2006/main">
              <w:rPr>
                <w:sz w:val="22"/>
                <w:szCs w:val="22"/>
              </w:rPr>
              <w:t xml:space="preserve">Cash, bank transfer</w:t>
            </w:r>
          </w:p>
          <w:p>
            <w:pPr xmlns:w="http://schemas.openxmlformats.org/wordprocessingml/2006/main">
              <w:spacing w:before="0"/>
              <w:ind w:left="0"/>
              <w:jc w:val="both"/>
              <w:rPr>
                <w:sz w:val="22"/>
                <w:szCs w:val="22"/>
              </w:rPr>
            </w:pPr>
            <w:r xmlns:w="http://schemas.openxmlformats.org/wordprocessingml/2006/main">
              <w:rPr>
                <w:sz w:val="22"/>
                <w:szCs w:val="22"/>
              </w:rPr>
              <w:t xml:space="preserve">- If data is not transmitted, an error message is returned</w:t>
            </w:r>
          </w:p>
          <w:p>
            <w:pPr xmlns:w="http://schemas.openxmlformats.org/wordprocessingml/2006/main">
              <w:spacing w:before="0"/>
              <w:ind w:left="0"/>
              <w:jc w:val="both"/>
              <w:rPr>
                <w:sz w:val="22"/>
                <w:szCs w:val="22"/>
              </w:rPr>
            </w:pPr>
            <w:r xmlns:w="http://schemas.openxmlformats.org/wordprocessingml/2006/main">
              <w:rPr>
                <w:sz w:val="22"/>
                <w:szCs w:val="22"/>
              </w:rPr>
              <w:t xml:space="preserve">- Enter free text when paymentMethod = 5, understood as another form of payment</w:t>
            </w:r>
          </w:p>
        </w:tc>
      </w:tr>
    </w:tbl>
    <w:p>
      <w:pPr xmlns:w="http://schemas.openxmlformats.org/wordprocessingml/2006/main">
        <w:pStyle w:val="4"/>
        <w:rPr>
          <w:sz w:val="22"/>
          <w:szCs w:val="22"/>
        </w:rPr>
      </w:pPr>
      <w:r xmlns:w="http://schemas.openxmlformats.org/wordprocessingml/2006/main">
        <w:rPr>
          <w:sz w:val="22"/>
          <w:szCs w:val="22"/>
        </w:rPr>
        <w:t xml:space="preserve">Sample data</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"payments":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ab xmlns:w="http://schemas.openxmlformats.org/wordprocessingml/2006/main"/>
      </w:r>
      <w:r xmlns:w="http://schemas.openxmlformats.org/wordprocessingml/2006/main">
        <w:rPr>
          <w:bCs/>
          <w:snapToGrid/>
          <w:color w:val="8000FF"/>
          <w:sz w:val="22"/>
          <w:szCs w:val="22"/>
        </w:rPr>
        <w:t xml:space="preserve">"paymentMethod": "2",</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"paymentMethodName": "CK"</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w:widowControl/>
        <w:shd w:val="clear" w:color="auto" w:fill="DBE5F1"/>
        <w:spacing w:before="0" w:line="240" w:lineRule="auto"/>
        <w:ind w:left="567"/>
        <w:jc w:val="both"/>
        <w:rPr>
          <w:bCs/>
          <w:snapToGrid/>
          <w:color w:val="8000FF"/>
          <w:sz w:val="22"/>
          <w:szCs w:val="22"/>
        </w:rPr>
      </w:pP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Or</w:t>
      </w:r>
    </w:p>
    <w:p>
      <w:pPr>
        <w:widowControl/>
        <w:shd w:val="clear" w:color="auto" w:fill="DBE5F1"/>
        <w:spacing w:before="0" w:line="240" w:lineRule="auto"/>
        <w:ind w:left="567"/>
        <w:jc w:val="both"/>
        <w:rPr>
          <w:bCs/>
          <w:snapToGrid/>
          <w:color w:val="8000FF"/>
          <w:sz w:val="22"/>
          <w:szCs w:val="22"/>
        </w:rPr>
      </w:pP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"payments":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"paymentMethodName": "Pass the desired value directly here"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w:widowControl/>
        <w:shd w:val="clear" w:color="auto" w:fill="DBE5F1"/>
        <w:spacing w:before="0" w:line="240" w:lineRule="auto"/>
        <w:ind w:left="567"/>
        <w:jc w:val="both"/>
        <w:rPr>
          <w:bCs/>
          <w:snapToGrid/>
          <w:color w:val="8000FF"/>
          <w:sz w:val="22"/>
          <w:szCs w:val="22"/>
        </w:rPr>
      </w:pPr>
    </w:p>
    <w:p>
      <w:pPr>
        <w:widowControl/>
        <w:shd w:val="clear" w:color="auto" w:fill="DBE5F1"/>
        <w:spacing w:before="0" w:line="240" w:lineRule="auto"/>
        <w:ind w:left="567"/>
        <w:jc w:val="both"/>
        <w:rPr>
          <w:bCs/>
          <w:snapToGrid/>
          <w:color w:val="8000FF"/>
          <w:sz w:val="22"/>
          <w:szCs w:val="22"/>
        </w:rPr>
      </w:pPr>
    </w:p>
    <w:p>
      <w:pPr xmlns:w="http://schemas.openxmlformats.org/wordprocessingml/2006/main">
        <w:pStyle w:val="20"/>
        <w:rPr>
          <w:sz w:val="22"/>
          <w:szCs w:val="22"/>
        </w:rPr>
      </w:pPr>
      <w:bookmarkStart xmlns:w="http://schemas.openxmlformats.org/wordprocessingml/2006/main" w:id="21" w:name="_Toc115266175"/>
      <w:r xmlns:w="http://schemas.openxmlformats.org/wordprocessingml/2006/main">
        <w:rPr>
          <w:sz w:val="22"/>
          <w:szCs w:val="22"/>
        </w:rPr>
        <w:t xml:space="preserve">itemInfo</w:t>
      </w:r>
      <w:bookmarkEnd xmlns:w="http://schemas.openxmlformats.org/wordprocessingml/2006/main" w:id="21"/>
    </w:p>
    <w:p>
      <w:pPr xmlns:w="http://schemas.openxmlformats.org/wordprocessingml/2006/main">
        <w:pStyle w:val="4"/>
        <w:rPr>
          <w:sz w:val="22"/>
          <w:szCs w:val="22"/>
        </w:rPr>
      </w:pPr>
      <w:r xmlns:w="http://schemas.openxmlformats.org/wordprocessingml/2006/main">
        <w:rPr>
          <w:sz w:val="22"/>
          <w:szCs w:val="22"/>
        </w:rPr>
        <w:t xml:space="preserve">Is a list of goods/services displayed on the invoice</w:t>
      </w:r>
    </w:p>
    <w:p>
      <w:pPr>
        <w:pStyle w:val="4"/>
        <w:rPr>
          <w:sz w:val="22"/>
          <w:szCs w:val="22"/>
          <w:highlight w:val="yellow"/>
        </w:rPr>
      </w:pPr>
    </w:p>
    <w:tbl>
      <w:tblPr>
        <w:tblStyle w:val="14"/>
        <w:tblW w:w="99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556"/>
        <w:gridCol w:w="5364"/>
      </w:tblGrid>
      <w:tr>
        <w:trPr>
          <w:trHeight w:val="395" w:hRule="atLeast"/>
        </w:trPr>
        <w:tc>
          <w:tcPr>
            <w:tcW w:w="1980" w:type="dxa"/>
            <w:shd w:val="clear" w:color="auto" w:fill="EEECE1"/>
            <w:noWrap w:val="0"/>
            <w:vAlign w:val="top"/>
          </w:tcPr>
          <w:p>
            <w:pPr xmlns:w="http://schemas.openxmlformats.org/wordprocessingml/2006/main">
              <w:jc w:val="center"/>
              <w:rPr>
                <w:b/>
                <w:sz w:val="22"/>
                <w:szCs w:val="22"/>
              </w:rPr>
            </w:pPr>
            <w:r xmlns:w="http://schemas.openxmlformats.org/wordprocessingml/2006/main">
              <w:rPr>
                <w:b/>
                <w:sz w:val="22"/>
                <w:szCs w:val="22"/>
              </w:rPr>
              <w:t xml:space="preserve">School's name</w:t>
            </w:r>
          </w:p>
        </w:tc>
        <w:tc>
          <w:tcPr>
            <w:tcW w:w="2556" w:type="dxa"/>
            <w:shd w:val="clear" w:color="auto" w:fill="EEECE1"/>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Datatypes</w:t>
            </w:r>
          </w:p>
        </w:tc>
        <w:tc>
          <w:tcPr>
            <w:tcW w:w="5364" w:type="dxa"/>
            <w:shd w:val="clear" w:color="auto" w:fill="EEECE1"/>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Describe</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lineNumber</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Integer</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Invoice line order, starting from 1</w:t>
            </w:r>
          </w:p>
          <w:p>
            <w:pPr xmlns:w="http://schemas.openxmlformats.org/wordprocessingml/2006/main">
              <w:spacing w:before="0"/>
              <w:ind w:left="41"/>
              <w:jc w:val="both"/>
              <w:rPr>
                <w:sz w:val="22"/>
                <w:szCs w:val="22"/>
              </w:rPr>
            </w:pPr>
            <w:r xmlns:w="http://schemas.openxmlformats.org/wordprocessingml/2006/main">
              <w:rPr>
                <w:sz w:val="22"/>
                <w:szCs w:val="22"/>
              </w:rPr>
              <w:t xml:space="preserve">No need to enter, the system automatically generates</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selection</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Integer</w:t>
            </w:r>
          </w:p>
          <w:p>
            <w:pPr xmlns:w="http://schemas.openxmlformats.org/wordprocessingml/2006/main">
              <w:spacing w:before="0"/>
              <w:ind w:left="0"/>
              <w:jc w:val="both"/>
              <w:rPr>
                <w:sz w:val="22"/>
                <w:szCs w:val="22"/>
              </w:rPr>
            </w:pPr>
            <w:r xmlns:w="http://schemas.openxmlformats.org/wordprocessingml/2006/main">
              <w:rPr>
                <w:sz w:val="22"/>
                <w:szCs w:val="22"/>
              </w:rPr>
              <w:t xml:space="preserve">Min: 1</w:t>
            </w:r>
          </w:p>
          <w:p>
            <w:pPr xmlns:w="http://schemas.openxmlformats.org/wordprocessingml/2006/main">
              <w:spacing w:before="0"/>
              <w:ind w:left="0"/>
              <w:jc w:val="both"/>
              <w:rPr>
                <w:sz w:val="22"/>
                <w:szCs w:val="22"/>
              </w:rPr>
            </w:pPr>
            <w:r xmlns:w="http://schemas.openxmlformats.org/wordprocessingml/2006/main">
              <w:rPr>
                <w:sz w:val="22"/>
                <w:szCs w:val="22"/>
              </w:rPr>
              <w:t xml:space="preserve">Max: 6</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28"/>
              <w:jc w:val="both"/>
              <w:rPr>
                <w:sz w:val="22"/>
                <w:szCs w:val="22"/>
              </w:rPr>
            </w:pPr>
            <w:r xmlns:w="http://schemas.openxmlformats.org/wordprocessingml/2006/main">
              <w:rPr>
                <w:sz w:val="22"/>
                <w:szCs w:val="22"/>
              </w:rPr>
              <w:t xml:space="preserve">Mark the type of goods/services</w:t>
            </w:r>
          </w:p>
          <w:p>
            <w:pPr xmlns:w="http://schemas.openxmlformats.org/wordprocessingml/2006/main">
              <w:spacing w:before="0"/>
              <w:ind w:left="28"/>
              <w:jc w:val="both"/>
              <w:rPr>
                <w:sz w:val="22"/>
                <w:szCs w:val="22"/>
              </w:rPr>
            </w:pPr>
            <w:r xmlns:w="http://schemas.openxmlformats.org/wordprocessingml/2006/main">
              <w:rPr>
                <w:sz w:val="22"/>
                <w:szCs w:val="22"/>
              </w:rPr>
              <w:t xml:space="preserve">For Circular 32:</w:t>
            </w:r>
          </w:p>
          <w:p>
            <w:pPr xmlns:w="http://schemas.openxmlformats.org/wordprocessingml/2006/main">
              <w:ind w:left="388"/>
              <w:rPr>
                <w:sz w:val="22"/>
                <w:szCs w:val="22"/>
                <w:lang w:val="vi-VN"/>
              </w:rPr>
            </w:pPr>
            <w:r xmlns:w="http://schemas.openxmlformats.org/wordprocessingml/2006/main">
              <w:rPr>
                <w:sz w:val="22"/>
                <w:szCs w:val="22"/>
                <w:lang w:val="vi-VN"/>
              </w:rPr>
              <w:t xml:space="preserve">Null or 1- </w:t>
            </w:r>
            <w:r xmlns:w="http://schemas.openxmlformats.org/wordprocessingml/2006/main">
              <w:rPr>
                <w:sz w:val="22"/>
                <w:szCs w:val="22"/>
              </w:rPr>
              <w:t xml:space="preserve">Goods </w:t>
            </w:r>
            <w:r xmlns:w="http://schemas.openxmlformats.org/wordprocessingml/2006/main">
              <w:rPr>
                <w:sz w:val="22"/>
                <w:szCs w:val="22"/>
                <w:lang w:val="vi-VN"/>
              </w:rPr>
              <w:t xml:space="preserve">( </w:t>
            </w:r>
            <w:r xmlns:w="http://schemas.openxmlformats.org/wordprocessingml/2006/main">
              <w:rPr>
                <w:sz w:val="22"/>
                <w:szCs w:val="22"/>
              </w:rPr>
              <w:t xml:space="preserve">Birth No, you </w:t>
            </w:r>
            <w:r xmlns:w="http://schemas.openxmlformats.org/wordprocessingml/2006/main">
              <w:rPr>
                <w:sz w:val="22"/>
                <w:szCs w:val="22"/>
                <w:lang w:val="vi-VN"/>
              </w:rPr>
              <w:t xml:space="preserve">must enter quantity and unit price)</w:t>
            </w:r>
          </w:p>
          <w:p>
            <w:pPr xmlns:w="http://schemas.openxmlformats.org/wordprocessingml/2006/main">
              <w:ind w:left="388"/>
              <w:rPr>
                <w:sz w:val="22"/>
                <w:szCs w:val="22"/>
                <w:lang w:val="vi-VN"/>
              </w:rPr>
            </w:pPr>
            <w:r xmlns:w="http://schemas.openxmlformats.org/wordprocessingml/2006/main">
              <w:rPr>
                <w:sz w:val="22"/>
                <w:szCs w:val="22"/>
                <w:lang w:val="vi-VN"/>
              </w:rPr>
              <w:t xml:space="preserve">2: Note (Do not generate STT and do not add money to the total payment)</w:t>
            </w:r>
          </w:p>
          <w:p>
            <w:pPr xmlns:w="http://schemas.openxmlformats.org/wordprocessingml/2006/main">
              <w:ind w:left="388"/>
              <w:rPr>
                <w:sz w:val="22"/>
                <w:szCs w:val="22"/>
                <w:lang w:val="vi-VN"/>
              </w:rPr>
            </w:pPr>
            <w:r xmlns:w="http://schemas.openxmlformats.org/wordprocessingml/2006/main">
              <w:rPr>
                <w:sz w:val="22"/>
                <w:szCs w:val="22"/>
                <w:lang w:val="vi-VN"/>
              </w:rPr>
              <w:t xml:space="preserve">3: Discount (No STT generated, no need to enter quantity, unit price and add isIncreaseItem = false to determine discount)</w:t>
            </w:r>
          </w:p>
          <w:p>
            <w:pPr xmlns:w="http://schemas.openxmlformats.org/wordprocessingml/2006/main">
              <w:ind w:left="388"/>
              <w:rPr>
                <w:sz w:val="22"/>
                <w:szCs w:val="22"/>
                <w:lang w:val="vi-VN"/>
              </w:rPr>
            </w:pPr>
            <w:r xmlns:w="http://schemas.openxmlformats.org/wordprocessingml/2006/main">
              <w:rPr>
                <w:sz w:val="22"/>
                <w:szCs w:val="22"/>
                <w:lang w:val="vi-VN"/>
              </w:rPr>
              <w:t xml:space="preserve">4: List (Generate STT, no need to enter quantity or unit price, just enter amount)</w:t>
            </w:r>
          </w:p>
          <w:p>
            <w:pPr xmlns:w="http://schemas.openxmlformats.org/wordprocessingml/2006/main">
              <w:spacing w:before="0"/>
              <w:ind w:left="388"/>
              <w:jc w:val="both"/>
              <w:rPr>
                <w:sz w:val="22"/>
                <w:szCs w:val="22"/>
                <w:lang w:val="vi-VN"/>
              </w:rPr>
            </w:pPr>
            <w:r xmlns:w="http://schemas.openxmlformats.org/wordprocessingml/2006/main">
              <w:rPr>
                <w:sz w:val="22"/>
                <w:szCs w:val="22"/>
                <w:lang w:val="vi-VN"/>
              </w:rPr>
              <w:t xml:space="preserve">5: Other fees (Set number, required to enter quantity, unit price)</w:t>
            </w:r>
          </w:p>
          <w:p>
            <w:pPr xmlns:w="http://schemas.openxmlformats.org/wordprocessingml/2006/main">
              <w:spacing w:before="0"/>
              <w:ind w:left="0"/>
              <w:jc w:val="both"/>
              <w:rPr>
                <w:sz w:val="22"/>
                <w:szCs w:val="22"/>
                <w:lang w:val="vi-VN"/>
              </w:rPr>
            </w:pPr>
            <w:r xmlns:w="http://schemas.openxmlformats.org/wordprocessingml/2006/main">
              <w:rPr>
                <w:sz w:val="22"/>
                <w:szCs w:val="22"/>
                <w:lang w:val="vi-VN"/>
              </w:rPr>
              <w:t xml:space="preserve">For Circular 78:</w:t>
            </w:r>
          </w:p>
          <w:p>
            <w:pPr xmlns:w="http://schemas.openxmlformats.org/wordprocessingml/2006/main">
              <w:ind w:left="388"/>
              <w:rPr>
                <w:sz w:val="22"/>
                <w:szCs w:val="22"/>
                <w:lang w:val="vi-VN"/>
              </w:rPr>
            </w:pPr>
            <w:r xmlns:w="http://schemas.openxmlformats.org/wordprocessingml/2006/main">
              <w:rPr>
                <w:sz w:val="22"/>
                <w:szCs w:val="22"/>
                <w:lang w:val="vi-VN"/>
              </w:rPr>
              <w:t xml:space="preserve">Null or 1- Goods (Generate STT, must enter quantity and unit price)</w:t>
            </w:r>
          </w:p>
          <w:p>
            <w:pPr xmlns:w="http://schemas.openxmlformats.org/wordprocessingml/2006/main">
              <w:ind w:left="388"/>
              <w:rPr>
                <w:sz w:val="22"/>
                <w:szCs w:val="22"/>
                <w:lang w:val="vi-VN"/>
              </w:rPr>
            </w:pPr>
            <w:r xmlns:w="http://schemas.openxmlformats.org/wordprocessingml/2006/main">
              <w:rPr>
                <w:sz w:val="22"/>
                <w:szCs w:val="22"/>
                <w:lang w:val="en"/>
              </w:rPr>
              <w:t xml:space="preserve">2 </w:t>
            </w:r>
            <w:r xmlns:w="http://schemas.openxmlformats.org/wordprocessingml/2006/main">
              <w:rPr>
                <w:sz w:val="22"/>
                <w:szCs w:val="22"/>
                <w:lang w:val="vi-VN"/>
              </w:rPr>
              <w:t xml:space="preserve">: Note (Do not generate STT and do not add money to total payment)</w:t>
            </w:r>
          </w:p>
          <w:p>
            <w:pPr xmlns:w="http://schemas.openxmlformats.org/wordprocessingml/2006/main">
              <w:ind w:left="388"/>
              <w:rPr>
                <w:sz w:val="22"/>
                <w:szCs w:val="22"/>
                <w:lang w:val="vi-VN"/>
              </w:rPr>
            </w:pPr>
            <w:r xmlns:w="http://schemas.openxmlformats.org/wordprocessingml/2006/main">
              <w:rPr>
                <w:sz w:val="22"/>
                <w:szCs w:val="22"/>
                <w:lang w:val="vi-VN"/>
              </w:rPr>
              <w:t xml:space="preserve">3: Discount (No STT, no need to enter quantity, unit price and add isIncreaseItem = false to determine the discount)</w:t>
            </w:r>
          </w:p>
          <w:p>
            <w:pPr xmlns:w="http://schemas.openxmlformats.org/wordprocessingml/2006/main">
              <w:ind w:left="388"/>
              <w:rPr>
                <w:sz w:val="22"/>
                <w:szCs w:val="22"/>
                <w:lang w:val="vi-VN"/>
              </w:rPr>
            </w:pPr>
            <w:r xmlns:w="http://schemas.openxmlformats.org/wordprocessingml/2006/main">
              <w:rPr>
                <w:sz w:val="22"/>
                <w:szCs w:val="22"/>
                <w:lang w:val="en"/>
              </w:rPr>
              <w:t xml:space="preserve">4 </w:t>
            </w:r>
            <w:r xmlns:w="http://schemas.openxmlformats.org/wordprocessingml/2006/main">
              <w:rPr>
                <w:sz w:val="22"/>
                <w:szCs w:val="22"/>
                <w:lang w:val="vi-VN"/>
              </w:rPr>
              <w:t xml:space="preserve">: Other fees (Set number, required to enter quantity, unit price)</w:t>
            </w:r>
          </w:p>
          <w:p>
            <w:pPr xmlns:w="http://schemas.openxmlformats.org/wordprocessingml/2006/main">
              <w:ind w:left="0"/>
              <w:rPr>
                <w:sz w:val="22"/>
                <w:szCs w:val="22"/>
                <w:lang w:val="vi-VN"/>
              </w:rPr>
            </w:pPr>
            <w:r xmlns:w="http://schemas.openxmlformats.org/wordprocessingml/2006/main">
              <w:rPr>
                <w:sz w:val="22"/>
                <w:szCs w:val="22"/>
                <w:lang w:val="en"/>
              </w:rPr>
              <w:t xml:space="preserve">5 </w:t>
            </w:r>
            <w:r xmlns:w="http://schemas.openxmlformats.org/wordprocessingml/2006/main">
              <w:rPr>
                <w:sz w:val="22"/>
                <w:szCs w:val="22"/>
                <w:lang w:val="vi-VN"/>
              </w:rPr>
              <w:t xml:space="preserve">: Promotion (Generate STT, must enter number</w:t>
            </w:r>
            <w:r xmlns:w="http://schemas.openxmlformats.org/wordprocessingml/2006/main">
              <w:rPr>
                <w:sz w:val="22"/>
                <w:szCs w:val="22"/>
                <w:lang w:val="en"/>
              </w:rPr>
              <w:t xml:space="preserve">          </w:t>
            </w:r>
            <w:r xmlns:w="http://schemas.openxmlformats.org/wordprocessingml/2006/main">
              <w:rPr>
                <w:sz w:val="22"/>
                <w:szCs w:val="22"/>
                <w:lang w:val="vi-VN"/>
              </w:rPr>
              <w:t xml:space="preserve">quantity, unit price)</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itemCode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50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Code of goods and services</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itemName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500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Name of goods and services</w:t>
            </w:r>
          </w:p>
          <w:p>
            <w:pPr xmlns:w="http://schemas.openxmlformats.org/wordprocessingml/2006/main">
              <w:spacing w:before="0"/>
              <w:ind w:left="41"/>
              <w:jc w:val="both"/>
              <w:rPr>
                <w:sz w:val="22"/>
                <w:szCs w:val="22"/>
              </w:rPr>
            </w:pPr>
            <w:r xmlns:w="http://schemas.openxmlformats.org/wordprocessingml/2006/main">
              <w:rPr>
                <w:sz w:val="22"/>
                <w:szCs w:val="22"/>
              </w:rPr>
              <w:t xml:space="preserve">Mandatory entry with the nature of goods as Goods, Promotions and Other Fees</w:t>
            </w:r>
          </w:p>
          <w:p>
            <w:pPr xmlns:w="http://schemas.openxmlformats.org/wordprocessingml/2006/main">
              <w:spacing w:before="0"/>
              <w:ind w:left="41"/>
              <w:jc w:val="both"/>
              <w:rPr>
                <w:sz w:val="22"/>
                <w:szCs w:val="22"/>
              </w:rPr>
            </w:pPr>
            <w:r xmlns:w="http://schemas.openxmlformats.org/wordprocessingml/2006/main">
              <w:rPr>
                <w:sz w:val="22"/>
                <w:szCs w:val="22"/>
              </w:rPr>
              <w:t xml:space="preserve">For adjusted invoices, </w:t>
            </w:r>
            <w:r xmlns:w="http://schemas.openxmlformats.org/wordprocessingml/2006/main">
              <w:rPr>
                <w:sz w:val="22"/>
                <w:szCs w:val="22"/>
                <w:highlight w:val="yellow"/>
              </w:rPr>
              <w:t xml:space="preserve">the system will rely on the value of isIncreaseItem to determine the increase or decrease to automatically generate a description:</w:t>
            </w:r>
          </w:p>
          <w:p>
            <w:pPr xmlns:w="http://schemas.openxmlformats.org/wordprocessingml/2006/main">
              <w:spacing w:before="0"/>
              <w:ind w:left="41"/>
              <w:jc w:val="both"/>
              <w:rPr>
                <w:sz w:val="22"/>
                <w:szCs w:val="22"/>
              </w:rPr>
            </w:pPr>
            <w:r xmlns:w="http://schemas.openxmlformats.org/wordprocessingml/2006/main">
              <w:rPr>
                <w:sz w:val="22"/>
                <w:szCs w:val="22"/>
              </w:rPr>
              <w:t xml:space="preserve">"Adjustment to increase/decrease prices of goods and taxes of goods and services" + itemName</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unitCode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100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Unit code</w:t>
            </w:r>
          </w:p>
          <w:p>
            <w:pPr>
              <w:spacing w:before="0" w:line="240" w:lineRule="auto"/>
              <w:ind w:left="0"/>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unitName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300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28"/>
              <w:jc w:val="both"/>
              <w:rPr>
                <w:sz w:val="22"/>
                <w:szCs w:val="22"/>
              </w:rPr>
            </w:pPr>
            <w:r xmlns:w="http://schemas.openxmlformats.org/wordprocessingml/2006/main">
              <w:rPr>
                <w:sz w:val="22"/>
                <w:szCs w:val="22"/>
              </w:rPr>
              <w:t xml:space="preserve">Name of the unit for which goods and services are calculated</w:t>
            </w:r>
          </w:p>
          <w:p>
            <w:pPr>
              <w:spacing w:before="0" w:line="240" w:lineRule="auto"/>
              <w:ind w:left="0"/>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unitPrice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BigDecimal</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[0-9.]+</w:t>
            </w:r>
          </w:p>
        </w:tc>
        <w:tc>
          <w:tcPr>
            <w:tcW w:w="5364" w:type="dxa"/>
            <w:noWrap w:val="0"/>
            <w:vAlign w:val="top"/>
          </w:tcPr>
          <w:p>
            <w:pPr xmlns:w="http://schemas.openxmlformats.org/wordprocessingml/2006/main">
              <w:spacing w:before="0"/>
              <w:ind w:left="28"/>
              <w:jc w:val="both"/>
              <w:rPr>
                <w:sz w:val="22"/>
                <w:szCs w:val="22"/>
              </w:rPr>
            </w:pPr>
            <w:r xmlns:w="http://schemas.openxmlformats.org/wordprocessingml/2006/main">
              <w:rPr>
                <w:sz w:val="22"/>
                <w:szCs w:val="22"/>
              </w:rPr>
              <w:t xml:space="preserve">Unit price of goods, no negative numbers.</w:t>
            </w:r>
          </w:p>
          <w:p>
            <w:pPr xmlns:w="http://schemas.openxmlformats.org/wordprocessingml/2006/main">
              <w:spacing w:before="0"/>
              <w:ind w:left="41"/>
              <w:jc w:val="both"/>
              <w:rPr>
                <w:sz w:val="22"/>
                <w:szCs w:val="22"/>
              </w:rPr>
            </w:pPr>
            <w:r xmlns:w="http://schemas.openxmlformats.org/wordprocessingml/2006/main">
              <w:rPr>
                <w:sz w:val="22"/>
                <w:szCs w:val="22"/>
              </w:rPr>
              <w:t xml:space="preserve">Required to enter with the nature of goods as Goods, Promotions and Other Fees</w:t>
            </w:r>
          </w:p>
          <w:p>
            <w:pPr xmlns:w="http://schemas.openxmlformats.org/wordprocessingml/2006/main">
              <w:spacing w:before="0"/>
              <w:ind w:left="41"/>
              <w:jc w:val="both"/>
              <w:rPr>
                <w:sz w:val="22"/>
                <w:szCs w:val="22"/>
              </w:rPr>
            </w:pPr>
            <w:r xmlns:w="http://schemas.openxmlformats.org/wordprocessingml/2006/main">
              <w:rPr>
                <w:sz w:val="22"/>
                <w:szCs w:val="22"/>
                <w:highlight w:val="yellow"/>
              </w:rPr>
              <w:t xml:space="preserve">Added permission to pass negative values</w:t>
            </w:r>
          </w:p>
          <w:p>
            <w:pPr>
              <w:spacing w:before="0"/>
              <w:ind w:left="28"/>
              <w:jc w:val="both"/>
              <w:rPr>
                <w:sz w:val="22"/>
                <w:szCs w:val="22"/>
              </w:rPr>
            </w:pPr>
          </w:p>
          <w:p>
            <w:pPr>
              <w:spacing w:before="0" w:line="240" w:lineRule="auto"/>
              <w:ind w:left="0"/>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quantity</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BigDecimal</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[0-9.]+</w:t>
            </w:r>
          </w:p>
        </w:tc>
        <w:tc>
          <w:tcPr>
            <w:tcW w:w="5364" w:type="dxa"/>
            <w:noWrap w:val="0"/>
            <w:vAlign w:val="top"/>
          </w:tcPr>
          <w:p>
            <w:pPr xmlns:w="http://schemas.openxmlformats.org/wordprocessingml/2006/main">
              <w:spacing w:before="0"/>
              <w:ind w:left="28"/>
              <w:jc w:val="both"/>
              <w:rPr>
                <w:sz w:val="22"/>
                <w:szCs w:val="22"/>
              </w:rPr>
            </w:pPr>
            <w:r xmlns:w="http://schemas.openxmlformats.org/wordprocessingml/2006/main">
              <w:rPr>
                <w:sz w:val="22"/>
                <w:szCs w:val="22"/>
              </w:rPr>
              <w:t xml:space="preserve">The quantity of the goods is always a positive number</w:t>
            </w:r>
          </w:p>
          <w:p>
            <w:pPr xmlns:w="http://schemas.openxmlformats.org/wordprocessingml/2006/main">
              <w:spacing w:before="0"/>
              <w:ind w:left="41"/>
              <w:jc w:val="both"/>
              <w:rPr>
                <w:sz w:val="22"/>
                <w:szCs w:val="22"/>
              </w:rPr>
            </w:pPr>
            <w:r xmlns:w="http://schemas.openxmlformats.org/wordprocessingml/2006/main">
              <w:rPr>
                <w:sz w:val="22"/>
                <w:szCs w:val="22"/>
              </w:rPr>
              <w:t xml:space="preserve">Required to enter with the nature of goods as Goods, Promotions and Other Fees</w:t>
            </w:r>
          </w:p>
          <w:p>
            <w:pPr xmlns:w="http://schemas.openxmlformats.org/wordprocessingml/2006/main">
              <w:spacing w:before="0"/>
              <w:ind w:left="41"/>
              <w:jc w:val="both"/>
              <w:rPr>
                <w:sz w:val="22"/>
                <w:szCs w:val="22"/>
              </w:rPr>
            </w:pPr>
            <w:r xmlns:w="http://schemas.openxmlformats.org/wordprocessingml/2006/main">
              <w:rPr>
                <w:sz w:val="22"/>
                <w:szCs w:val="22"/>
                <w:highlight w:val="yellow"/>
              </w:rPr>
              <w:t xml:space="preserve">Added permission to pass negative values</w:t>
            </w:r>
          </w:p>
          <w:p>
            <w:pPr>
              <w:spacing w:before="0"/>
              <w:ind w:left="0"/>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itemTotalAmountWithoutTax</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BigDecimal</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13</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[0-9.]+</w:t>
            </w:r>
          </w:p>
        </w:tc>
        <w:tc>
          <w:tcPr>
            <w:tcW w:w="5364" w:type="dxa"/>
            <w:noWrap w:val="0"/>
            <w:vAlign w:val="top"/>
          </w:tcPr>
          <w:p>
            <w:pPr xmlns:w="http://schemas.openxmlformats.org/wordprocessingml/2006/main">
              <w:spacing w:before="0"/>
              <w:ind w:left="28"/>
              <w:jc w:val="both"/>
              <w:rPr>
                <w:sz w:val="22"/>
                <w:szCs w:val="22"/>
              </w:rPr>
            </w:pPr>
            <w:r xmlns:w="http://schemas.openxmlformats.org/wordprocessingml/2006/main">
              <w:rPr>
                <w:sz w:val="22"/>
                <w:szCs w:val="22"/>
              </w:rPr>
              <w:t xml:space="preserve">Is the total amount excluding VAT of goods/services. The total amount does not have a negative number. itemTotalAmountWithoutTax = quantity * unitPrice</w:t>
            </w:r>
          </w:p>
          <w:p>
            <w:pPr xmlns:w="http://schemas.openxmlformats.org/wordprocessingml/2006/main">
              <w:spacing w:before="0"/>
              <w:ind w:left="28"/>
              <w:jc w:val="both"/>
              <w:rPr>
                <w:sz w:val="22"/>
                <w:szCs w:val="22"/>
              </w:rPr>
            </w:pPr>
            <w:r xmlns:w="http://schemas.openxmlformats.org/wordprocessingml/2006/main">
              <w:rPr>
                <w:sz w:val="22"/>
                <w:szCs w:val="22"/>
              </w:rPr>
              <w:t xml:space="preserve">The system will check the received data on the left side with the calculated data on the right side to check the accuracy of the data.</w:t>
            </w:r>
          </w:p>
          <w:p>
            <w:pPr xmlns:w="http://schemas.openxmlformats.org/wordprocessingml/2006/main">
              <w:spacing w:before="0"/>
              <w:ind w:left="28"/>
              <w:jc w:val="both"/>
              <w:rPr>
                <w:sz w:val="22"/>
                <w:szCs w:val="22"/>
              </w:rPr>
            </w:pPr>
            <w:r xmlns:w="http://schemas.openxmlformats.org/wordprocessingml/2006/main">
              <w:rPr>
                <w:sz w:val="22"/>
                <w:szCs w:val="22"/>
              </w:rPr>
              <w:t xml:space="preserve">Regular invoice: Is the total amount of goods and services without VAT.</w:t>
            </w:r>
          </w:p>
          <w:p>
            <w:pPr xmlns:w="http://schemas.openxmlformats.org/wordprocessingml/2006/main">
              <w:spacing w:before="0"/>
              <w:ind w:left="28"/>
              <w:jc w:val="both"/>
              <w:rPr>
                <w:sz w:val="22"/>
                <w:szCs w:val="22"/>
              </w:rPr>
            </w:pPr>
            <w:r xmlns:w="http://schemas.openxmlformats.org/wordprocessingml/2006/main">
              <w:rPr>
                <w:sz w:val="22"/>
                <w:szCs w:val="22"/>
              </w:rPr>
              <w:t xml:space="preserve">Adjusted invoice: Is the total adjusted amount of goods and services excluding VAT</w:t>
            </w:r>
          </w:p>
          <w:p>
            <w:pPr xmlns:w="http://schemas.openxmlformats.org/wordprocessingml/2006/main">
              <w:spacing w:before="0"/>
              <w:ind w:left="28"/>
              <w:jc w:val="both"/>
              <w:rPr>
                <w:sz w:val="22"/>
                <w:szCs w:val="22"/>
              </w:rPr>
            </w:pPr>
            <w:r xmlns:w="http://schemas.openxmlformats.org/wordprocessingml/2006/main">
              <w:rPr>
                <w:b/>
                <w:sz w:val="22"/>
                <w:szCs w:val="22"/>
                <w:highlight w:val="yellow"/>
              </w:rPr>
              <w:t xml:space="preserve">Note: </w:t>
            </w:r>
            <w:r xmlns:w="http://schemas.openxmlformats.org/wordprocessingml/2006/main">
              <w:rPr>
                <w:sz w:val="22"/>
                <w:szCs w:val="22"/>
                <w:highlight w:val="yellow"/>
              </w:rPr>
              <w:t xml:space="preserve">Allow an error of 5 units</w:t>
            </w:r>
          </w:p>
          <w:p>
            <w:pPr>
              <w:spacing w:before="0" w:line="240" w:lineRule="auto"/>
              <w:ind w:left="0"/>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taxPercentage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BigDecimal</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[0-9.]+</w:t>
            </w:r>
          </w:p>
        </w:tc>
        <w:tc>
          <w:tcPr>
            <w:tcW w:w="5364" w:type="dxa"/>
            <w:noWrap w:val="0"/>
            <w:vAlign w:val="top"/>
          </w:tcPr>
          <w:p>
            <w:pPr xmlns:w="http://schemas.openxmlformats.org/wordprocessingml/2006/main">
              <w:spacing w:before="0"/>
              <w:ind w:left="28"/>
              <w:jc w:val="both"/>
              <w:rPr>
                <w:sz w:val="22"/>
                <w:szCs w:val="22"/>
              </w:rPr>
            </w:pPr>
            <w:r xmlns:w="http://schemas.openxmlformats.org/wordprocessingml/2006/main">
              <w:rPr>
                <w:sz w:val="22"/>
                <w:szCs w:val="22"/>
              </w:rPr>
              <w:t xml:space="preserve">In case of total tax/sales invoice (according to standard authentication invoices are required)</w:t>
            </w:r>
          </w:p>
          <w:p>
            <w:pPr xmlns:w="http://schemas.openxmlformats.org/wordprocessingml/2006/main">
              <w:numPr>
                <w:ilvl w:val="0"/>
                <w:numId w:val="6"/>
              </w:numPr>
              <w:spacing w:before="0"/>
              <w:jc w:val="both"/>
              <w:rPr>
                <w:sz w:val="22"/>
                <w:szCs w:val="22"/>
              </w:rPr>
            </w:pPr>
            <w:r xmlns:w="http://schemas.openxmlformats.org/wordprocessingml/2006/main">
              <w:rPr>
                <w:sz w:val="22"/>
                <w:szCs w:val="22"/>
              </w:rPr>
              <w:t xml:space="preserve">Total tax: to follow the general figure</w:t>
            </w:r>
          </w:p>
          <w:p>
            <w:pPr xmlns:w="http://schemas.openxmlformats.org/wordprocessingml/2006/main">
              <w:numPr>
                <w:ilvl w:val="0"/>
                <w:numId w:val="6"/>
              </w:numPr>
              <w:spacing w:before="0"/>
              <w:jc w:val="both"/>
              <w:rPr>
                <w:sz w:val="22"/>
                <w:szCs w:val="22"/>
              </w:rPr>
            </w:pPr>
            <w:r xmlns:w="http://schemas.openxmlformats.org/wordprocessingml/2006/main">
              <w:rPr>
                <w:sz w:val="22"/>
                <w:szCs w:val="22"/>
              </w:rPr>
              <w:t xml:space="preserve">Sales invoice/tax-free invoice: -2</w:t>
            </w:r>
          </w:p>
          <w:p>
            <w:pPr xmlns:w="http://schemas.openxmlformats.org/wordprocessingml/2006/main">
              <w:spacing w:before="0"/>
              <w:ind w:left="28"/>
              <w:jc w:val="both"/>
              <w:rPr>
                <w:sz w:val="22"/>
                <w:szCs w:val="22"/>
              </w:rPr>
            </w:pPr>
            <w:r xmlns:w="http://schemas.openxmlformats.org/wordprocessingml/2006/main">
              <w:rPr>
                <w:sz w:val="22"/>
                <w:szCs w:val="22"/>
              </w:rPr>
              <w:t xml:space="preserve">Tax rates of goods and services. Tax rates include the following types:</w:t>
            </w:r>
          </w:p>
          <w:p>
            <w:pPr xmlns:w="http://schemas.openxmlformats.org/wordprocessingml/2006/main">
              <w:spacing w:before="0"/>
              <w:ind w:left="28"/>
              <w:jc w:val="both"/>
              <w:rPr>
                <w:sz w:val="22"/>
                <w:szCs w:val="22"/>
              </w:rPr>
            </w:pPr>
            <w:r xmlns:w="http://schemas.openxmlformats.org/wordprocessingml/2006/main">
              <w:rPr>
                <w:sz w:val="22"/>
                <w:szCs w:val="22"/>
              </w:rPr>
              <w:t xml:space="preserve">-2: no tax</w:t>
            </w:r>
          </w:p>
          <w:p>
            <w:pPr xmlns:w="http://schemas.openxmlformats.org/wordprocessingml/2006/main">
              <w:spacing w:before="0"/>
              <w:ind w:left="28"/>
              <w:jc w:val="both"/>
              <w:rPr>
                <w:sz w:val="22"/>
                <w:szCs w:val="22"/>
              </w:rPr>
            </w:pPr>
            <w:r xmlns:w="http://schemas.openxmlformats.org/wordprocessingml/2006/main">
              <w:rPr>
                <w:sz w:val="22"/>
                <w:szCs w:val="22"/>
              </w:rPr>
              <w:t xml:space="preserve">-1: do not declare/pay tax This place is a bit different from the invoice with the authentication code of TCT</w:t>
            </w:r>
          </w:p>
          <w:p>
            <w:pPr xmlns:w="http://schemas.openxmlformats.org/wordprocessingml/2006/main">
              <w:spacing w:before="0"/>
              <w:ind w:left="28"/>
              <w:jc w:val="both"/>
              <w:rPr>
                <w:sz w:val="22"/>
                <w:szCs w:val="22"/>
              </w:rPr>
            </w:pPr>
            <w:r xmlns:w="http://schemas.openxmlformats.org/wordprocessingml/2006/main">
              <w:rPr>
                <w:sz w:val="22"/>
                <w:szCs w:val="22"/>
              </w:rPr>
              <w:t xml:space="preserve">0: 0%</w:t>
            </w:r>
          </w:p>
          <w:p>
            <w:pPr xmlns:w="http://schemas.openxmlformats.org/wordprocessingml/2006/main">
              <w:spacing w:before="0"/>
              <w:ind w:left="28"/>
              <w:jc w:val="both"/>
              <w:rPr>
                <w:sz w:val="22"/>
                <w:szCs w:val="22"/>
              </w:rPr>
            </w:pPr>
            <w:r xmlns:w="http://schemas.openxmlformats.org/wordprocessingml/2006/main">
              <w:rPr>
                <w:sz w:val="22"/>
                <w:szCs w:val="22"/>
              </w:rPr>
              <w:t xml:space="preserve">5: 5%</w:t>
            </w:r>
          </w:p>
          <w:p>
            <w:pPr xmlns:w="http://schemas.openxmlformats.org/wordprocessingml/2006/main">
              <w:spacing w:before="0"/>
              <w:ind w:left="28"/>
              <w:jc w:val="both"/>
              <w:rPr>
                <w:sz w:val="22"/>
                <w:szCs w:val="22"/>
              </w:rPr>
            </w:pPr>
            <w:r xmlns:w="http://schemas.openxmlformats.org/wordprocessingml/2006/main">
              <w:rPr>
                <w:sz w:val="22"/>
                <w:szCs w:val="22"/>
              </w:rPr>
              <w:t xml:space="preserve">10: 10%</w:t>
            </w:r>
          </w:p>
          <w:p>
            <w:pPr>
              <w:spacing w:before="0" w:line="240" w:lineRule="auto"/>
              <w:ind w:left="0"/>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taxAmount</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BigDecimal</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[0-9.]+</w:t>
            </w:r>
          </w:p>
        </w:tc>
        <w:tc>
          <w:tcPr>
            <w:tcW w:w="5364" w:type="dxa"/>
            <w:noWrap w:val="0"/>
            <w:vAlign w:val="top"/>
          </w:tcPr>
          <w:p>
            <w:pPr xmlns:w="http://schemas.openxmlformats.org/wordprocessingml/2006/main">
              <w:spacing w:before="0"/>
              <w:ind w:left="28"/>
              <w:jc w:val="both"/>
              <w:rPr>
                <w:sz w:val="22"/>
                <w:szCs w:val="22"/>
              </w:rPr>
            </w:pPr>
            <w:r xmlns:w="http://schemas.openxmlformats.org/wordprocessingml/2006/main">
              <w:rPr>
                <w:sz w:val="22"/>
                <w:szCs w:val="22"/>
              </w:rPr>
              <w:t xml:space="preserve">In case of total tax/sales invoice: (according to the standard authentic invoice, it is required)</w:t>
            </w:r>
          </w:p>
          <w:p>
            <w:pPr xmlns:w="http://schemas.openxmlformats.org/wordprocessingml/2006/main">
              <w:numPr>
                <w:ilvl w:val="0"/>
                <w:numId w:val="6"/>
              </w:numPr>
              <w:spacing w:before="0"/>
              <w:jc w:val="both"/>
              <w:rPr>
                <w:sz w:val="22"/>
                <w:szCs w:val="22"/>
              </w:rPr>
            </w:pPr>
            <w:r xmlns:w="http://schemas.openxmlformats.org/wordprocessingml/2006/main">
              <w:rPr>
                <w:sz w:val="22"/>
                <w:szCs w:val="22"/>
              </w:rPr>
              <w:t xml:space="preserve">Total tax: total goods price * general tax</w:t>
            </w:r>
          </w:p>
          <w:p>
            <w:pPr xmlns:w="http://schemas.openxmlformats.org/wordprocessingml/2006/main">
              <w:numPr>
                <w:ilvl w:val="0"/>
                <w:numId w:val="6"/>
              </w:numPr>
              <w:spacing w:before="0"/>
              <w:jc w:val="both"/>
              <w:rPr>
                <w:sz w:val="22"/>
                <w:szCs w:val="22"/>
              </w:rPr>
            </w:pPr>
            <w:r xmlns:w="http://schemas.openxmlformats.org/wordprocessingml/2006/main">
              <w:rPr>
                <w:sz w:val="22"/>
                <w:szCs w:val="22"/>
              </w:rPr>
              <w:t xml:space="preserve">Sales invoice/tax-free invoice: 0</w:t>
            </w:r>
          </w:p>
          <w:p>
            <w:pPr xmlns:w="http://schemas.openxmlformats.org/wordprocessingml/2006/main">
              <w:spacing w:before="0"/>
              <w:ind w:left="28"/>
              <w:jc w:val="both"/>
              <w:rPr>
                <w:sz w:val="22"/>
                <w:szCs w:val="22"/>
              </w:rPr>
            </w:pPr>
            <w:r xmlns:w="http://schemas.openxmlformats.org/wordprocessingml/2006/main">
              <w:rPr>
                <w:sz w:val="22"/>
                <w:szCs w:val="22"/>
              </w:rPr>
              <w:t xml:space="preserve">Total tax</w:t>
            </w:r>
          </w:p>
          <w:p>
            <w:pPr xmlns:w="http://schemas.openxmlformats.org/wordprocessingml/2006/main">
              <w:spacing w:before="0"/>
              <w:ind w:left="28"/>
              <w:jc w:val="both"/>
              <w:rPr>
                <w:sz w:val="22"/>
                <w:szCs w:val="22"/>
              </w:rPr>
            </w:pPr>
            <w:r xmlns:w="http://schemas.openxmlformats.org/wordprocessingml/2006/main">
              <w:rPr>
                <w:sz w:val="22"/>
                <w:szCs w:val="22"/>
              </w:rPr>
              <w:t xml:space="preserve">If not transmitted, interpreted as = 0</w:t>
            </w:r>
          </w:p>
          <w:p>
            <w:pPr>
              <w:spacing w:before="0" w:line="240" w:lineRule="auto"/>
              <w:ind w:left="0"/>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isIncreaseItem</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Boolean</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p>
            <w:pPr>
              <w:spacing w:before="0"/>
              <w:ind w:left="0"/>
              <w:jc w:val="both"/>
              <w:rPr>
                <w:sz w:val="22"/>
                <w:szCs w:val="22"/>
              </w:rPr>
            </w:pPr>
          </w:p>
        </w:tc>
        <w:tc>
          <w:tcPr>
            <w:tcW w:w="5364" w:type="dxa"/>
            <w:noWrap w:val="0"/>
            <w:vAlign w:val="top"/>
          </w:tcPr>
          <w:p>
            <w:pPr xmlns:w="http://schemas.openxmlformats.org/wordprocessingml/2006/main">
              <w:spacing w:before="0"/>
              <w:ind w:left="28"/>
              <w:jc w:val="both"/>
              <w:rPr>
                <w:sz w:val="22"/>
                <w:szCs w:val="22"/>
              </w:rPr>
            </w:pPr>
            <w:r xmlns:w="http://schemas.openxmlformats.org/wordprocessingml/2006/main">
              <w:rPr>
                <w:sz w:val="22"/>
                <w:szCs w:val="22"/>
              </w:rPr>
              <w:t xml:space="preserve">Normal invoice: has value of null.</w:t>
            </w:r>
          </w:p>
          <w:p>
            <w:pPr xmlns:w="http://schemas.openxmlformats.org/wordprocessingml/2006/main">
              <w:spacing w:before="0"/>
              <w:ind w:left="28"/>
              <w:jc w:val="both"/>
              <w:rPr>
                <w:sz w:val="22"/>
                <w:szCs w:val="22"/>
              </w:rPr>
            </w:pPr>
            <w:r xmlns:w="http://schemas.openxmlformats.org/wordprocessingml/2006/main">
              <w:rPr>
                <w:sz w:val="22"/>
                <w:szCs w:val="22"/>
              </w:rPr>
              <w:t xml:space="preserve">Modified Invoice:</w:t>
            </w:r>
          </w:p>
          <w:p>
            <w:pPr xmlns:w="http://schemas.openxmlformats.org/wordprocessingml/2006/main">
              <w:spacing w:before="0"/>
              <w:ind w:left="28"/>
              <w:jc w:val="both"/>
              <w:rPr>
                <w:sz w:val="22"/>
                <w:szCs w:val="22"/>
              </w:rPr>
            </w:pPr>
            <w:r xmlns:w="http://schemas.openxmlformats.org/wordprocessingml/2006/main">
              <w:rPr>
                <w:sz w:val="22"/>
                <w:szCs w:val="22"/>
              </w:rPr>
              <w:t xml:space="preserve">- false: the flow of goods/services is reduced</w:t>
            </w:r>
          </w:p>
          <w:p>
            <w:pPr xmlns:w="http://schemas.openxmlformats.org/wordprocessingml/2006/main">
              <w:spacing w:before="0"/>
              <w:ind w:left="28"/>
              <w:jc w:val="both"/>
              <w:rPr>
                <w:sz w:val="22"/>
                <w:szCs w:val="22"/>
              </w:rPr>
            </w:pPr>
            <w:r xmlns:w="http://schemas.openxmlformats.org/wordprocessingml/2006/main">
              <w:rPr>
                <w:sz w:val="22"/>
                <w:szCs w:val="22"/>
              </w:rPr>
              <w:t xml:space="preserve">- true: the flow of goods/services is adjusted</w:t>
            </w:r>
          </w:p>
          <w:p>
            <w:pPr>
              <w:spacing w:before="0"/>
              <w:ind w:left="28"/>
              <w:jc w:val="both"/>
              <w:rPr>
                <w:sz w:val="22"/>
                <w:szCs w:val="22"/>
              </w:rPr>
            </w:pPr>
          </w:p>
          <w:p>
            <w:pPr>
              <w:spacing w:before="0"/>
              <w:ind w:left="28"/>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itemNote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300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28"/>
              <w:jc w:val="both"/>
              <w:rPr>
                <w:sz w:val="22"/>
                <w:szCs w:val="22"/>
              </w:rPr>
            </w:pPr>
            <w:r xmlns:w="http://schemas.openxmlformats.org/wordprocessingml/2006/main">
              <w:rPr>
                <w:sz w:val="22"/>
                <w:szCs w:val="22"/>
              </w:rPr>
              <w:t xml:space="preserve">- Notes for each line of goods</w:t>
            </w:r>
          </w:p>
          <w:p>
            <w:pPr xmlns:w="http://schemas.openxmlformats.org/wordprocessingml/2006/main">
              <w:spacing w:before="0"/>
              <w:ind w:left="28"/>
              <w:jc w:val="both"/>
              <w:rPr>
                <w:sz w:val="22"/>
                <w:szCs w:val="22"/>
              </w:rPr>
            </w:pPr>
            <w:r xmlns:w="http://schemas.openxmlformats.org/wordprocessingml/2006/main">
              <w:rPr>
                <w:bCs/>
                <w:i/>
                <w:sz w:val="22"/>
                <w:szCs w:val="22"/>
                <w:highlight w:val="yellow"/>
              </w:rPr>
              <w:t xml:space="preserve">- To synchronize the note content of each line of goods read automatically on the web and the note content from the integrated API when making payment adjustment invoices, users of the integrated API transmit detailed note content for each line goods into the itemNote field in itemInfo. The system will automatically read the information "of goods and services" and pair it with the name of goods and services</w:t>
            </w:r>
          </w:p>
          <w:p>
            <w:pPr xmlns:w="http://schemas.openxmlformats.org/wordprocessingml/2006/main">
              <w:spacing w:before="0"/>
              <w:ind w:left="0"/>
              <w:rPr>
                <w:sz w:val="22"/>
                <w:szCs w:val="22"/>
              </w:rPr>
            </w:pPr>
            <w:r xmlns:w="http://schemas.openxmlformats.org/wordprocessingml/2006/main">
              <w:rPr>
                <w:bCs/>
                <w:sz w:val="22"/>
                <w:szCs w:val="22"/>
              </w:rPr>
              <w:t xml:space="preserve">For example: The system automatically generates notes: </w:t>
            </w:r>
            <w:r xmlns:w="http://schemas.openxmlformats.org/wordprocessingml/2006/main">
              <w:rPr>
                <w:bCs/>
                <w:i/>
                <w:color w:val="FF0000"/>
                <w:sz w:val="22"/>
                <w:szCs w:val="22"/>
              </w:rPr>
              <w:t xml:space="preserve">Adjustment to increase quantity, decrease unit price of goods and services: Computer</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batchNo</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300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28"/>
              <w:jc w:val="both"/>
              <w:rPr>
                <w:sz w:val="22"/>
                <w:szCs w:val="22"/>
              </w:rPr>
            </w:pPr>
            <w:r xmlns:w="http://schemas.openxmlformats.org/wordprocessingml/2006/main">
              <w:rPr>
                <w:sz w:val="22"/>
                <w:szCs w:val="22"/>
              </w:rPr>
              <w:t xml:space="preserve">Batch numbers, often used for medicinal goods, can be used to display additional information if necessary.</w:t>
            </w:r>
          </w:p>
          <w:p>
            <w:pPr>
              <w:spacing w:before="0"/>
              <w:ind w:left="28"/>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expDate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50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28"/>
              <w:jc w:val="both"/>
              <w:rPr>
                <w:sz w:val="22"/>
                <w:szCs w:val="22"/>
              </w:rPr>
            </w:pPr>
            <w:r xmlns:w="http://schemas.openxmlformats.org/wordprocessingml/2006/main">
              <w:rPr>
                <w:sz w:val="22"/>
                <w:szCs w:val="22"/>
              </w:rPr>
              <w:t xml:space="preserve">Expiration date of goods, often used for medicinal goods, can be used to display additional information if necessary.</w:t>
            </w:r>
          </w:p>
          <w:p>
            <w:pPr>
              <w:spacing w:before="0"/>
              <w:ind w:left="28"/>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discount</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BigDecimal</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[0-9.]+</w:t>
            </w:r>
          </w:p>
        </w:tc>
        <w:tc>
          <w:tcPr>
            <w:tcW w:w="5364" w:type="dxa"/>
            <w:noWrap w:val="0"/>
            <w:vAlign w:val="top"/>
          </w:tcPr>
          <w:p>
            <w:pPr xmlns:w="http://schemas.openxmlformats.org/wordprocessingml/2006/main">
              <w:spacing w:before="0"/>
              <w:ind w:left="28"/>
              <w:jc w:val="both"/>
              <w:rPr>
                <w:sz w:val="22"/>
                <w:szCs w:val="22"/>
              </w:rPr>
            </w:pPr>
            <w:r xmlns:w="http://schemas.openxmlformats.org/wordprocessingml/2006/main">
              <w:rPr>
                <w:sz w:val="22"/>
                <w:szCs w:val="22"/>
              </w:rPr>
              <w:t xml:space="preserve">% discount on product line, calculated on the unit price of the product. In case of none, transmit 0</w:t>
            </w:r>
          </w:p>
          <w:p>
            <w:pPr>
              <w:spacing w:before="0"/>
              <w:ind w:left="28"/>
              <w:jc w:val="both"/>
              <w:rPr>
                <w:sz w:val="22"/>
                <w:szCs w:val="22"/>
              </w:rPr>
            </w:pPr>
          </w:p>
          <w:p>
            <w:pPr>
              <w:spacing w:before="0"/>
              <w:ind w:left="28"/>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discount2</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BigDecimal</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[0-9.]+</w:t>
            </w:r>
          </w:p>
        </w:tc>
        <w:tc>
          <w:tcPr>
            <w:tcW w:w="5364" w:type="dxa"/>
            <w:noWrap w:val="0"/>
            <w:vAlign w:val="top"/>
          </w:tcPr>
          <w:p>
            <w:pPr xmlns:w="http://schemas.openxmlformats.org/wordprocessingml/2006/main">
              <w:spacing w:before="0"/>
              <w:ind w:left="28"/>
              <w:jc w:val="both"/>
              <w:rPr>
                <w:sz w:val="22"/>
                <w:szCs w:val="22"/>
              </w:rPr>
            </w:pPr>
            <w:r xmlns:w="http://schemas.openxmlformats.org/wordprocessingml/2006/main">
              <w:rPr>
                <w:sz w:val="22"/>
                <w:szCs w:val="22"/>
              </w:rPr>
              <w:t xml:space="preserve">2nd % discount on the product line, calculated on the unit price of the product. In case it is not present, transmit 0.</w:t>
            </w:r>
          </w:p>
          <w:p>
            <w:pPr>
              <w:spacing w:before="0"/>
              <w:ind w:left="28"/>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itemDiscount</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BigDecimal</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[0-9.]+</w:t>
            </w:r>
          </w:p>
        </w:tc>
        <w:tc>
          <w:tcPr>
            <w:tcW w:w="5364" w:type="dxa"/>
            <w:noWrap w:val="0"/>
            <w:vAlign w:val="top"/>
          </w:tcPr>
          <w:p>
            <w:pPr xmlns:w="http://schemas.openxmlformats.org/wordprocessingml/2006/main">
              <w:spacing w:before="0"/>
              <w:ind w:left="28"/>
              <w:jc w:val="both"/>
              <w:rPr>
                <w:sz w:val="22"/>
                <w:szCs w:val="22"/>
              </w:rPr>
            </w:pPr>
            <w:r xmlns:w="http://schemas.openxmlformats.org/wordprocessingml/2006/main">
              <w:rPr>
                <w:sz w:val="22"/>
                <w:szCs w:val="22"/>
              </w:rPr>
              <w:t xml:space="preserve">Discount value on product line, after multiplying by quantity and discount %.</w:t>
            </w:r>
          </w:p>
          <w:p>
            <w:pPr xmlns:w="http://schemas.openxmlformats.org/wordprocessingml/2006/main">
              <w:spacing w:before="0"/>
              <w:ind w:left="28"/>
              <w:jc w:val="both"/>
              <w:rPr>
                <w:sz w:val="22"/>
                <w:szCs w:val="22"/>
              </w:rPr>
            </w:pPr>
            <w:r xmlns:w="http://schemas.openxmlformats.org/wordprocessingml/2006/main">
              <w:rPr>
                <w:sz w:val="22"/>
                <w:szCs w:val="22"/>
                <w:highlight w:val="yellow"/>
              </w:rPr>
              <w:t xml:space="preserve">The system calculates itself, no need to transmit data</w:t>
            </w:r>
          </w:p>
          <w:p>
            <w:pPr>
              <w:spacing w:before="0"/>
              <w:ind w:left="28"/>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itemTotalAmountAfterDiscount</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BigDecimal</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[0-9.]+</w:t>
            </w:r>
          </w:p>
        </w:tc>
        <w:tc>
          <w:tcPr>
            <w:tcW w:w="5364" w:type="dxa"/>
            <w:noWrap w:val="0"/>
            <w:vAlign w:val="top"/>
          </w:tcPr>
          <w:p>
            <w:pPr xmlns:w="http://schemas.openxmlformats.org/wordprocessingml/2006/main">
              <w:spacing w:before="0"/>
              <w:ind w:left="28"/>
              <w:jc w:val="both"/>
              <w:rPr>
                <w:sz w:val="22"/>
                <w:szCs w:val="22"/>
              </w:rPr>
            </w:pPr>
            <w:r xmlns:w="http://schemas.openxmlformats.org/wordprocessingml/2006/main">
              <w:rPr>
                <w:sz w:val="22"/>
                <w:szCs w:val="22"/>
              </w:rPr>
              <w:t xml:space="preserve">Is the total amount </w:t>
            </w:r>
            <w:r xmlns:w="http://schemas.openxmlformats.org/wordprocessingml/2006/main">
              <w:rPr>
                <w:sz w:val="22"/>
                <w:szCs w:val="22"/>
                <w:lang w:val="vi-VN"/>
              </w:rPr>
              <w:t xml:space="preserve">after deducting discounts and rebates </w:t>
            </w:r>
            <w:r xmlns:w="http://schemas.openxmlformats.org/wordprocessingml/2006/main">
              <w:rPr>
                <w:sz w:val="22"/>
                <w:szCs w:val="22"/>
              </w:rPr>
              <w:t xml:space="preserve">.</w:t>
            </w:r>
          </w:p>
          <w:p>
            <w:pPr xmlns:w="http://schemas.openxmlformats.org/wordprocessingml/2006/main">
              <w:spacing w:before="0"/>
              <w:ind w:left="28"/>
              <w:jc w:val="both"/>
              <w:rPr>
                <w:sz w:val="22"/>
                <w:szCs w:val="22"/>
              </w:rPr>
            </w:pPr>
            <w:r xmlns:w="http://schemas.openxmlformats.org/wordprocessingml/2006/main">
              <w:rPr>
                <w:sz w:val="22"/>
                <w:szCs w:val="22"/>
                <w:highlight w:val="yellow"/>
              </w:rPr>
              <w:t xml:space="preserve">The system calculates itself, no need to transmit data</w:t>
            </w:r>
          </w:p>
          <w:p>
            <w:pPr>
              <w:spacing w:before="0"/>
              <w:ind w:left="28"/>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itemTotalAmountWithTax</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BigDecimal</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[0-9.]+</w:t>
            </w:r>
          </w:p>
        </w:tc>
        <w:tc>
          <w:tcPr>
            <w:tcW w:w="5364" w:type="dxa"/>
            <w:noWrap w:val="0"/>
            <w:vAlign w:val="top"/>
          </w:tcPr>
          <w:p>
            <w:pPr xmlns:w="http://schemas.openxmlformats.org/wordprocessingml/2006/main">
              <w:spacing w:before="0"/>
              <w:ind w:left="28"/>
              <w:jc w:val="both"/>
              <w:rPr>
                <w:sz w:val="22"/>
                <w:szCs w:val="22"/>
              </w:rPr>
            </w:pPr>
            <w:r xmlns:w="http://schemas.openxmlformats.org/wordprocessingml/2006/main">
              <w:rPr>
                <w:sz w:val="22"/>
                <w:szCs w:val="22"/>
              </w:rPr>
              <w:t xml:space="preserve">Is the total amount including VAT of goods/services.</w:t>
            </w:r>
          </w:p>
          <w:p>
            <w:pPr xmlns:w="http://schemas.openxmlformats.org/wordprocessingml/2006/main">
              <w:spacing w:before="0"/>
              <w:ind w:left="28"/>
              <w:jc w:val="both"/>
              <w:rPr>
                <w:sz w:val="22"/>
                <w:szCs w:val="22"/>
              </w:rPr>
            </w:pPr>
            <w:r xmlns:w="http://schemas.openxmlformats.org/wordprocessingml/2006/main">
              <w:rPr>
                <w:sz w:val="22"/>
                <w:szCs w:val="22"/>
                <w:highlight w:val="yellow"/>
              </w:rPr>
              <w:t xml:space="preserve">The system calculates itself, no need to transmit data</w:t>
            </w:r>
          </w:p>
          <w:p>
            <w:pPr>
              <w:spacing w:before="0"/>
              <w:ind w:left="28"/>
              <w:rPr>
                <w:sz w:val="22"/>
                <w:szCs w:val="22"/>
              </w:rPr>
            </w:pPr>
          </w:p>
        </w:tc>
      </w:tr>
    </w:tbl>
    <w:p>
      <w:pPr xmlns:w="http://schemas.openxmlformats.org/wordprocessingml/2006/main">
        <w:pStyle w:val="4"/>
        <w:rPr>
          <w:b/>
          <w:sz w:val="22"/>
          <w:szCs w:val="22"/>
        </w:rPr>
      </w:pPr>
      <w:r xmlns:w="http://schemas.openxmlformats.org/wordprocessingml/2006/main">
        <w:rPr>
          <w:b/>
          <w:sz w:val="22"/>
          <w:szCs w:val="22"/>
        </w:rPr>
        <w:t xml:space="preserve">Note 1 </w:t>
      </w:r>
      <w:r xmlns:w="http://schemas.openxmlformats.org/wordprocessingml/2006/main">
        <w:rPr>
          <w:sz w:val="22"/>
          <w:szCs w:val="22"/>
        </w:rPr>
        <w:t xml:space="preserve">: </w:t>
      </w:r>
      <w:r xmlns:w="http://schemas.openxmlformats.org/wordprocessingml/2006/main">
        <w:rPr>
          <w:b/>
          <w:sz w:val="22"/>
          <w:szCs w:val="22"/>
        </w:rPr>
        <w:t xml:space="preserve">For each line of goods, in case information fields such as </w:t>
      </w:r>
      <w:r xmlns:w="http://schemas.openxmlformats.org/wordprocessingml/2006/main">
        <w:rPr>
          <w:sz w:val="22"/>
          <w:szCs w:val="22"/>
        </w:rPr>
        <w:t xml:space="preserve">quantity, unitPrice, itemTotalAmountWithoutTax, taxPercentage, taxAmount, discount, itemDiscount, itemTotalAmountWithTax </w:t>
      </w:r>
      <w:r xmlns:w="http://schemas.openxmlformats.org/wordprocessingml/2006/main">
        <w:rPr>
          <w:b/>
          <w:sz w:val="22"/>
          <w:szCs w:val="22"/>
        </w:rPr>
        <w:t xml:space="preserve">have data (non-null data), the system will calculate and Check the data</w:t>
      </w:r>
    </w:p>
    <w:p>
      <w:pPr xmlns:w="http://schemas.openxmlformats.org/wordprocessingml/2006/main">
        <w:pStyle w:val="4"/>
        <w:rPr>
          <w:sz w:val="22"/>
          <w:szCs w:val="22"/>
        </w:rPr>
      </w:pPr>
      <w:r xmlns:w="http://schemas.openxmlformats.org/wordprocessingml/2006/main">
        <w:rPr>
          <w:b/>
          <w:sz w:val="22"/>
          <w:szCs w:val="22"/>
        </w:rPr>
        <w:t xml:space="preserve">The system compares </w:t>
      </w:r>
      <w:r xmlns:w="http://schemas.openxmlformats.org/wordprocessingml/2006/main">
        <w:rPr>
          <w:sz w:val="22"/>
          <w:szCs w:val="22"/>
        </w:rPr>
        <w:t xml:space="preserve">quantity x unitPrice </w:t>
      </w:r>
      <w:r xmlns:w="http://schemas.openxmlformats.org/wordprocessingml/2006/main">
        <w:rPr>
          <w:b/>
          <w:sz w:val="22"/>
          <w:szCs w:val="22"/>
        </w:rPr>
        <w:t xml:space="preserve">by no </w:t>
      </w:r>
      <w:r xmlns:w="http://schemas.openxmlformats.org/wordprocessingml/2006/main">
        <w:rPr>
          <w:b/>
          <w:sz w:val="22"/>
          <w:szCs w:val="22"/>
          <w:highlight w:val="yellow"/>
        </w:rPr>
        <w:t xml:space="preserve">more than 5 VND </w:t>
      </w:r>
      <w:r xmlns:w="http://schemas.openxmlformats.org/wordprocessingml/2006/main">
        <w:rPr>
          <w:b/>
          <w:sz w:val="22"/>
          <w:szCs w:val="22"/>
        </w:rPr>
        <w:t xml:space="preserve">compared to </w:t>
      </w:r>
      <w:r xmlns:w="http://schemas.openxmlformats.org/wordprocessingml/2006/main">
        <w:rPr>
          <w:sz w:val="22"/>
          <w:szCs w:val="22"/>
        </w:rPr>
        <w:t xml:space="preserve">itemTotalAmountWithoutTax</w:t>
      </w:r>
    </w:p>
    <w:p>
      <w:pPr xmlns:w="http://schemas.openxmlformats.org/wordprocessingml/2006/main">
        <w:pStyle w:val="4"/>
        <w:rPr>
          <w:sz w:val="22"/>
          <w:szCs w:val="22"/>
        </w:rPr>
      </w:pPr>
      <w:r xmlns:w="http://schemas.openxmlformats.org/wordprocessingml/2006/main">
        <w:rPr>
          <w:b/>
          <w:sz w:val="22"/>
          <w:szCs w:val="22"/>
        </w:rPr>
        <w:t xml:space="preserve">The system compares </w:t>
      </w:r>
      <w:r xmlns:w="http://schemas.openxmlformats.org/wordprocessingml/2006/main">
        <w:rPr>
          <w:sz w:val="22"/>
          <w:szCs w:val="22"/>
        </w:rPr>
        <w:t xml:space="preserve">itemTotalAmountWithoutTax and when the deviation is too large, the system reports an error.</w:t>
      </w:r>
    </w:p>
    <w:p>
      <w:pPr xmlns:w="http://schemas.openxmlformats.org/wordprocessingml/2006/main">
        <w:pStyle w:val="4"/>
        <w:rPr>
          <w:sz w:val="22"/>
          <w:szCs w:val="22"/>
          <w:highlight w:val="yellow"/>
        </w:rPr>
      </w:pPr>
      <w:r xmlns:w="http://schemas.openxmlformats.org/wordprocessingml/2006/main">
        <w:rPr>
          <w:b/>
          <w:sz w:val="22"/>
          <w:szCs w:val="22"/>
          <w:highlight w:val="yellow"/>
        </w:rPr>
        <w:t xml:space="preserve">Note line for the adjusted invoice, replace the aggregate system will automatically add </w:t>
      </w:r>
      <w:r xmlns:w="http://schemas.openxmlformats.org/wordprocessingml/2006/main">
        <w:rPr>
          <w:sz w:val="22"/>
          <w:szCs w:val="22"/>
          <w:highlight w:val="yellow"/>
        </w:rPr>
        <w:t xml:space="preserve">.</w:t>
      </w:r>
    </w:p>
    <w:p>
      <w:pPr xmlns:w="http://schemas.openxmlformats.org/wordprocessingml/2006/main">
        <w:pStyle w:val="4"/>
        <w:rPr>
          <w:sz w:val="22"/>
          <w:szCs w:val="22"/>
          <w:highlight w:val="yellow"/>
        </w:rPr>
      </w:pPr>
      <w:r xmlns:w="http://schemas.openxmlformats.org/wordprocessingml/2006/main">
        <w:rPr>
          <w:sz w:val="22"/>
          <w:szCs w:val="22"/>
          <w:highlight w:val="yellow"/>
        </w:rPr>
        <w:t xml:space="preserve">For example, adjusting to increase the price of goods and taxes of goods and services: Goods 01, the system will automatically synthesize and generate an item of selection =2 with the following summary content, the software system does not need to add, avoid duplication:</w:t>
      </w:r>
    </w:p>
    <w:p>
      <w:pPr xmlns:w="http://schemas.openxmlformats.org/wordprocessingml/2006/main">
        <w:pStyle w:val="4"/>
        <w:rPr>
          <w:sz w:val="22"/>
          <w:szCs w:val="22"/>
          <w:highlight w:val="yellow"/>
        </w:rPr>
      </w:pPr>
      <w:r xmlns:w="http://schemas.openxmlformats.org/wordprocessingml/2006/main">
        <w:rPr>
          <w:sz w:val="22"/>
          <w:szCs w:val="22"/>
          <w:highlight w:val="yellow"/>
        </w:rPr>
        <w:t xml:space="preserve">Invoice for adjustment of goods price and tax for electronic invoice form No. 01GTKT0/002, symbol AA/20E, invoice number AA/20E0000162, date of creation09:22:25 November 19, 2020: amount: 165,495 VND</w:t>
      </w:r>
    </w:p>
    <w:p>
      <w:pPr xmlns:w="http://schemas.openxmlformats.org/wordprocessingml/2006/main">
        <w:spacing w:before="0"/>
        <w:ind w:left="41"/>
        <w:jc w:val="both"/>
        <w:rPr>
          <w:bCs/>
          <w:color w:val="000000"/>
          <w:sz w:val="22"/>
          <w:szCs w:val="22"/>
        </w:rPr>
      </w:pPr>
      <w:r xmlns:w="http://schemas.openxmlformats.org/wordprocessingml/2006/main">
        <w:rPr>
          <w:bCs/>
          <w:color w:val="000000"/>
          <w:sz w:val="22"/>
          <w:szCs w:val="22"/>
          <w:highlight w:val="yellow"/>
        </w:rPr>
        <w:t xml:space="preserve">Replacement invoice for electronic invoice form number 01GTKT0/002, symbol AA/20E, invoice number AA/20E0000156, date of creation 14:01:00 November 18, 2020</w:t>
      </w:r>
    </w:p>
    <w:p>
      <w:pPr>
        <w:spacing w:before="0"/>
        <w:ind w:left="41"/>
        <w:jc w:val="both"/>
        <w:rPr>
          <w:bCs/>
          <w:color w:val="000000"/>
          <w:sz w:val="22"/>
          <w:szCs w:val="22"/>
        </w:rPr>
      </w:pPr>
    </w:p>
    <w:p>
      <w:pPr xmlns:w="http://schemas.openxmlformats.org/wordprocessingml/2006/main">
        <w:tabs>
          <w:tab w:val="left" w:pos="2309"/>
        </w:tabs>
        <w:ind w:left="0" w:right="11"/>
        <w:contextualSpacing/>
        <w:rPr>
          <w:bCs/>
          <w:color w:val="FF0000"/>
          <w:sz w:val="22"/>
          <w:szCs w:val="22"/>
        </w:rPr>
      </w:pPr>
      <w:r xmlns:w="http://schemas.openxmlformats.org/wordprocessingml/2006/main">
        <w:rPr>
          <w:bCs/>
          <w:color w:val="000000"/>
          <w:sz w:val="22"/>
          <w:szCs w:val="22"/>
        </w:rPr>
        <w:t xml:space="preserve">- </w:t>
      </w:r>
      <w:r xmlns:w="http://schemas.openxmlformats.org/wordprocessingml/2006/main">
        <w:rPr>
          <w:bCs/>
          <w:color w:val="FF0000"/>
          <w:sz w:val="22"/>
          <w:szCs w:val="22"/>
        </w:rPr>
        <w:t xml:space="preserve">In case the user transmits any information in itemInfo, it must be saved according to the value the user transmitted.</w:t>
      </w:r>
    </w:p>
    <w:p>
      <w:pPr xmlns:w="http://schemas.openxmlformats.org/wordprocessingml/2006/main">
        <w:ind w:left="0"/>
        <w:rPr>
          <w:b/>
          <w:sz w:val="22"/>
          <w:szCs w:val="22"/>
        </w:rPr>
      </w:pPr>
      <w:r xmlns:w="http://schemas.openxmlformats.org/wordprocessingml/2006/main">
        <w:rPr>
          <w:b/>
          <w:bCs/>
          <w:sz w:val="22"/>
          <w:szCs w:val="22"/>
        </w:rPr>
        <w:t xml:space="preserve">- Note 2: </w:t>
      </w:r>
      <w:r xmlns:w="http://schemas.openxmlformats.org/wordprocessingml/2006/main">
        <w:rPr>
          <w:b/>
          <w:sz w:val="22"/>
          <w:szCs w:val="22"/>
        </w:rPr>
        <w:t xml:space="preserve">allows users to adjust goods information when making invoices to adjust information via integrated API:</w:t>
      </w:r>
    </w:p>
    <w:p>
      <w:pPr xmlns:w="http://schemas.openxmlformats.org/wordprocessingml/2006/main">
        <w:ind w:left="0"/>
        <w:rPr>
          <w:i/>
          <w:sz w:val="22"/>
          <w:szCs w:val="22"/>
        </w:rPr>
      </w:pPr>
      <w:r xmlns:w="http://schemas.openxmlformats.org/wordprocessingml/2006/main">
        <w:rPr>
          <w:i/>
          <w:sz w:val="22"/>
          <w:szCs w:val="22"/>
        </w:rPr>
        <w:t xml:space="preserve">+ </w:t>
      </w:r>
      <w:r xmlns:w="http://schemas.openxmlformats.org/wordprocessingml/2006/main">
        <w:rPr>
          <w:bCs/>
          <w:i/>
          <w:sz w:val="22"/>
          <w:szCs w:val="22"/>
        </w:rPr>
        <w:t xml:space="preserve">In case the goods in itemInfo only transmit selection or lineNumber information, this goods data will not be saved</w:t>
      </w:r>
    </w:p>
    <w:p>
      <w:pPr xmlns:w="http://schemas.openxmlformats.org/wordprocessingml/2006/main">
        <w:tabs>
          <w:tab w:val="left" w:pos="2309"/>
        </w:tabs>
        <w:ind w:left="0" w:right="11"/>
        <w:contextualSpacing/>
        <w:rPr>
          <w:bCs/>
          <w:i/>
          <w:sz w:val="22"/>
          <w:szCs w:val="22"/>
        </w:rPr>
      </w:pPr>
      <w:r xmlns:w="http://schemas.openxmlformats.org/wordprocessingml/2006/main">
        <w:rPr>
          <w:bCs/>
          <w:i/>
          <w:sz w:val="22"/>
          <w:szCs w:val="22"/>
        </w:rPr>
        <w:t xml:space="preserve">+ In case the goods have at least one other information ( </w:t>
      </w:r>
      <w:r xmlns:w="http://schemas.openxmlformats.org/wordprocessingml/2006/main">
        <w:rPr>
          <w:bCs/>
          <w:i/>
          <w:color w:val="FF0000"/>
          <w:sz w:val="22"/>
          <w:szCs w:val="22"/>
        </w:rPr>
        <w:t xml:space="preserve">in addition to lineNumber or selection including: </w:t>
      </w:r>
      <w:r xmlns:w="http://schemas.openxmlformats.org/wordprocessingml/2006/main">
        <w:rPr>
          <w:i/>
          <w:color w:val="FF0000"/>
          <w:sz w:val="22"/>
          <w:szCs w:val="22"/>
        </w:rPr>
        <w:t xml:space="preserve">itemCode, itemName, unitCode, unitName, batchNo, itemNote, expDate </w:t>
      </w:r>
      <w:r xmlns:w="http://schemas.openxmlformats.org/wordprocessingml/2006/main">
        <w:rPr>
          <w:bCs/>
          <w:i/>
          <w:sz w:val="22"/>
          <w:szCs w:val="22"/>
        </w:rPr>
        <w:t xml:space="preserve">), then save the goods according to the value the user passes into list_product in the invoice. Any information field that is not transmitted/empty will be stored as null.</w:t>
      </w:r>
    </w:p>
    <w:p>
      <w:pPr xmlns:w="http://schemas.openxmlformats.org/wordprocessingml/2006/main">
        <w:tabs>
          <w:tab w:val="left" w:pos="2309"/>
        </w:tabs>
        <w:ind w:left="0" w:right="11"/>
        <w:contextualSpacing/>
        <w:rPr>
          <w:bCs/>
          <w:i/>
          <w:color w:val="000000"/>
          <w:sz w:val="22"/>
          <w:szCs w:val="22"/>
        </w:rPr>
      </w:pPr>
      <w:r xmlns:w="http://schemas.openxmlformats.org/wordprocessingml/2006/main">
        <w:rPr>
          <w:bCs/>
          <w:i/>
          <w:sz w:val="22"/>
          <w:szCs w:val="22"/>
        </w:rPr>
        <w:t xml:space="preserve">+ Other information fields </w:t>
      </w:r>
      <w:r xmlns:w="http://schemas.openxmlformats.org/wordprocessingml/2006/main">
        <w:rPr>
          <w:bCs/>
          <w:i/>
          <w:color w:val="FF0000"/>
          <w:sz w:val="22"/>
          <w:szCs w:val="22"/>
        </w:rPr>
        <w:t xml:space="preserve">lineNumber, selection , </w:t>
      </w:r>
      <w:r xmlns:w="http://schemas.openxmlformats.org/wordprocessingml/2006/main">
        <w:rPr>
          <w:i/>
          <w:color w:val="FF0000"/>
          <w:sz w:val="22"/>
          <w:szCs w:val="22"/>
        </w:rPr>
        <w:t xml:space="preserve">itemCode, itemName, unitCode, unitName, batchNo, itemNote, expDate, whether </w:t>
      </w:r>
      <w:r xmlns:w="http://schemas.openxmlformats.org/wordprocessingml/2006/main">
        <w:rPr>
          <w:i/>
          <w:color w:val="000000"/>
          <w:sz w:val="22"/>
          <w:szCs w:val="22"/>
        </w:rPr>
        <w:t xml:space="preserve">transmitted or not transmitted, are stored as NULL</w:t>
      </w:r>
    </w:p>
    <w:p>
      <w:pPr xmlns:w="http://schemas.openxmlformats.org/wordprocessingml/2006/main">
        <w:pStyle w:val="4"/>
        <w:rPr>
          <w:sz w:val="22"/>
          <w:szCs w:val="22"/>
        </w:rPr>
      </w:pPr>
      <w:r xmlns:w="http://schemas.openxmlformats.org/wordprocessingml/2006/main">
        <w:rPr>
          <w:sz w:val="22"/>
          <w:szCs w:val="22"/>
        </w:rPr>
        <w:t xml:space="preserve">Sample data</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"itemInfo":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{goods_1}, {goods_1}</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pStyle w:val="4"/>
        <w:rPr>
          <w:sz w:val="22"/>
          <w:szCs w:val="22"/>
        </w:rPr>
      </w:pPr>
      <w:r xmlns:w="http://schemas.openxmlformats.org/wordprocessingml/2006/main">
        <w:rPr>
          <w:sz w:val="22"/>
          <w:szCs w:val="22"/>
        </w:rPr>
        <w:t xml:space="preserve">General cargo</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"itemInfo":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"lineNumber": 1,</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"itemCode": "PCDELLV3653_i56400_R4H10DVDRW",</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"itemName": "DELL VOSTRO 3653 Desktop Core i5-6400 upto3.30Ghz/ 4GB/ 1TB HDD/DVDRW/NVIDIA Geforce 705 2Gb/ Wireless-Bluetooth/ K/ M/1Yr Pro",</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"unitName": "The",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"itemNote":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"unitPrice": 10300000,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"quantity": 1,</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"itemTotalAmountWithoutTax": 10300000,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"itemTotalAmountWithTax": 11330000,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"itemTotalAmountAfterDiscount": 10300000,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"taxPercentage": 10,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"taxAmount": 1030000,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"customTaxAmount": "0",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"discount": 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"itemDiscount": 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"batchNo":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"expDate":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pStyle w:val="4"/>
        <w:rPr>
          <w:color w:val="FF0000"/>
          <w:sz w:val="22"/>
          <w:szCs w:val="22"/>
        </w:rPr>
      </w:pPr>
      <w:r xmlns:w="http://schemas.openxmlformats.org/wordprocessingml/2006/main">
        <w:rPr>
          <w:color w:val="FF0000"/>
          <w:sz w:val="22"/>
          <w:szCs w:val="22"/>
        </w:rPr>
        <w:t xml:space="preserve">Goods with notes:</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"itemInfo":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"lineNumber": 2,</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"selection": 2,</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"itemName": "Notes for invoice",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pStyle w:val="4"/>
        <w:rPr>
          <w:sz w:val="22"/>
          <w:szCs w:val="22"/>
        </w:rPr>
      </w:pPr>
      <w:r xmlns:w="http://schemas.openxmlformats.org/wordprocessingml/2006/main">
        <w:rPr>
          <w:sz w:val="22"/>
          <w:szCs w:val="22"/>
        </w:rPr>
        <w:t xml:space="preserve">Merchandise has discounts across the product line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"itemInfo":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"lineNumber": 1,</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"itemCode": "LCDLI2215S_LNV",</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"itemName": "LENOVO LCD computer monitor LI2215S 21.5\" Led (65CCAACC6VN)",</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"unitName": "The",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"itemNote":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"unitPrice": 1750000,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"quantity": 2,</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"itemTotalAmountWithoutTax": 3500000,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"itemTotalAmountWithTax": 3696000,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"itemTotalAmountAfterDiscount": 3360000,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"taxPercentage": 10,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"taxAmount": 336000,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"customTaxAmount": "0",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      </w:t>
      </w:r>
      <w:r xmlns:w="http://schemas.openxmlformats.org/wordprocessingml/2006/main">
        <w:rPr>
          <w:bCs/>
          <w:snapToGrid/>
          <w:color w:val="8000FF"/>
          <w:sz w:val="22"/>
          <w:szCs w:val="22"/>
          <w:highlight w:val="yellow"/>
        </w:rPr>
        <w:t xml:space="preserve">"discount": 4,</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      </w:t>
      </w:r>
      <w:r xmlns:w="http://schemas.openxmlformats.org/wordprocessingml/2006/main">
        <w:rPr>
          <w:bCs/>
          <w:snapToGrid/>
          <w:color w:val="8000FF"/>
          <w:sz w:val="22"/>
          <w:szCs w:val="22"/>
          <w:highlight w:val="yellow"/>
        </w:rPr>
        <w:t xml:space="preserve">"itemDiscount": 140000,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"batchNo":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"expDate":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pStyle w:val="4"/>
        <w:rPr>
          <w:sz w:val="22"/>
          <w:szCs w:val="22"/>
        </w:rPr>
      </w:pPr>
      <w:r xmlns:w="http://schemas.openxmlformats.org/wordprocessingml/2006/main">
        <w:rPr>
          <w:sz w:val="22"/>
          <w:szCs w:val="22"/>
        </w:rPr>
        <w:t xml:space="preserve">Goods with a discount line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"itemInfo":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sz w:val="22"/>
          <w:szCs w:val="22"/>
        </w:rPr>
        <w:t xml:space="preserve">    </w:t>
      </w: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"lineNumber": 2,</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"itemCode": "chieu_khau_hang_hoa",</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      </w:t>
      </w:r>
      <w:r xmlns:w="http://schemas.openxmlformats.org/wordprocessingml/2006/main">
        <w:rPr>
          <w:bCs/>
          <w:snapToGrid/>
          <w:color w:val="8000FF"/>
          <w:sz w:val="22"/>
          <w:szCs w:val="22"/>
          <w:highlight w:val="yellow"/>
        </w:rPr>
        <w:t xml:space="preserve">"selection": 3,</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"itemName": "Discount of goods",</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"unitName":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"itemNote":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"itemTotalAmountWithoutTax": 50000,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"itemTotalAmountWithTax": 50000,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"itemTotalAmountAfterDiscount": 50000,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"taxPercentage": 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"taxAmount": 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"customTaxAmount": "0",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"discount": 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"itemDiscount": 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      </w:t>
      </w:r>
      <w:r xmlns:w="http://schemas.openxmlformats.org/wordprocessingml/2006/main">
        <w:rPr>
          <w:bCs/>
          <w:snapToGrid/>
          <w:color w:val="8000FF"/>
          <w:sz w:val="22"/>
          <w:szCs w:val="22"/>
          <w:highlight w:val="yellow"/>
        </w:rPr>
        <w:t xml:space="preserve">"isIncreaseItem": false,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"batchNo":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"expDate":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pStyle w:val="4"/>
        <w:rPr>
          <w:sz w:val="22"/>
          <w:szCs w:val="22"/>
        </w:rPr>
      </w:pPr>
      <w:r xmlns:w="http://schemas.openxmlformats.org/wordprocessingml/2006/main">
        <w:rPr>
          <w:sz w:val="22"/>
          <w:szCs w:val="22"/>
        </w:rPr>
        <w:t xml:space="preserve">Listed goods</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"itemInfo":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"lineNumber": 1,</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"itemCode": "bang_ke_hang_hoa",</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      </w:t>
      </w:r>
      <w:r xmlns:w="http://schemas.openxmlformats.org/wordprocessingml/2006/main">
        <w:rPr>
          <w:bCs/>
          <w:snapToGrid/>
          <w:color w:val="8000FF"/>
          <w:sz w:val="22"/>
          <w:szCs w:val="22"/>
          <w:highlight w:val="yellow"/>
        </w:rPr>
        <w:t xml:space="preserve">"selection": 4,</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"itemName": "List of goods",</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"unitName":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"itemNote":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"itemTotalAmountWithoutTax": 97770000,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"itemTotalAmountWithTax": 107547000,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"itemTotalAmountAfterDiscount": 97770000,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"taxPercentage": 10,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"taxAmount": 9777000,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"customTaxAmount": "0",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"discount": 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"itemDiscount": 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"batchNo":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"expDate":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pStyle w:val="4"/>
        <w:rPr>
          <w:sz w:val="22"/>
          <w:szCs w:val="22"/>
        </w:rPr>
      </w:pPr>
      <w:r xmlns:w="http://schemas.openxmlformats.org/wordprocessingml/2006/main">
        <w:rPr>
          <w:sz w:val="22"/>
          <w:szCs w:val="22"/>
        </w:rPr>
        <w:t xml:space="preserve">Goods come with other fees</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"itemInfo":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"lineNumber": 2,</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"itemCode": "phi_bao_tri",</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      </w:t>
      </w:r>
      <w:r xmlns:w="http://schemas.openxmlformats.org/wordprocessingml/2006/main">
        <w:rPr>
          <w:bCs/>
          <w:snapToGrid/>
          <w:color w:val="8000FF"/>
          <w:sz w:val="22"/>
          <w:szCs w:val="22"/>
          <w:highlight w:val="yellow"/>
        </w:rPr>
        <w:t xml:space="preserve">"selection": 5,</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"itemName": "Maintenance Fee",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"unitName":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"itemNote":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"unitPrice": 20000,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"quantity": 1,</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"itemTotalAmountWithoutTax": 20000,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"itemTotalAmountWithTax": 20000,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"itemTotalAmountAfterDiscount": 20000,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"taxPercentage": 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"taxAmount": 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"customTaxAmount": "0",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"discount": 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"itemDiscount": 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"batchNo":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"expDate":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pStyle w:val="4"/>
        <w:rPr>
          <w:sz w:val="22"/>
          <w:szCs w:val="22"/>
        </w:rPr>
      </w:pPr>
      <w:r xmlns:w="http://schemas.openxmlformats.org/wordprocessingml/2006/main">
        <w:rPr>
          <w:sz w:val="22"/>
          <w:szCs w:val="22"/>
        </w:rPr>
        <w:t xml:space="preserve">Commodity is adjusted down</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"itemInfo":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"lineNumber": 1,</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"itemCode": "DELL_LJ2350D",</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"itemName": "Dell LJ 2350D 1Y Wty Printer",</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"unitName": "The",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"itemNote":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"unitPrice": 6281000,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"quantity": 3,</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"itemTotalAmountWithoutTax": 18843000,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"itemTotalAmountWithTax": 20727300,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"itemTotalAmountAfterDiscount": 18843000,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"taxPercentage": 10,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"taxAmount": 1884300,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"customTaxAmount": "0",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"adjustmentTaxAmount": 1,</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"discount": 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"itemDiscount": 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      </w:t>
      </w:r>
      <w:r xmlns:w="http://schemas.openxmlformats.org/wordprocessingml/2006/main">
        <w:rPr>
          <w:bCs/>
          <w:snapToGrid/>
          <w:color w:val="8000FF"/>
          <w:sz w:val="22"/>
          <w:szCs w:val="22"/>
          <w:highlight w:val="yellow"/>
        </w:rPr>
        <w:t xml:space="preserve">"isIncreaseItem": false,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"batchNo":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"expDate":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pStyle w:val="4"/>
        <w:rPr>
          <w:sz w:val="22"/>
          <w:szCs w:val="22"/>
        </w:rPr>
      </w:pPr>
      <w:r xmlns:w="http://schemas.openxmlformats.org/wordprocessingml/2006/main">
        <w:rPr>
          <w:sz w:val="22"/>
          <w:szCs w:val="22"/>
        </w:rPr>
        <w:t xml:space="preserve">Commodities are adjusted upward</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"itemInfo":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"lineNumber": 1,</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"itemCode": "DELL_LJ2350D",</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"itemName": "Dell LJ 2350D 1Y Wty Printer",</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"unitName": "The",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"itemNote":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"unitPrice": 6281000,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"quantity": 5,</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"itemTotalAmountWithoutTax": 31405000,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"itemTotalAmountWithTax": 34545500,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"itemTotalAmountAfterDiscount": 31405000,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"taxPercentage": 10,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"taxAmount": 3140500,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"customTaxAmount": "0",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"adjustmentTaxAmount": 1,</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"discount": 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"itemDiscount": 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      </w:t>
      </w:r>
      <w:r xmlns:w="http://schemas.openxmlformats.org/wordprocessingml/2006/main">
        <w:rPr>
          <w:bCs/>
          <w:snapToGrid/>
          <w:color w:val="8000FF"/>
          <w:sz w:val="22"/>
          <w:szCs w:val="22"/>
          <w:highlight w:val="yellow"/>
        </w:rPr>
        <w:t xml:space="preserve">"isIncreaseItem": true,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"batchNo":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"expDate":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pStyle w:val="4"/>
        <w:rPr>
          <w:sz w:val="22"/>
          <w:szCs w:val="22"/>
        </w:rPr>
      </w:pPr>
      <w:r xmlns:w="http://schemas.openxmlformats.org/wordprocessingml/2006/main">
        <w:rPr>
          <w:sz w:val="22"/>
          <w:szCs w:val="22"/>
        </w:rPr>
        <w:t xml:space="preserve">Notes of invoices for payment adjustments, information adjustments, and replacement invoices will be transferred to invoiceNote in generalInvoiceInfo</w:t>
      </w:r>
    </w:p>
    <w:p>
      <w:pPr xmlns:w="http://schemas.openxmlformats.org/wordprocessingml/2006/main">
        <w:pStyle w:val="4"/>
        <w:rPr>
          <w:sz w:val="22"/>
          <w:szCs w:val="22"/>
        </w:rPr>
      </w:pPr>
      <w:r xmlns:w="http://schemas.openxmlformats.org/wordprocessingml/2006/main">
        <w:rPr>
          <w:color w:val="FF0000"/>
          <w:sz w:val="22"/>
          <w:szCs w:val="22"/>
        </w:rPr>
        <w:t xml:space="preserve">Commodity transmission </w:t>
      </w:r>
      <w:r xmlns:w="http://schemas.openxmlformats.org/wordprocessingml/2006/main">
        <w:rPr>
          <w:bCs w:val="0"/>
          <w:color w:val="FF0000"/>
          <w:sz w:val="22"/>
          <w:szCs w:val="22"/>
        </w:rPr>
        <w:t xml:space="preserve">itemNote</w:t>
      </w:r>
      <w:r xmlns:w="http://schemas.openxmlformats.org/wordprocessingml/2006/main">
        <w:rPr>
          <w:bCs w:val="0"/>
          <w:sz w:val="22"/>
          <w:szCs w:val="22"/>
        </w:rPr>
        <w:t xml:space="preserve"> </w:t>
      </w:r>
    </w:p>
    <w:p>
      <w:pPr xmlns:w="http://schemas.openxmlformats.org/wordprocessingml/2006/main">
        <w:pStyle w:val="4"/>
        <w:rPr>
          <w:sz w:val="22"/>
          <w:szCs w:val="22"/>
        </w:rPr>
      </w:pPr>
      <w:r xmlns:w="http://schemas.openxmlformats.org/wordprocessingml/2006/main">
        <w:rPr>
          <w:sz w:val="22"/>
          <w:szCs w:val="22"/>
        </w:rPr>
        <w:t xml:space="preserve">For example, an invoice to increase the quantity or decrease the unit price of goods is a Computer</w:t>
      </w:r>
    </w:p>
    <w:p>
      <w:pPr xmlns:w="http://schemas.openxmlformats.org/wordprocessingml/2006/main">
        <w:widowControl/>
        <w:shd w:val="clear" w:color="auto" w:fill="B4C6E7"/>
        <w:spacing w:before="0"/>
        <w:ind w:left="0"/>
        <w:jc w:val="both"/>
        <w:rPr>
          <w:bCs/>
          <w:sz w:val="22"/>
          <w:szCs w:val="22"/>
        </w:rPr>
      </w:pPr>
      <w:r xmlns:w="http://schemas.openxmlformats.org/wordprocessingml/2006/main">
        <w:rPr>
          <w:bCs/>
          <w:sz w:val="22"/>
          <w:szCs w:val="22"/>
        </w:rPr>
        <w:t xml:space="preserve">{</w:t>
      </w:r>
    </w:p>
    <w:p>
      <w:pPr xmlns:w="http://schemas.openxmlformats.org/wordprocessingml/2006/main">
        <w:widowControl/>
        <w:shd w:val="clear" w:color="auto" w:fill="B4C6E7"/>
        <w:spacing w:before="0"/>
        <w:ind w:left="0"/>
        <w:jc w:val="both"/>
        <w:rPr>
          <w:bCs/>
          <w:sz w:val="22"/>
          <w:szCs w:val="22"/>
        </w:rPr>
      </w:pPr>
      <w:r xmlns:w="http://schemas.openxmlformats.org/wordprocessingml/2006/main">
        <w:rPr>
          <w:bCs/>
          <w:sz w:val="22"/>
          <w:szCs w:val="22"/>
        </w:rPr>
        <w:t xml:space="preserve">"lineNumber": 1,</w:t>
      </w:r>
    </w:p>
    <w:p>
      <w:pPr xmlns:w="http://schemas.openxmlformats.org/wordprocessingml/2006/main">
        <w:widowControl/>
        <w:shd w:val="clear" w:color="auto" w:fill="B4C6E7"/>
        <w:spacing w:before="0"/>
        <w:ind w:left="0"/>
        <w:jc w:val="both"/>
        <w:rPr>
          <w:bCs/>
          <w:sz w:val="22"/>
          <w:szCs w:val="22"/>
        </w:rPr>
      </w:pPr>
      <w:r xmlns:w="http://schemas.openxmlformats.org/wordprocessingml/2006/main">
        <w:rPr>
          <w:bCs/>
          <w:sz w:val="22"/>
          <w:szCs w:val="22"/>
        </w:rPr>
        <w:t xml:space="preserve">"itemCode": "",</w:t>
      </w:r>
    </w:p>
    <w:p>
      <w:pPr xmlns:w="http://schemas.openxmlformats.org/wordprocessingml/2006/main">
        <w:widowControl/>
        <w:shd w:val="clear" w:color="auto" w:fill="B4C6E7"/>
        <w:spacing w:before="0"/>
        <w:ind w:left="0"/>
        <w:jc w:val="both"/>
        <w:rPr>
          <w:bCs/>
          <w:sz w:val="22"/>
          <w:szCs w:val="22"/>
        </w:rPr>
      </w:pPr>
      <w:r xmlns:w="http://schemas.openxmlformats.org/wordprocessingml/2006/main">
        <w:rPr>
          <w:bCs/>
          <w:sz w:val="22"/>
          <w:szCs w:val="22"/>
        </w:rPr>
        <w:t xml:space="preserve">"itemName": "Computer",</w:t>
      </w:r>
    </w:p>
    <w:p>
      <w:pPr xmlns:w="http://schemas.openxmlformats.org/wordprocessingml/2006/main">
        <w:widowControl/>
        <w:shd w:val="clear" w:color="auto" w:fill="B4C6E7"/>
        <w:spacing w:before="0"/>
        <w:ind w:left="0"/>
        <w:jc w:val="both"/>
        <w:rPr>
          <w:bCs/>
          <w:sz w:val="22"/>
          <w:szCs w:val="22"/>
        </w:rPr>
      </w:pPr>
      <w:r xmlns:w="http://schemas.openxmlformats.org/wordprocessingml/2006/main">
        <w:rPr>
          <w:bCs/>
          <w:sz w:val="22"/>
          <w:szCs w:val="22"/>
        </w:rPr>
        <w:t xml:space="preserve">"unitName": "Unit",</w:t>
      </w:r>
    </w:p>
    <w:p>
      <w:pPr xmlns:w="http://schemas.openxmlformats.org/wordprocessingml/2006/main">
        <w:widowControl/>
        <w:shd w:val="clear" w:color="auto" w:fill="B4C6E7"/>
        <w:spacing w:before="0"/>
        <w:ind w:left="0"/>
        <w:jc w:val="both"/>
        <w:rPr>
          <w:bCs/>
          <w:sz w:val="22"/>
          <w:szCs w:val="22"/>
        </w:rPr>
      </w:pPr>
      <w:r xmlns:w="http://schemas.openxmlformats.org/wordprocessingml/2006/main">
        <w:rPr>
          <w:bCs/>
          <w:sz w:val="22"/>
          <w:szCs w:val="22"/>
        </w:rPr>
        <w:t xml:space="preserve">"unitPrice": 1500000,</w:t>
      </w:r>
    </w:p>
    <w:p>
      <w:pPr xmlns:w="http://schemas.openxmlformats.org/wordprocessingml/2006/main">
        <w:widowControl/>
        <w:shd w:val="clear" w:color="auto" w:fill="B4C6E7"/>
        <w:spacing w:before="0"/>
        <w:ind w:left="0"/>
        <w:jc w:val="both"/>
        <w:rPr>
          <w:bCs/>
          <w:sz w:val="22"/>
          <w:szCs w:val="22"/>
        </w:rPr>
      </w:pPr>
      <w:r xmlns:w="http://schemas.openxmlformats.org/wordprocessingml/2006/main">
        <w:rPr>
          <w:bCs/>
          <w:sz w:val="22"/>
          <w:szCs w:val="22"/>
        </w:rPr>
        <w:t xml:space="preserve">"quantity": 20,</w:t>
      </w:r>
    </w:p>
    <w:p>
      <w:pPr xmlns:w="http://schemas.openxmlformats.org/wordprocessingml/2006/main">
        <w:widowControl/>
        <w:shd w:val="clear" w:color="auto" w:fill="B4C6E7"/>
        <w:spacing w:before="0"/>
        <w:ind w:left="0"/>
        <w:jc w:val="both"/>
        <w:rPr>
          <w:bCs/>
          <w:sz w:val="22"/>
          <w:szCs w:val="22"/>
        </w:rPr>
      </w:pPr>
      <w:r xmlns:w="http://schemas.openxmlformats.org/wordprocessingml/2006/main">
        <w:rPr>
          <w:bCs/>
          <w:sz w:val="22"/>
          <w:szCs w:val="22"/>
        </w:rPr>
        <w:t xml:space="preserve">"selection": 1,</w:t>
      </w:r>
    </w:p>
    <w:p>
      <w:pPr xmlns:w="http://schemas.openxmlformats.org/wordprocessingml/2006/main">
        <w:widowControl/>
        <w:shd w:val="clear" w:color="auto" w:fill="B4C6E7"/>
        <w:spacing w:before="0"/>
        <w:ind w:left="0"/>
        <w:jc w:val="both"/>
        <w:rPr>
          <w:bCs/>
          <w:sz w:val="22"/>
          <w:szCs w:val="22"/>
        </w:rPr>
      </w:pPr>
      <w:r xmlns:w="http://schemas.openxmlformats.org/wordprocessingml/2006/main">
        <w:rPr>
          <w:bCs/>
          <w:sz w:val="22"/>
          <w:szCs w:val="22"/>
        </w:rPr>
        <w:t xml:space="preserve">"itemTotalAmountWithoutTax": 30000000,</w:t>
      </w:r>
    </w:p>
    <w:p>
      <w:pPr xmlns:w="http://schemas.openxmlformats.org/wordprocessingml/2006/main">
        <w:widowControl/>
        <w:shd w:val="clear" w:color="auto" w:fill="B4C6E7"/>
        <w:spacing w:before="0"/>
        <w:ind w:left="0"/>
        <w:jc w:val="both"/>
        <w:rPr>
          <w:bCs/>
          <w:sz w:val="22"/>
          <w:szCs w:val="22"/>
        </w:rPr>
      </w:pPr>
      <w:r xmlns:w="http://schemas.openxmlformats.org/wordprocessingml/2006/main">
        <w:rPr>
          <w:bCs/>
          <w:sz w:val="22"/>
          <w:szCs w:val="22"/>
        </w:rPr>
        <w:t xml:space="preserve">"taxPercentage": 10,</w:t>
      </w:r>
    </w:p>
    <w:p>
      <w:pPr xmlns:w="http://schemas.openxmlformats.org/wordprocessingml/2006/main">
        <w:widowControl/>
        <w:shd w:val="clear" w:color="auto" w:fill="B4C6E7"/>
        <w:spacing w:before="0"/>
        <w:ind w:left="0"/>
        <w:jc w:val="both"/>
        <w:rPr>
          <w:bCs/>
          <w:sz w:val="22"/>
          <w:szCs w:val="22"/>
        </w:rPr>
      </w:pPr>
      <w:r xmlns:w="http://schemas.openxmlformats.org/wordprocessingml/2006/main">
        <w:rPr>
          <w:bCs/>
          <w:sz w:val="22"/>
          <w:szCs w:val="22"/>
        </w:rPr>
        <w:t xml:space="preserve">"taxAmount": 3000000,</w:t>
      </w:r>
    </w:p>
    <w:p>
      <w:pPr xmlns:w="http://schemas.openxmlformats.org/wordprocessingml/2006/main">
        <w:widowControl/>
        <w:shd w:val="clear" w:color="auto" w:fill="B4C6E7"/>
        <w:spacing w:before="0"/>
        <w:ind w:left="0"/>
        <w:jc w:val="both"/>
        <w:rPr>
          <w:bCs/>
          <w:sz w:val="22"/>
          <w:szCs w:val="22"/>
        </w:rPr>
      </w:pPr>
      <w:r xmlns:w="http://schemas.openxmlformats.org/wordprocessingml/2006/main">
        <w:rPr>
          <w:bCs/>
          <w:sz w:val="22"/>
          <w:szCs w:val="22"/>
        </w:rPr>
        <w:t xml:space="preserve">"discount": null,</w:t>
      </w:r>
    </w:p>
    <w:p>
      <w:pPr xmlns:w="http://schemas.openxmlformats.org/wordprocessingml/2006/main">
        <w:widowControl/>
        <w:shd w:val="clear" w:color="auto" w:fill="B4C6E7"/>
        <w:spacing w:before="0"/>
        <w:ind w:left="0"/>
        <w:jc w:val="both"/>
        <w:rPr>
          <w:bCs/>
          <w:sz w:val="22"/>
          <w:szCs w:val="22"/>
        </w:rPr>
      </w:pPr>
      <w:r xmlns:w="http://schemas.openxmlformats.org/wordprocessingml/2006/main">
        <w:rPr>
          <w:bCs/>
          <w:sz w:val="22"/>
          <w:szCs w:val="22"/>
        </w:rPr>
        <w:t xml:space="preserve">"discount2": null,</w:t>
      </w:r>
    </w:p>
    <w:p>
      <w:pPr xmlns:w="http://schemas.openxmlformats.org/wordprocessingml/2006/main">
        <w:widowControl/>
        <w:shd w:val="clear" w:color="auto" w:fill="B4C6E7"/>
        <w:spacing w:before="0"/>
        <w:ind w:left="0"/>
        <w:jc w:val="both"/>
        <w:rPr>
          <w:bCs/>
          <w:sz w:val="22"/>
          <w:szCs w:val="22"/>
        </w:rPr>
      </w:pPr>
      <w:r xmlns:w="http://schemas.openxmlformats.org/wordprocessingml/2006/main">
        <w:rPr>
          <w:bCs/>
          <w:sz w:val="22"/>
          <w:szCs w:val="22"/>
        </w:rPr>
        <w:t xml:space="preserve">"itemDiscount": 0,</w:t>
      </w:r>
    </w:p>
    <w:p>
      <w:pPr xmlns:w="http://schemas.openxmlformats.org/wordprocessingml/2006/main">
        <w:widowControl/>
        <w:shd w:val="clear" w:color="auto" w:fill="B4C6E7"/>
        <w:spacing w:before="0"/>
        <w:ind w:left="0"/>
        <w:jc w:val="both"/>
        <w:rPr>
          <w:bCs/>
          <w:color w:val="FF0000"/>
          <w:sz w:val="22"/>
          <w:szCs w:val="22"/>
        </w:rPr>
      </w:pPr>
      <w:r xmlns:w="http://schemas.openxmlformats.org/wordprocessingml/2006/main">
        <w:rPr>
          <w:bCs/>
          <w:sz w:val="22"/>
          <w:szCs w:val="22"/>
        </w:rPr>
        <w:t xml:space="preserve">  </w:t>
      </w:r>
      <w:r xmlns:w="http://schemas.openxmlformats.org/wordprocessingml/2006/main">
        <w:rPr>
          <w:bCs/>
          <w:color w:val="FF0000"/>
          <w:sz w:val="22"/>
          <w:szCs w:val="22"/>
        </w:rPr>
        <w:t xml:space="preserve">"itemNote": "Adjust to increase quantity, decrease unit price",</w:t>
      </w:r>
    </w:p>
    <w:p>
      <w:pPr xmlns:w="http://schemas.openxmlformats.org/wordprocessingml/2006/main">
        <w:widowControl/>
        <w:shd w:val="clear" w:color="auto" w:fill="B4C6E7"/>
        <w:spacing w:before="0"/>
        <w:ind w:left="0"/>
        <w:jc w:val="both"/>
        <w:rPr>
          <w:bCs/>
          <w:sz w:val="22"/>
          <w:szCs w:val="22"/>
        </w:rPr>
      </w:pPr>
      <w:r xmlns:w="http://schemas.openxmlformats.org/wordprocessingml/2006/main">
        <w:rPr>
          <w:bCs/>
          <w:sz w:val="22"/>
          <w:szCs w:val="22"/>
        </w:rPr>
        <w:t xml:space="preserve">"batchNo": null,</w:t>
      </w:r>
    </w:p>
    <w:p>
      <w:pPr xmlns:w="http://schemas.openxmlformats.org/wordprocessingml/2006/main">
        <w:widowControl/>
        <w:shd w:val="clear" w:color="auto" w:fill="B4C6E7"/>
        <w:spacing w:before="0"/>
        <w:ind w:left="0"/>
        <w:jc w:val="both"/>
        <w:rPr>
          <w:bCs/>
          <w:sz w:val="22"/>
          <w:szCs w:val="22"/>
        </w:rPr>
      </w:pPr>
      <w:r xmlns:w="http://schemas.openxmlformats.org/wordprocessingml/2006/main">
        <w:rPr>
          <w:bCs/>
          <w:sz w:val="22"/>
          <w:szCs w:val="22"/>
        </w:rPr>
        <w:t xml:space="preserve">"expDate": null,</w:t>
      </w:r>
    </w:p>
    <w:p>
      <w:pPr xmlns:w="http://schemas.openxmlformats.org/wordprocessingml/2006/main">
        <w:widowControl/>
        <w:shd w:val="clear" w:color="auto" w:fill="B4C6E7"/>
        <w:spacing w:before="0"/>
        <w:ind w:left="0"/>
        <w:jc w:val="both"/>
        <w:rPr>
          <w:bCs/>
          <w:sz w:val="22"/>
          <w:szCs w:val="22"/>
        </w:rPr>
      </w:pPr>
      <w:r xmlns:w="http://schemas.openxmlformats.org/wordprocessingml/2006/main">
        <w:rPr>
          <w:bCs/>
          <w:sz w:val="22"/>
          <w:szCs w:val="22"/>
        </w:rPr>
        <w:t xml:space="preserve">"isIncreaseItem": true</w:t>
      </w:r>
    </w:p>
    <w:p>
      <w:pPr xmlns:w="http://schemas.openxmlformats.org/wordprocessingml/2006/main">
        <w:widowControl/>
        <w:shd w:val="clear" w:color="auto" w:fill="B4C6E7"/>
        <w:spacing w:before="0"/>
        <w:ind w:left="0"/>
        <w:jc w:val="both"/>
        <w:rPr>
          <w:bCs/>
          <w:sz w:val="22"/>
          <w:szCs w:val="22"/>
        </w:rPr>
      </w:pPr>
      <w:r xmlns:w="http://schemas.openxmlformats.org/wordprocessingml/2006/main">
        <w:rPr>
          <w:bCs/>
          <w:sz w:val="22"/>
          <w:szCs w:val="22"/>
        </w:rPr>
        <w:t xml:space="preserve">}</w:t>
      </w:r>
    </w:p>
    <w:p>
      <w:pPr xmlns:w="http://schemas.openxmlformats.org/wordprocessingml/2006/main">
        <w:pStyle w:val="4"/>
        <w:rPr>
          <w:sz w:val="22"/>
          <w:szCs w:val="22"/>
        </w:rPr>
      </w:pPr>
      <w:r xmlns:w="http://schemas.openxmlformats.org/wordprocessingml/2006/main">
        <w:rPr>
          <w:bCs w:val="0"/>
          <w:sz w:val="22"/>
          <w:szCs w:val="22"/>
        </w:rPr>
        <w:t xml:space="preserve">The system automatically generates notes: Adjusting the quantity to increase or decrease the unit price of goods and services: Computer</w:t>
      </w:r>
    </w:p>
    <w:p>
      <w:pPr xmlns:w="http://schemas.openxmlformats.org/wordprocessingml/2006/main">
        <w:pStyle w:val="20"/>
        <w:rPr>
          <w:sz w:val="22"/>
          <w:szCs w:val="22"/>
        </w:rPr>
      </w:pPr>
      <w:bookmarkStart xmlns:w="http://schemas.openxmlformats.org/wordprocessingml/2006/main" w:id="22" w:name="_Toc115266176"/>
      <w:r xmlns:w="http://schemas.openxmlformats.org/wordprocessingml/2006/main">
        <w:rPr>
          <w:sz w:val="22"/>
          <w:szCs w:val="22"/>
        </w:rPr>
        <w:t xml:space="preserve">taxBreakdowns</w:t>
      </w:r>
      <w:bookmarkEnd xmlns:w="http://schemas.openxmlformats.org/wordprocessingml/2006/main" w:id="22"/>
    </w:p>
    <w:p>
      <w:pPr xmlns:w="http://schemas.openxmlformats.org/wordprocessingml/2006/main">
        <w:pStyle w:val="4"/>
        <w:rPr>
          <w:sz w:val="22"/>
          <w:szCs w:val="22"/>
        </w:rPr>
      </w:pPr>
      <w:r xmlns:w="http://schemas.openxmlformats.org/wordprocessingml/2006/main">
        <w:rPr>
          <w:sz w:val="22"/>
          <w:szCs w:val="22"/>
        </w:rPr>
        <w:t xml:space="preserve">Used to summarize tax rates by level for invoices.</w:t>
      </w:r>
    </w:p>
    <w:p>
      <w:pPr>
        <w:pStyle w:val="4"/>
        <w:rPr>
          <w:sz w:val="22"/>
          <w:szCs w:val="22"/>
          <w:highlight w:val="yellow"/>
        </w:rPr>
      </w:pPr>
    </w:p>
    <w:tbl>
      <w:tblPr>
        <w:tblStyle w:val="14"/>
        <w:tblW w:w="99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556"/>
        <w:gridCol w:w="5364"/>
      </w:tblGrid>
      <w:tr>
        <w:trPr>
          <w:trHeight w:val="395" w:hRule="atLeast"/>
        </w:trPr>
        <w:tc>
          <w:tcPr>
            <w:tcW w:w="1980" w:type="dxa"/>
            <w:shd w:val="clear" w:color="auto" w:fill="EEECE1"/>
            <w:noWrap w:val="0"/>
            <w:vAlign w:val="top"/>
          </w:tcPr>
          <w:p>
            <w:pPr xmlns:w="http://schemas.openxmlformats.org/wordprocessingml/2006/main">
              <w:jc w:val="center"/>
              <w:rPr>
                <w:b/>
                <w:sz w:val="22"/>
                <w:szCs w:val="22"/>
              </w:rPr>
            </w:pPr>
            <w:r xmlns:w="http://schemas.openxmlformats.org/wordprocessingml/2006/main">
              <w:rPr>
                <w:b/>
                <w:sz w:val="22"/>
                <w:szCs w:val="22"/>
              </w:rPr>
              <w:t xml:space="preserve">School's name</w:t>
            </w:r>
          </w:p>
        </w:tc>
        <w:tc>
          <w:tcPr>
            <w:tcW w:w="2556" w:type="dxa"/>
            <w:shd w:val="clear" w:color="auto" w:fill="EEECE1"/>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Datatypes</w:t>
            </w:r>
          </w:p>
        </w:tc>
        <w:tc>
          <w:tcPr>
            <w:tcW w:w="5364" w:type="dxa"/>
            <w:shd w:val="clear" w:color="auto" w:fill="EEECE1"/>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Describe</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taxPercentage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w:t>
            </w:r>
            <w:r xmlns:w="http://schemas.openxmlformats.org/wordprocessingml/2006/main">
              <w:rPr>
                <w:sz w:val="22"/>
                <w:szCs w:val="22"/>
                <w:highlight w:val="yellow"/>
              </w:rPr>
              <w:t xml:space="preserve">BigDecimal</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[0-9.]+</w:t>
            </w:r>
          </w:p>
        </w:tc>
        <w:tc>
          <w:tcPr>
            <w:tcW w:w="5364"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Tax rate: declare the value as follows</w:t>
            </w:r>
          </w:p>
          <w:p>
            <w:pPr xmlns:w="http://schemas.openxmlformats.org/wordprocessingml/2006/main">
              <w:spacing w:before="0"/>
              <w:ind w:left="28"/>
              <w:jc w:val="both"/>
              <w:rPr>
                <w:sz w:val="22"/>
                <w:szCs w:val="22"/>
              </w:rPr>
            </w:pPr>
            <w:r xmlns:w="http://schemas.openxmlformats.org/wordprocessingml/2006/main">
              <w:rPr>
                <w:sz w:val="22"/>
                <w:szCs w:val="22"/>
              </w:rPr>
              <w:t xml:space="preserve">-2: no tax</w:t>
            </w:r>
          </w:p>
          <w:p>
            <w:pPr xmlns:w="http://schemas.openxmlformats.org/wordprocessingml/2006/main">
              <w:spacing w:before="0"/>
              <w:ind w:left="28"/>
              <w:jc w:val="both"/>
              <w:rPr>
                <w:sz w:val="22"/>
                <w:szCs w:val="22"/>
              </w:rPr>
            </w:pPr>
            <w:r xmlns:w="http://schemas.openxmlformats.org/wordprocessingml/2006/main">
              <w:rPr>
                <w:sz w:val="22"/>
                <w:szCs w:val="22"/>
              </w:rPr>
              <w:t xml:space="preserve">-1: not declaring/paying tax</w:t>
            </w:r>
          </w:p>
          <w:p>
            <w:pPr xmlns:w="http://schemas.openxmlformats.org/wordprocessingml/2006/main">
              <w:spacing w:before="0"/>
              <w:ind w:left="28"/>
              <w:jc w:val="both"/>
              <w:rPr>
                <w:sz w:val="22"/>
                <w:szCs w:val="22"/>
              </w:rPr>
            </w:pPr>
            <w:r xmlns:w="http://schemas.openxmlformats.org/wordprocessingml/2006/main">
              <w:rPr>
                <w:sz w:val="22"/>
                <w:szCs w:val="22"/>
              </w:rPr>
              <w:t xml:space="preserve">0: 0%</w:t>
            </w:r>
          </w:p>
          <w:p>
            <w:pPr xmlns:w="http://schemas.openxmlformats.org/wordprocessingml/2006/main">
              <w:spacing w:before="0"/>
              <w:ind w:left="0"/>
              <w:jc w:val="both"/>
              <w:rPr>
                <w:sz w:val="22"/>
                <w:szCs w:val="22"/>
              </w:rPr>
            </w:pPr>
            <w:r xmlns:w="http://schemas.openxmlformats.org/wordprocessingml/2006/main">
              <w:rPr>
                <w:sz w:val="22"/>
                <w:szCs w:val="22"/>
              </w:rPr>
              <w:t xml:space="preserve">5: 5%</w:t>
            </w:r>
          </w:p>
          <w:p>
            <w:pPr xmlns:w="http://schemas.openxmlformats.org/wordprocessingml/2006/main">
              <w:spacing w:before="0" w:line="240" w:lineRule="auto"/>
              <w:ind w:left="0"/>
              <w:jc w:val="both"/>
              <w:rPr>
                <w:sz w:val="22"/>
                <w:szCs w:val="22"/>
              </w:rPr>
            </w:pPr>
            <w:r xmlns:w="http://schemas.openxmlformats.org/wordprocessingml/2006/main">
              <w:rPr>
                <w:sz w:val="22"/>
                <w:szCs w:val="22"/>
              </w:rPr>
              <w:t xml:space="preserve">10: 10%</w:t>
            </w:r>
          </w:p>
          <w:p>
            <w:pPr>
              <w:spacing w:before="0" w:line="240" w:lineRule="auto"/>
              <w:ind w:left="0"/>
              <w:jc w:val="both"/>
              <w:rPr>
                <w:sz w:val="22"/>
                <w:szCs w:val="22"/>
              </w:rPr>
            </w:pPr>
          </w:p>
          <w:p>
            <w:pPr xmlns:w="http://schemas.openxmlformats.org/wordprocessingml/2006/main">
              <w:spacing w:before="0" w:line="240" w:lineRule="auto"/>
              <w:ind w:left="0"/>
              <w:jc w:val="both"/>
              <w:rPr>
                <w:sz w:val="22"/>
                <w:szCs w:val="22"/>
              </w:rPr>
            </w:pPr>
            <w:r xmlns:w="http://schemas.openxmlformats.org/wordprocessingml/2006/main">
              <w:rPr>
                <w:b/>
                <w:sz w:val="22"/>
                <w:szCs w:val="22"/>
              </w:rPr>
              <w:t xml:space="preserve">Note </w:t>
            </w:r>
            <w:r xmlns:w="http://schemas.openxmlformats.org/wordprocessingml/2006/main">
              <w:rPr>
                <w:sz w:val="22"/>
                <w:szCs w:val="22"/>
              </w:rPr>
              <w:t xml:space="preserve">: Each tax value appears only once (save the aggregate value of goods of the same tax type)</w:t>
            </w:r>
          </w:p>
          <w:p>
            <w:pPr>
              <w:spacing w:before="0" w:line="240" w:lineRule="auto"/>
              <w:ind w:left="0"/>
              <w:jc w:val="both"/>
              <w:rPr>
                <w:sz w:val="22"/>
                <w:szCs w:val="22"/>
              </w:rPr>
            </w:pPr>
          </w:p>
          <w:p>
            <w:pPr xmlns:w="http://schemas.openxmlformats.org/wordprocessingml/2006/main">
              <w:spacing w:before="0" w:line="240" w:lineRule="auto"/>
              <w:ind w:left="0"/>
              <w:jc w:val="both"/>
              <w:rPr>
                <w:sz w:val="22"/>
                <w:szCs w:val="22"/>
              </w:rPr>
            </w:pPr>
            <w:r xmlns:w="http://schemas.openxmlformats.org/wordprocessingml/2006/main">
              <w:rPr>
                <w:sz w:val="22"/>
                <w:szCs w:val="22"/>
              </w:rPr>
              <w:t xml:space="preserve">Required to enter with tax code Total</w:t>
            </w:r>
          </w:p>
          <w:p>
            <w:pPr>
              <w:spacing w:before="0" w:line="240" w:lineRule="auto"/>
              <w:ind w:left="0"/>
              <w:jc w:val="both"/>
              <w:rPr>
                <w:sz w:val="22"/>
                <w:szCs w:val="22"/>
              </w:rPr>
            </w:pPr>
          </w:p>
          <w:p>
            <w:pPr xmlns:w="http://schemas.openxmlformats.org/wordprocessingml/2006/main">
              <w:spacing w:before="0"/>
              <w:ind w:left="0"/>
              <w:jc w:val="both"/>
              <w:rPr>
                <w:bCs/>
                <w:i/>
                <w:sz w:val="22"/>
                <w:szCs w:val="22"/>
              </w:rPr>
            </w:pPr>
            <w:r xmlns:w="http://schemas.openxmlformats.org/wordprocessingml/2006/main">
              <w:rPr>
                <w:bCs/>
                <w:i/>
                <w:sz w:val="22"/>
                <w:szCs w:val="22"/>
              </w:rPr>
              <w:t xml:space="preserve">In case the user does not transmit information, store the null value in list_product in the invoice table.</w:t>
            </w:r>
          </w:p>
          <w:p>
            <w:pPr xmlns:w="http://schemas.openxmlformats.org/wordprocessingml/2006/main">
              <w:spacing w:before="0"/>
              <w:ind w:left="0"/>
              <w:jc w:val="both"/>
              <w:rPr>
                <w:i/>
                <w:sz w:val="22"/>
                <w:szCs w:val="22"/>
              </w:rPr>
            </w:pPr>
            <w:r xmlns:w="http://schemas.openxmlformats.org/wordprocessingml/2006/main">
              <w:rPr>
                <w:bCs/>
                <w:i/>
                <w:sz w:val="22"/>
                <w:szCs w:val="22"/>
                <w:u w:val="single"/>
              </w:rPr>
              <w:t xml:space="preserve">Note that </w:t>
            </w:r>
            <w:r xmlns:w="http://schemas.openxmlformats.org/wordprocessingml/2006/main">
              <w:rPr>
                <w:bCs/>
                <w:i/>
                <w:sz w:val="22"/>
                <w:szCs w:val="22"/>
              </w:rPr>
              <w:t xml:space="preserve">in the case of total tax invoices, goods with note properties do not transmit the value of vatPercentage, then the tax rate value of the goods is stored as NULL, not according to </w:t>
            </w:r>
            <w:r xmlns:w="http://schemas.openxmlformats.org/wordprocessingml/2006/main">
              <w:rPr>
                <w:bCs/>
                <w:i/>
                <w:color w:val="FF0000"/>
                <w:sz w:val="22"/>
                <w:szCs w:val="22"/>
              </w:rPr>
              <w:t xml:space="preserve">vatPercentage in taxBreakDowns as it is now </w:t>
            </w:r>
            <w:r xmlns:w="http://schemas.openxmlformats.org/wordprocessingml/2006/main">
              <w:rPr>
                <w:bCs/>
                <w:i/>
                <w:sz w:val="22"/>
                <w:szCs w:val="22"/>
              </w:rPr>
              <w:t xml:space="preserve">)</w:t>
            </w:r>
          </w:p>
          <w:p>
            <w:pPr>
              <w:spacing w:before="0" w:line="240" w:lineRule="auto"/>
              <w:ind w:left="0"/>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taxableAmount</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BigDecimal</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[0-9.]+</w:t>
            </w:r>
          </w:p>
        </w:tc>
        <w:tc>
          <w:tcPr>
            <w:tcW w:w="5364" w:type="dxa"/>
            <w:noWrap w:val="0"/>
            <w:vAlign w:val="top"/>
          </w:tcPr>
          <w:p>
            <w:pPr xmlns:w="http://schemas.openxmlformats.org/wordprocessingml/2006/main">
              <w:spacing w:before="0"/>
              <w:ind w:left="41"/>
              <w:rPr>
                <w:sz w:val="22"/>
                <w:szCs w:val="22"/>
              </w:rPr>
            </w:pPr>
            <w:r xmlns:w="http://schemas.openxmlformats.org/wordprocessingml/2006/main">
              <w:rPr>
                <w:sz w:val="22"/>
                <w:szCs w:val="22"/>
              </w:rPr>
              <w:t xml:space="preserve">Total taxable amount of the corresponding tax level, total taxable amount does not have a negative number. Equals the sum of </w:t>
            </w:r>
            <w:r xmlns:w="http://schemas.openxmlformats.org/wordprocessingml/2006/main">
              <w:rPr>
                <w:bCs/>
                <w:snapToGrid/>
                <w:color w:val="8000FF"/>
                <w:sz w:val="22"/>
                <w:szCs w:val="22"/>
              </w:rPr>
              <w:t xml:space="preserve">itemTotalAmountWithoutTax </w:t>
            </w:r>
            <w:r xmlns:w="http://schemas.openxmlformats.org/wordprocessingml/2006/main">
              <w:rPr>
                <w:sz w:val="22"/>
                <w:szCs w:val="22"/>
              </w:rPr>
              <w:t xml:space="preserve">of all itemInfo items with the same tax rate as the aggregate tax rate. In case the product line is discounted, subtract it.</w:t>
            </w:r>
          </w:p>
          <w:p>
            <w:pPr xmlns:w="http://schemas.openxmlformats.org/wordprocessingml/2006/main">
              <w:spacing w:before="0"/>
              <w:ind w:left="41"/>
              <w:rPr>
                <w:sz w:val="22"/>
                <w:szCs w:val="22"/>
              </w:rPr>
            </w:pPr>
            <w:r xmlns:w="http://schemas.openxmlformats.org/wordprocessingml/2006/main">
              <w:rPr>
                <w:sz w:val="22"/>
                <w:szCs w:val="22"/>
              </w:rPr>
              <w:t xml:space="preserve">No need to enter data, the system automatically calculates based on itemsTotalAmountWithoutTax</w:t>
            </w:r>
          </w:p>
          <w:p>
            <w:pPr>
              <w:spacing w:before="0" w:line="240" w:lineRule="auto"/>
              <w:ind w:left="0"/>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taxAmount</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BigDecimal</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[0-9.]+</w:t>
            </w:r>
          </w:p>
        </w:tc>
        <w:tc>
          <w:tcPr>
            <w:tcW w:w="5364" w:type="dxa"/>
            <w:noWrap w:val="0"/>
            <w:vAlign w:val="top"/>
          </w:tcPr>
          <w:p>
            <w:pPr xmlns:w="http://schemas.openxmlformats.org/wordprocessingml/2006/main">
              <w:spacing w:before="0"/>
              <w:ind w:left="41"/>
              <w:rPr>
                <w:sz w:val="22"/>
                <w:szCs w:val="22"/>
              </w:rPr>
            </w:pPr>
            <w:r xmlns:w="http://schemas.openxmlformats.org/wordprocessingml/2006/main">
              <w:rPr>
                <w:sz w:val="22"/>
                <w:szCs w:val="22"/>
              </w:rPr>
              <w:t xml:space="preserve">The total tax amount of the corresponding tax level, the total tax amount does not have a negative number. Equals the sum of </w:t>
            </w:r>
            <w:r xmlns:w="http://schemas.openxmlformats.org/wordprocessingml/2006/main">
              <w:rPr>
                <w:bCs/>
                <w:snapToGrid/>
                <w:color w:val="8000FF"/>
                <w:sz w:val="22"/>
                <w:szCs w:val="22"/>
              </w:rPr>
              <w:t xml:space="preserve">the taxAmount </w:t>
            </w:r>
            <w:r xmlns:w="http://schemas.openxmlformats.org/wordprocessingml/2006/main">
              <w:rPr>
                <w:sz w:val="22"/>
                <w:szCs w:val="22"/>
              </w:rPr>
              <w:t xml:space="preserve">of all </w:t>
            </w:r>
            <w:r xmlns:w="http://schemas.openxmlformats.org/wordprocessingml/2006/main">
              <w:rPr>
                <w:bCs/>
                <w:snapToGrid/>
                <w:color w:val="8000FF"/>
                <w:sz w:val="22"/>
                <w:szCs w:val="22"/>
              </w:rPr>
              <w:t xml:space="preserve">itemInfo items </w:t>
            </w:r>
            <w:r xmlns:w="http://schemas.openxmlformats.org/wordprocessingml/2006/main">
              <w:rPr>
                <w:sz w:val="22"/>
                <w:szCs w:val="22"/>
              </w:rPr>
              <w:t xml:space="preserve">that have the same tax rate as the aggregate tax rate. In case the product line is discounted, subtract it.</w:t>
            </w:r>
          </w:p>
          <w:p>
            <w:pPr xmlns:w="http://schemas.openxmlformats.org/wordprocessingml/2006/main">
              <w:spacing w:before="0"/>
              <w:ind w:left="41"/>
              <w:rPr>
                <w:sz w:val="22"/>
                <w:szCs w:val="22"/>
              </w:rPr>
            </w:pPr>
            <w:r xmlns:w="http://schemas.openxmlformats.org/wordprocessingml/2006/main">
              <w:rPr>
                <w:sz w:val="22"/>
                <w:szCs w:val="22"/>
              </w:rPr>
              <w:t xml:space="preserve">No need to enter data, if no data is transmitted, the system will automatically calculate based on taxPercentag and itemsTotalAmountWithoutTax.</w:t>
            </w:r>
          </w:p>
          <w:p>
            <w:pPr xmlns:w="http://schemas.openxmlformats.org/wordprocessingml/2006/main">
              <w:spacing w:before="0"/>
              <w:ind w:left="41"/>
              <w:jc w:val="both"/>
              <w:rPr>
                <w:sz w:val="22"/>
                <w:szCs w:val="22"/>
              </w:rPr>
            </w:pPr>
            <w:r xmlns:w="http://schemas.openxmlformats.org/wordprocessingml/2006/main">
              <w:rPr>
                <w:sz w:val="22"/>
                <w:szCs w:val="22"/>
              </w:rPr>
              <w:t xml:space="preserve">If you enter data, a difference of 20,000 is allowed compared to the value the system automatically calculates</w:t>
            </w:r>
          </w:p>
          <w:p>
            <w:pPr>
              <w:spacing w:before="0" w:line="240" w:lineRule="auto"/>
              <w:ind w:left="0"/>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taxableAmountPos</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Boolean</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ind w:left="41"/>
              <w:jc w:val="both"/>
              <w:rPr>
                <w:sz w:val="22"/>
                <w:szCs w:val="22"/>
              </w:rPr>
            </w:pPr>
            <w:r xmlns:w="http://schemas.openxmlformats.org/wordprocessingml/2006/main">
              <w:rPr>
                <w:sz w:val="22"/>
                <w:szCs w:val="22"/>
              </w:rPr>
              <w:t xml:space="preserve">Used to indicate whether the total taxable amount of the tax rate is negative or positive.</w:t>
            </w:r>
          </w:p>
          <w:p>
            <w:pPr xmlns:w="http://schemas.openxmlformats.org/wordprocessingml/2006/main">
              <w:ind w:left="41"/>
              <w:jc w:val="both"/>
              <w:rPr>
                <w:sz w:val="22"/>
                <w:szCs w:val="22"/>
              </w:rPr>
            </w:pPr>
            <w:r xmlns:w="http://schemas.openxmlformats.org/wordprocessingml/2006/main">
              <w:rPr>
                <w:sz w:val="22"/>
                <w:szCs w:val="22"/>
              </w:rPr>
              <w:t xml:space="preserve">- null/true: Total positive tax. Used for common goods.</w:t>
            </w:r>
          </w:p>
          <w:p>
            <w:pPr xmlns:w="http://schemas.openxmlformats.org/wordprocessingml/2006/main">
              <w:ind w:left="41"/>
              <w:jc w:val="both"/>
              <w:rPr>
                <w:sz w:val="22"/>
                <w:szCs w:val="22"/>
              </w:rPr>
            </w:pPr>
            <w:r xmlns:w="http://schemas.openxmlformats.org/wordprocessingml/2006/main">
              <w:rPr>
                <w:sz w:val="22"/>
                <w:szCs w:val="22"/>
              </w:rPr>
              <w:t xml:space="preserve">- false: Negative total tax amount, used with reduced adjustment invoices or invoices with discounted goods where the total amount of goods and tax discount is negative.</w:t>
            </w:r>
          </w:p>
          <w:p>
            <w:pPr>
              <w:ind w:left="41"/>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taxAmountPos</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Boolean</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Used to indicate whether the total tax amount of the tax rate is negative or positive. The value of taxAmountPos is always the same as the value of taxableAmountPos.</w:t>
            </w:r>
          </w:p>
          <w:p>
            <w:pPr xmlns:w="http://schemas.openxmlformats.org/wordprocessingml/2006/main">
              <w:spacing w:before="0"/>
              <w:ind w:left="41"/>
              <w:jc w:val="both"/>
              <w:rPr>
                <w:sz w:val="22"/>
                <w:szCs w:val="22"/>
              </w:rPr>
            </w:pPr>
            <w:r xmlns:w="http://schemas.openxmlformats.org/wordprocessingml/2006/main">
              <w:rPr>
                <w:sz w:val="22"/>
                <w:szCs w:val="22"/>
              </w:rPr>
              <w:t xml:space="preserve">- null/true: Total positive tax</w:t>
            </w:r>
          </w:p>
          <w:p>
            <w:pPr xmlns:w="http://schemas.openxmlformats.org/wordprocessingml/2006/main">
              <w:spacing w:before="0"/>
              <w:ind w:left="41"/>
              <w:jc w:val="both"/>
              <w:rPr>
                <w:sz w:val="22"/>
                <w:szCs w:val="22"/>
              </w:rPr>
            </w:pPr>
            <w:r xmlns:w="http://schemas.openxmlformats.org/wordprocessingml/2006/main">
              <w:rPr>
                <w:sz w:val="22"/>
                <w:szCs w:val="22"/>
              </w:rPr>
              <w:t xml:space="preserve">- false: Total tax is negative</w:t>
            </w:r>
          </w:p>
          <w:p>
            <w:pPr>
              <w:spacing w:before="0"/>
              <w:ind w:left="41"/>
              <w:jc w:val="both"/>
              <w:rPr>
                <w:sz w:val="22"/>
                <w:szCs w:val="22"/>
              </w:rPr>
            </w:pPr>
          </w:p>
          <w:p>
            <w:pPr>
              <w:spacing w:before="0"/>
              <w:ind w:left="41"/>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taxExemptionReason</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255</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Reasons for tax exemption</w:t>
            </w:r>
          </w:p>
          <w:p>
            <w:pPr>
              <w:spacing w:before="0"/>
              <w:ind w:left="41"/>
              <w:jc w:val="both"/>
              <w:rPr>
                <w:sz w:val="22"/>
                <w:szCs w:val="22"/>
              </w:rPr>
            </w:pPr>
          </w:p>
          <w:p>
            <w:pPr>
              <w:spacing w:before="0"/>
              <w:ind w:left="41"/>
              <w:jc w:val="both"/>
              <w:rPr>
                <w:sz w:val="22"/>
                <w:szCs w:val="22"/>
              </w:rPr>
            </w:pPr>
          </w:p>
        </w:tc>
      </w:tr>
    </w:tbl>
    <w:p>
      <w:pPr xmlns:w="http://schemas.openxmlformats.org/wordprocessingml/2006/main">
        <w:ind w:left="0"/>
        <w:jc w:val="both"/>
        <w:rPr>
          <w:sz w:val="22"/>
          <w:szCs w:val="22"/>
        </w:rPr>
      </w:pPr>
      <w:r xmlns:w="http://schemas.openxmlformats.org/wordprocessingml/2006/main">
        <w:rPr>
          <w:b/>
          <w:sz w:val="22"/>
          <w:szCs w:val="22"/>
        </w:rPr>
        <w:t xml:space="preserve">Note: </w:t>
      </w:r>
      <w:r xmlns:w="http://schemas.openxmlformats.org/wordprocessingml/2006/main">
        <w:rPr>
          <w:sz w:val="22"/>
          <w:szCs w:val="22"/>
        </w:rPr>
        <w:t xml:space="preserve">The system compares the sum of </w:t>
      </w:r>
      <w:r xmlns:w="http://schemas.openxmlformats.org/wordprocessingml/2006/main">
        <w:rPr>
          <w:bCs/>
          <w:snapToGrid/>
          <w:color w:val="8000FF"/>
          <w:sz w:val="22"/>
          <w:szCs w:val="22"/>
        </w:rPr>
        <w:t xml:space="preserve">itemTotalAmountWithoutTax </w:t>
      </w:r>
      <w:r xmlns:w="http://schemas.openxmlformats.org/wordprocessingml/2006/main">
        <w:rPr>
          <w:sz w:val="22"/>
          <w:szCs w:val="22"/>
        </w:rPr>
        <w:t xml:space="preserve">of all itemInfo </w:t>
      </w:r>
      <w:r xmlns:w="http://schemas.openxmlformats.org/wordprocessingml/2006/main">
        <w:rPr>
          <w:bCs/>
          <w:snapToGrid/>
          <w:color w:val="8000FF"/>
          <w:sz w:val="22"/>
          <w:szCs w:val="22"/>
        </w:rPr>
        <w:t xml:space="preserve">in </w:t>
      </w:r>
      <w:r xmlns:w="http://schemas.openxmlformats.org/wordprocessingml/2006/main">
        <w:rPr>
          <w:sz w:val="22"/>
          <w:szCs w:val="22"/>
        </w:rPr>
        <w:t xml:space="preserve">the same tax rate with the taxableAmount in taxBreakDowns. In case of deviation, the system will report an error.</w:t>
      </w:r>
    </w:p>
    <w:p>
      <w:pPr xmlns:w="http://schemas.openxmlformats.org/wordprocessingml/2006/main">
        <w:ind w:left="0"/>
        <w:jc w:val="both"/>
        <w:rPr>
          <w:sz w:val="22"/>
          <w:szCs w:val="22"/>
        </w:rPr>
      </w:pPr>
      <w:r xmlns:w="http://schemas.openxmlformats.org/wordprocessingml/2006/main">
        <w:rPr>
          <w:sz w:val="22"/>
          <w:szCs w:val="22"/>
        </w:rPr>
        <w:t xml:space="preserve">The system compares the sum of </w:t>
      </w:r>
      <w:r xmlns:w="http://schemas.openxmlformats.org/wordprocessingml/2006/main">
        <w:rPr>
          <w:bCs/>
          <w:snapToGrid/>
          <w:color w:val="8000FF"/>
          <w:sz w:val="22"/>
          <w:szCs w:val="22"/>
        </w:rPr>
        <w:t xml:space="preserve">the taxAmount </w:t>
      </w:r>
      <w:r xmlns:w="http://schemas.openxmlformats.org/wordprocessingml/2006/main">
        <w:rPr>
          <w:sz w:val="22"/>
          <w:szCs w:val="22"/>
        </w:rPr>
        <w:t xml:space="preserve">of all itemInfo </w:t>
      </w:r>
      <w:r xmlns:w="http://schemas.openxmlformats.org/wordprocessingml/2006/main">
        <w:rPr>
          <w:bCs/>
          <w:snapToGrid/>
          <w:color w:val="8000FF"/>
          <w:sz w:val="22"/>
          <w:szCs w:val="22"/>
        </w:rPr>
        <w:t xml:space="preserve">in </w:t>
      </w:r>
      <w:r xmlns:w="http://schemas.openxmlformats.org/wordprocessingml/2006/main">
        <w:rPr>
          <w:sz w:val="22"/>
          <w:szCs w:val="22"/>
        </w:rPr>
        <w:t xml:space="preserve">the same tax rate with</w:t>
      </w:r>
      <w:r xmlns:w="http://schemas.openxmlformats.org/wordprocessingml/2006/main">
        <w:rPr>
          <w:bCs/>
          <w:snapToGrid/>
          <w:color w:val="8000FF"/>
          <w:sz w:val="22"/>
          <w:szCs w:val="22"/>
        </w:rPr>
        <w:t xml:space="preserve"> </w:t>
      </w:r>
      <w:r xmlns:w="http://schemas.openxmlformats.org/wordprocessingml/2006/main">
        <w:rPr>
          <w:sz w:val="22"/>
          <w:szCs w:val="22"/>
        </w:rPr>
        <w:t xml:space="preserve">taxAmount in taxBreakDowns. In case of deviation, the system will report an error.</w:t>
      </w:r>
    </w:p>
    <w:p>
      <w:pPr xmlns:w="http://schemas.openxmlformats.org/wordprocessingml/2006/main">
        <w:ind w:left="0"/>
        <w:jc w:val="both"/>
        <w:rPr>
          <w:sz w:val="22"/>
          <w:szCs w:val="22"/>
        </w:rPr>
      </w:pPr>
      <w:r xmlns:w="http://schemas.openxmlformats.org/wordprocessingml/2006/main">
        <w:rPr>
          <w:sz w:val="22"/>
          <w:szCs w:val="22"/>
        </w:rPr>
        <w:t xml:space="preserve">Allow a tax difference of 20,000 compared to the calculated value</w:t>
      </w:r>
    </w:p>
    <w:p>
      <w:pPr xmlns:w="http://schemas.openxmlformats.org/wordprocessingml/2006/main">
        <w:ind w:left="0"/>
        <w:jc w:val="both"/>
        <w:rPr>
          <w:b/>
          <w:sz w:val="22"/>
          <w:szCs w:val="22"/>
        </w:rPr>
      </w:pPr>
      <w:r xmlns:w="http://schemas.openxmlformats.org/wordprocessingml/2006/main">
        <w:rPr>
          <w:b/>
          <w:sz w:val="22"/>
          <w:szCs w:val="22"/>
        </w:rPr>
        <w:t xml:space="preserve">Sample data</w:t>
      </w:r>
    </w:p>
    <w:p>
      <w:pPr xmlns:w="http://schemas.openxmlformats.org/wordprocessingml/2006/main">
        <w:jc w:val="both"/>
        <w:rPr>
          <w:sz w:val="22"/>
          <w:szCs w:val="22"/>
        </w:rPr>
      </w:pPr>
      <w:r xmlns:w="http://schemas.openxmlformats.org/wordprocessingml/2006/main">
        <w:rPr>
          <w:sz w:val="22"/>
          <w:szCs w:val="22"/>
        </w:rPr>
        <w:t xml:space="preserve">Tax has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"taxBreakdowns":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"taxPercentage": 5,</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"taxableAmount": 40000,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"taxAmount": 20000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"taxPercentage": 10,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"taxableAmount": 400000,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"taxAmount": 40000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pStyle w:val="4"/>
        <w:rPr>
          <w:sz w:val="22"/>
          <w:szCs w:val="22"/>
        </w:rPr>
      </w:pPr>
      <w:r xmlns:w="http://schemas.openxmlformats.org/wordprocessingml/2006/main">
        <w:rPr>
          <w:sz w:val="22"/>
          <w:szCs w:val="22"/>
        </w:rPr>
        <w:t xml:space="preserve">No tax</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"taxBreakdowns":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"taxPercentage": -2,</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"taxableAmount": 40000,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"taxAmount": 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pStyle w:val="4"/>
        <w:rPr>
          <w:sz w:val="22"/>
          <w:szCs w:val="22"/>
        </w:rPr>
      </w:pPr>
      <w:r xmlns:w="http://schemas.openxmlformats.org/wordprocessingml/2006/main">
        <w:rPr>
          <w:sz w:val="22"/>
          <w:szCs w:val="22"/>
        </w:rPr>
        <w:t xml:space="preserve">No tax declaration/payment</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"taxBreakdowns":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"taxPercentage": -1,</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"taxableAmount": 40000,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"taxAmount": 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pStyle w:val="4"/>
        <w:rPr>
          <w:sz w:val="22"/>
          <w:szCs w:val="22"/>
        </w:rPr>
      </w:pPr>
      <w:r xmlns:w="http://schemas.openxmlformats.org/wordprocessingml/2006/main">
        <w:rPr>
          <w:sz w:val="22"/>
          <w:szCs w:val="22"/>
        </w:rPr>
        <w:t xml:space="preserve">Invoice with negative tax</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"taxBreakdowns":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"taxPercentage": 10,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"taxableAmount": 100000, //negative total amount 100000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"taxAmount": 10000, //negative tax 10000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"taxableAmountPos": false,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"taxAmountPos": false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pStyle w:val="20"/>
        <w:rPr>
          <w:sz w:val="22"/>
          <w:szCs w:val="22"/>
          <w:highlight w:val="yellow"/>
        </w:rPr>
      </w:pPr>
      <w:bookmarkStart xmlns:w="http://schemas.openxmlformats.org/wordprocessingml/2006/main" w:id="23" w:name="_Toc115266177"/>
      <w:r xmlns:w="http://schemas.openxmlformats.org/wordprocessingml/2006/main">
        <w:rPr>
          <w:sz w:val="22"/>
          <w:szCs w:val="22"/>
          <w:highlight w:val="yellow"/>
        </w:rPr>
        <w:t xml:space="preserve">summarizeInfo</w:t>
      </w:r>
      <w:bookmarkEnd xmlns:w="http://schemas.openxmlformats.org/wordprocessingml/2006/main" w:id="23"/>
    </w:p>
    <w:p>
      <w:pPr xmlns:w="http://schemas.openxmlformats.org/wordprocessingml/2006/main">
        <w:pStyle w:val="4"/>
        <w:rPr>
          <w:sz w:val="22"/>
          <w:szCs w:val="22"/>
          <w:highlight w:val="yellow"/>
        </w:rPr>
      </w:pPr>
      <w:r xmlns:w="http://schemas.openxmlformats.org/wordprocessingml/2006/main">
        <w:rPr>
          <w:sz w:val="22"/>
          <w:szCs w:val="22"/>
          <w:highlight w:val="yellow"/>
        </w:rPr>
        <w:t xml:space="preserve">Used to sum up the total amount for the entire invoice., Do not use, the system automatically calculates the total invoice amount</w:t>
      </w:r>
    </w:p>
    <w:tbl>
      <w:tblPr>
        <w:tblStyle w:val="14"/>
        <w:tblW w:w="9497"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556"/>
        <w:gridCol w:w="4961"/>
      </w:tblGrid>
      <w:tr>
        <w:trPr>
          <w:trHeight w:val="395" w:hRule="atLeast"/>
        </w:trPr>
        <w:tc>
          <w:tcPr>
            <w:tcW w:w="1980" w:type="dxa"/>
            <w:shd w:val="clear" w:color="auto" w:fill="EEECE1"/>
            <w:noWrap w:val="0"/>
            <w:vAlign w:val="top"/>
          </w:tcPr>
          <w:p>
            <w:pPr xmlns:w="http://schemas.openxmlformats.org/wordprocessingml/2006/main">
              <w:jc w:val="center"/>
              <w:rPr>
                <w:b/>
                <w:sz w:val="22"/>
                <w:szCs w:val="22"/>
              </w:rPr>
            </w:pPr>
            <w:r xmlns:w="http://schemas.openxmlformats.org/wordprocessingml/2006/main">
              <w:rPr>
                <w:b/>
                <w:sz w:val="22"/>
                <w:szCs w:val="22"/>
              </w:rPr>
              <w:t xml:space="preserve">School's name</w:t>
            </w:r>
          </w:p>
        </w:tc>
        <w:tc>
          <w:tcPr>
            <w:tcW w:w="2556" w:type="dxa"/>
            <w:shd w:val="clear" w:color="auto" w:fill="EEECE1"/>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Datatypes</w:t>
            </w:r>
          </w:p>
        </w:tc>
        <w:tc>
          <w:tcPr>
            <w:tcW w:w="4961" w:type="dxa"/>
            <w:shd w:val="clear" w:color="auto" w:fill="EEECE1"/>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Describe</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sumOfTotalLineAmountWithoutTax</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w:t>
            </w:r>
            <w:r xmlns:w="http://schemas.openxmlformats.org/wordprocessingml/2006/main">
              <w:rPr>
                <w:sz w:val="22"/>
                <w:szCs w:val="22"/>
                <w:highlight w:val="yellow"/>
              </w:rPr>
              <w:t xml:space="preserve">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BigDecimal</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13</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[0-9.]+</w:t>
            </w:r>
          </w:p>
        </w:tc>
        <w:tc>
          <w:tcPr>
            <w:tcW w:w="4961" w:type="dxa"/>
            <w:noWrap w:val="0"/>
            <w:vAlign w:val="top"/>
          </w:tcPr>
          <w:p>
            <w:pPr xmlns:w="http://schemas.openxmlformats.org/wordprocessingml/2006/main">
              <w:spacing w:before="0"/>
              <w:ind w:left="41"/>
              <w:jc w:val="both"/>
              <w:rPr>
                <w:sz w:val="22"/>
                <w:szCs w:val="22"/>
              </w:rPr>
            </w:pPr>
            <w:r xmlns:w="http://schemas.openxmlformats.org/wordprocessingml/2006/main">
              <w:rPr>
                <w:b/>
                <w:sz w:val="22"/>
                <w:szCs w:val="22"/>
              </w:rPr>
              <w:t xml:space="preserve">ItemTotalAmountWithoutTax </w:t>
            </w:r>
            <w:r xmlns:w="http://schemas.openxmlformats.org/wordprocessingml/2006/main">
              <w:rPr>
                <w:sz w:val="22"/>
                <w:szCs w:val="22"/>
              </w:rPr>
              <w:t xml:space="preserve">total amount </w:t>
            </w:r>
            <w:r xmlns:w="http://schemas.openxmlformats.org/wordprocessingml/2006/main">
              <w:rPr>
                <w:sz w:val="22"/>
                <w:szCs w:val="22"/>
              </w:rPr>
              <w:t xml:space="preserve">of all invoice lines excluding VAT. Total amount does not have a negative number.</w:t>
            </w:r>
          </w:p>
          <w:p>
            <w:pPr xmlns:w="http://schemas.openxmlformats.org/wordprocessingml/2006/main">
              <w:spacing w:before="0"/>
              <w:ind w:left="0"/>
              <w:jc w:val="both"/>
              <w:rPr>
                <w:sz w:val="22"/>
                <w:szCs w:val="22"/>
              </w:rPr>
            </w:pPr>
            <w:r xmlns:w="http://schemas.openxmlformats.org/wordprocessingml/2006/main">
              <w:rPr>
                <w:sz w:val="22"/>
                <w:szCs w:val="22"/>
              </w:rPr>
              <w:t xml:space="preserve">- Regular bills: Total HHDV on the lines of contracts.</w:t>
            </w:r>
          </w:p>
          <w:p>
            <w:pPr xmlns:w="http://schemas.openxmlformats.org/wordprocessingml/2006/main">
              <w:spacing w:before="0"/>
              <w:ind w:left="0"/>
              <w:jc w:val="both"/>
              <w:rPr>
                <w:sz w:val="22"/>
                <w:szCs w:val="22"/>
              </w:rPr>
            </w:pPr>
            <w:r xmlns:w="http://schemas.openxmlformats.org/wordprocessingml/2006/main">
              <w:rPr>
                <w:sz w:val="22"/>
                <w:szCs w:val="22"/>
              </w:rPr>
              <w:t xml:space="preserve">- Adjusted invoice: Total adjusted amount of the contract lines.</w:t>
            </w:r>
          </w:p>
          <w:p>
            <w:pPr>
              <w:spacing w:before="0"/>
              <w:ind w:left="0"/>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totalAmountWithoutTax</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BigDecimal</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15</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[0-9.]+</w:t>
            </w:r>
          </w:p>
        </w:tc>
        <w:tc>
          <w:tcPr>
            <w:tcW w:w="4961"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Total invoice amount does not include VAT (includes discounted goods (if any)). The total bill amount does not have a negative number.</w:t>
            </w:r>
          </w:p>
          <w:p>
            <w:pPr xmlns:w="http://schemas.openxmlformats.org/wordprocessingml/2006/main">
              <w:spacing w:before="0"/>
              <w:ind w:left="0"/>
              <w:jc w:val="both"/>
              <w:rPr>
                <w:sz w:val="22"/>
                <w:szCs w:val="22"/>
              </w:rPr>
            </w:pPr>
            <w:r xmlns:w="http://schemas.openxmlformats.org/wordprocessingml/2006/main">
              <w:rPr>
                <w:sz w:val="22"/>
                <w:szCs w:val="22"/>
              </w:rPr>
              <w:t xml:space="preserve">- Regular invoice: Total HHDV on the lines of contracts and other increases/decreases on the whole contract.</w:t>
            </w:r>
          </w:p>
          <w:p>
            <w:pPr xmlns:w="http://schemas.openxmlformats.org/wordprocessingml/2006/main">
              <w:spacing w:before="0"/>
              <w:ind w:left="0"/>
              <w:jc w:val="both"/>
              <w:rPr>
                <w:sz w:val="22"/>
                <w:szCs w:val="22"/>
              </w:rPr>
            </w:pPr>
            <w:r xmlns:w="http://schemas.openxmlformats.org/wordprocessingml/2006/main">
              <w:rPr>
                <w:sz w:val="22"/>
                <w:szCs w:val="22"/>
              </w:rPr>
              <w:t xml:space="preserve">- Adjustment invoice: Total adjustment amount of contract lines and other increases/decreases throughout the contract.</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totalTaxAmount</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w:t>
            </w:r>
            <w:r xmlns:w="http://schemas.openxmlformats.org/wordprocessingml/2006/main">
              <w:rPr>
                <w:sz w:val="22"/>
                <w:szCs w:val="22"/>
                <w:highlight w:val="yellow"/>
              </w:rPr>
              <w:t xml:space="preserve">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BigDecimal</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13</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[0-9.]+</w:t>
            </w:r>
          </w:p>
        </w:tc>
        <w:tc>
          <w:tcPr>
            <w:tcW w:w="4961" w:type="dxa"/>
            <w:noWrap w:val="0"/>
            <w:vAlign w:val="top"/>
          </w:tcPr>
          <w:p>
            <w:pPr xmlns:w="http://schemas.openxmlformats.org/wordprocessingml/2006/main">
              <w:spacing w:before="0"/>
              <w:ind w:left="0"/>
              <w:rPr>
                <w:sz w:val="22"/>
                <w:szCs w:val="22"/>
              </w:rPr>
            </w:pPr>
            <w:r xmlns:w="http://schemas.openxmlformats.org/wordprocessingml/2006/main">
              <w:rPr>
                <w:sz w:val="22"/>
                <w:szCs w:val="22"/>
              </w:rPr>
              <w:t xml:space="preserve">Total tax on entire invoice. The total tax amount does not have a negative number.</w:t>
            </w:r>
          </w:p>
          <w:p>
            <w:pPr xmlns:w="http://schemas.openxmlformats.org/wordprocessingml/2006/main">
              <w:spacing w:before="0"/>
              <w:ind w:left="0"/>
              <w:jc w:val="both"/>
              <w:rPr>
                <w:sz w:val="22"/>
                <w:szCs w:val="22"/>
              </w:rPr>
            </w:pPr>
            <w:r xmlns:w="http://schemas.openxmlformats.org/wordprocessingml/2006/main">
              <w:rPr>
                <w:sz w:val="22"/>
                <w:szCs w:val="22"/>
              </w:rPr>
              <w:t xml:space="preserve">- Regular invoice: Total VAT on the lines of the contract and other taxes on the whole contract.</w:t>
            </w:r>
          </w:p>
          <w:p>
            <w:pPr xmlns:w="http://schemas.openxmlformats.org/wordprocessingml/2006/main">
              <w:spacing w:before="0"/>
              <w:ind w:left="0"/>
              <w:rPr>
                <w:sz w:val="22"/>
                <w:szCs w:val="22"/>
              </w:rPr>
            </w:pPr>
            <w:r xmlns:w="http://schemas.openxmlformats.org/wordprocessingml/2006/main">
              <w:rPr>
                <w:sz w:val="22"/>
                <w:szCs w:val="22"/>
              </w:rPr>
              <w:t xml:space="preserve">- Adjusted invoice: Total adjusted VAT of the contract lines and other VAT increases/decreases on the whole contract.</w:t>
            </w:r>
          </w:p>
          <w:p>
            <w:pPr>
              <w:spacing w:before="0"/>
              <w:ind w:left="0"/>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totalAmountWithTax</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w:t>
            </w:r>
            <w:r xmlns:w="http://schemas.openxmlformats.org/wordprocessingml/2006/main">
              <w:rPr>
                <w:sz w:val="22"/>
                <w:szCs w:val="22"/>
                <w:highlight w:val="yellow"/>
              </w:rPr>
              <w:t xml:space="preserve">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BigDecimal</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13</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[0-9.]+</w:t>
            </w:r>
          </w:p>
        </w:tc>
        <w:tc>
          <w:tcPr>
            <w:tcW w:w="4961"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Total amount on invoice includes VAT. Total after-tax does not have a negative number.</w:t>
            </w:r>
          </w:p>
          <w:p>
            <w:pPr xmlns:w="http://schemas.openxmlformats.org/wordprocessingml/2006/main">
              <w:spacing w:before="0"/>
              <w:ind w:left="0"/>
              <w:rPr>
                <w:sz w:val="22"/>
                <w:szCs w:val="22"/>
              </w:rPr>
            </w:pPr>
            <w:r xmlns:w="http://schemas.openxmlformats.org/wordprocessingml/2006/main">
              <w:rPr>
                <w:sz w:val="22"/>
                <w:szCs w:val="22"/>
              </w:rPr>
              <w:t xml:space="preserve">- Regular invoice: Total service charge on contract lines and other increases/decreases throughout the contract including VAT.</w:t>
            </w:r>
          </w:p>
          <w:p>
            <w:pPr xmlns:w="http://schemas.openxmlformats.org/wordprocessingml/2006/main">
              <w:spacing w:before="0"/>
              <w:ind w:left="0"/>
              <w:jc w:val="both"/>
              <w:rPr>
                <w:sz w:val="22"/>
                <w:szCs w:val="22"/>
              </w:rPr>
            </w:pPr>
            <w:r xmlns:w="http://schemas.openxmlformats.org/wordprocessingml/2006/main">
              <w:rPr>
                <w:sz w:val="22"/>
                <w:szCs w:val="22"/>
              </w:rPr>
              <w:t xml:space="preserve">- Adjustment invoice: Total adjustment amount of the contract lines and other increases/decreases on the whole contract including VAT</w:t>
            </w:r>
          </w:p>
          <w:p>
            <w:pPr>
              <w:spacing w:before="0"/>
              <w:ind w:left="0"/>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totalAmountWithTaxFrn</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BigDecimal</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13</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[0-9.]+</w:t>
            </w:r>
          </w:p>
        </w:tc>
        <w:tc>
          <w:tcPr>
            <w:tcW w:w="4961"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The total currency of the invoice is inclusive of VAT. Used in case the invoice currency is not selected as VND</w:t>
            </w:r>
          </w:p>
          <w:p>
            <w:pPr xmlns:w="http://schemas.openxmlformats.org/wordprocessingml/2006/main">
              <w:spacing w:before="0"/>
              <w:ind w:left="0"/>
              <w:jc w:val="both"/>
              <w:rPr>
                <w:sz w:val="22"/>
                <w:szCs w:val="22"/>
              </w:rPr>
            </w:pPr>
            <w:r xmlns:w="http://schemas.openxmlformats.org/wordprocessingml/2006/main">
              <w:rPr>
                <w:sz w:val="22"/>
                <w:szCs w:val="22"/>
              </w:rPr>
              <w:t xml:space="preserve">- Regular invoice: Total service charge on contract lines and other increases/decreases throughout the contract including VAT.</w:t>
            </w:r>
          </w:p>
          <w:p>
            <w:pPr xmlns:w="http://schemas.openxmlformats.org/wordprocessingml/2006/main">
              <w:spacing w:before="0"/>
              <w:ind w:left="0"/>
              <w:jc w:val="both"/>
              <w:rPr>
                <w:sz w:val="22"/>
                <w:szCs w:val="22"/>
              </w:rPr>
            </w:pPr>
            <w:r xmlns:w="http://schemas.openxmlformats.org/wordprocessingml/2006/main">
              <w:rPr>
                <w:sz w:val="22"/>
                <w:szCs w:val="22"/>
              </w:rPr>
              <w:t xml:space="preserve">- Adjustment invoice: Total adjustment amount of contract lines and other increases/decreases throughout the contract including VAT</w:t>
            </w:r>
          </w:p>
          <w:p>
            <w:pPr>
              <w:spacing w:before="0"/>
              <w:ind w:left="0"/>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totalAmountWithTaxInWords</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255</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961"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The invoice amount includes VAT in words. The electronic invoice system will automatically regenerate this data to ensure the correct system data.</w:t>
            </w:r>
          </w:p>
          <w:p>
            <w:pPr>
              <w:spacing w:before="0"/>
              <w:ind w:left="41"/>
              <w:jc w:val="both"/>
              <w:rPr>
                <w:sz w:val="22"/>
                <w:szCs w:val="22"/>
              </w:rPr>
            </w:pPr>
          </w:p>
          <w:p>
            <w:pPr>
              <w:spacing w:before="0"/>
              <w:ind w:left="41"/>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isTotalAmountPos</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Boolean</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961"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To mark the total amount after tax as negative or positive</w:t>
            </w:r>
          </w:p>
          <w:p>
            <w:pPr xmlns:w="http://schemas.openxmlformats.org/wordprocessingml/2006/main">
              <w:spacing w:before="0"/>
              <w:ind w:left="41"/>
              <w:jc w:val="both"/>
              <w:rPr>
                <w:sz w:val="22"/>
                <w:szCs w:val="22"/>
              </w:rPr>
            </w:pPr>
            <w:r xmlns:w="http://schemas.openxmlformats.org/wordprocessingml/2006/main">
              <w:rPr>
                <w:sz w:val="22"/>
                <w:szCs w:val="22"/>
              </w:rPr>
              <w:t xml:space="preserve">- null/True: Total amount is a positive number, used for regular bills or invoices with a discount but the total tax is still positive after deducting the discount.</w:t>
            </w:r>
          </w:p>
          <w:p>
            <w:pPr xmlns:w="http://schemas.openxmlformats.org/wordprocessingml/2006/main">
              <w:spacing w:before="0"/>
              <w:ind w:left="41"/>
              <w:jc w:val="both"/>
              <w:rPr>
                <w:sz w:val="22"/>
                <w:szCs w:val="22"/>
              </w:rPr>
            </w:pPr>
            <w:r xmlns:w="http://schemas.openxmlformats.org/wordprocessingml/2006/main">
              <w:rPr>
                <w:sz w:val="22"/>
                <w:szCs w:val="22"/>
              </w:rPr>
              <w:t xml:space="preserve">- False: Total negative, used for reduced or discounted invoices where the discount is larger than the normal amount.</w:t>
            </w:r>
          </w:p>
          <w:p>
            <w:pPr>
              <w:spacing w:before="0"/>
              <w:ind w:left="41"/>
              <w:jc w:val="both"/>
              <w:rPr>
                <w:sz w:val="22"/>
                <w:szCs w:val="22"/>
              </w:rPr>
            </w:pPr>
          </w:p>
          <w:p>
            <w:pPr>
              <w:spacing w:before="0"/>
              <w:ind w:left="41"/>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isTotalTaxAmountPos</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Boolean</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961"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To mark the total tax amount as negative or positive</w:t>
            </w:r>
          </w:p>
          <w:p>
            <w:pPr xmlns:w="http://schemas.openxmlformats.org/wordprocessingml/2006/main">
              <w:spacing w:before="0"/>
              <w:ind w:left="41"/>
              <w:jc w:val="both"/>
              <w:rPr>
                <w:sz w:val="22"/>
                <w:szCs w:val="22"/>
              </w:rPr>
            </w:pPr>
            <w:r xmlns:w="http://schemas.openxmlformats.org/wordprocessingml/2006/main">
              <w:rPr>
                <w:sz w:val="22"/>
                <w:szCs w:val="22"/>
              </w:rPr>
              <w:t xml:space="preserve">- null/true: total tax is positive</w:t>
            </w:r>
          </w:p>
          <w:p>
            <w:pPr xmlns:w="http://schemas.openxmlformats.org/wordprocessingml/2006/main">
              <w:spacing w:before="0"/>
              <w:ind w:left="41"/>
              <w:jc w:val="both"/>
              <w:rPr>
                <w:sz w:val="22"/>
                <w:szCs w:val="22"/>
              </w:rPr>
            </w:pPr>
            <w:r xmlns:w="http://schemas.openxmlformats.org/wordprocessingml/2006/main">
              <w:rPr>
                <w:sz w:val="22"/>
                <w:szCs w:val="22"/>
              </w:rPr>
              <w:t xml:space="preserve">- false: total tax is negative</w:t>
            </w:r>
          </w:p>
          <w:p>
            <w:pPr>
              <w:spacing w:before="0"/>
              <w:ind w:left="41"/>
              <w:jc w:val="both"/>
              <w:rPr>
                <w:sz w:val="22"/>
                <w:szCs w:val="22"/>
              </w:rPr>
            </w:pPr>
          </w:p>
          <w:p>
            <w:pPr>
              <w:spacing w:before="0"/>
              <w:ind w:left="41"/>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isTotalAmtWithoutTaxPos</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Boolean</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961"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To mark the pre-tax total as negative or positive</w:t>
            </w:r>
          </w:p>
          <w:p>
            <w:pPr xmlns:w="http://schemas.openxmlformats.org/wordprocessingml/2006/main">
              <w:spacing w:before="0"/>
              <w:ind w:left="41"/>
              <w:jc w:val="both"/>
              <w:rPr>
                <w:sz w:val="22"/>
                <w:szCs w:val="22"/>
              </w:rPr>
            </w:pPr>
            <w:r xmlns:w="http://schemas.openxmlformats.org/wordprocessingml/2006/main">
              <w:rPr>
                <w:sz w:val="22"/>
                <w:szCs w:val="22"/>
              </w:rPr>
              <w:t xml:space="preserve">- null/true: total amount before tax is positive</w:t>
            </w:r>
          </w:p>
          <w:p>
            <w:pPr xmlns:w="http://schemas.openxmlformats.org/wordprocessingml/2006/main">
              <w:spacing w:before="0"/>
              <w:ind w:left="41"/>
              <w:jc w:val="both"/>
              <w:rPr>
                <w:sz w:val="22"/>
                <w:szCs w:val="22"/>
              </w:rPr>
            </w:pPr>
            <w:r xmlns:w="http://schemas.openxmlformats.org/wordprocessingml/2006/main">
              <w:rPr>
                <w:sz w:val="22"/>
                <w:szCs w:val="22"/>
              </w:rPr>
              <w:t xml:space="preserve">- false: total pre-tax amount is negative</w:t>
            </w:r>
          </w:p>
        </w:tc>
      </w:tr>
      <w:tr>
        <w:tc>
          <w:tcPr>
            <w:tcW w:w="1980" w:type="dxa"/>
            <w:noWrap w:val="0"/>
            <w:vAlign w:val="top"/>
          </w:tcPr>
          <w:p>
            <w:pPr xmlns:w="http://schemas.openxmlformats.org/wordprocessingml/2006/main">
              <w:ind w:left="0"/>
              <w:jc w:val="both"/>
              <w:rPr>
                <w:sz w:val="22"/>
                <w:szCs w:val="22"/>
              </w:rPr>
            </w:pPr>
            <w:r xmlns:w="http://schemas.openxmlformats.org/wordprocessingml/2006/main">
              <w:rPr>
                <w:sz w:val="22"/>
                <w:szCs w:val="22"/>
              </w:rPr>
              <w:t xml:space="preserve">discountAmount</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BigDecimal</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13</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[0-9.]+</w:t>
            </w:r>
          </w:p>
        </w:tc>
        <w:tc>
          <w:tcPr>
            <w:tcW w:w="4961" w:type="dxa"/>
            <w:noWrap w:val="0"/>
            <w:vAlign w:val="top"/>
          </w:tcPr>
          <w:p>
            <w:pPr xmlns:w="http://schemas.openxmlformats.org/wordprocessingml/2006/main">
              <w:ind w:left="41"/>
              <w:jc w:val="both"/>
              <w:rPr>
                <w:sz w:val="22"/>
                <w:szCs w:val="22"/>
              </w:rPr>
            </w:pPr>
            <w:r xmlns:w="http://schemas.openxmlformats.org/wordprocessingml/2006/main">
              <w:rPr>
                <w:sz w:val="22"/>
                <w:szCs w:val="22"/>
              </w:rPr>
              <w:t xml:space="preserve">Total commercial discount on the entire invoice before calculating tax. Note: When calculating the discount, only one tax rate is used for the entire invoice.</w:t>
            </w:r>
          </w:p>
          <w:p>
            <w:pPr xmlns:w="http://schemas.openxmlformats.org/wordprocessingml/2006/main">
              <w:ind w:left="41"/>
              <w:jc w:val="both"/>
              <w:rPr>
                <w:sz w:val="22"/>
                <w:szCs w:val="22"/>
              </w:rPr>
            </w:pPr>
            <w:r xmlns:w="http://schemas.openxmlformats.org/wordprocessingml/2006/main">
              <w:rPr>
                <w:sz w:val="22"/>
                <w:szCs w:val="22"/>
              </w:rPr>
              <w:t xml:space="preserve">Note: For total tax invoice, pre-tax discount has 2 ways. Tax country has 2 ways to input data</w:t>
            </w:r>
          </w:p>
          <w:p>
            <w:pPr xmlns:w="http://schemas.openxmlformats.org/wordprocessingml/2006/main">
              <w:numPr>
                <w:ilvl w:val="0"/>
                <w:numId w:val="7"/>
              </w:numPr>
              <w:jc w:val="both"/>
              <w:rPr>
                <w:sz w:val="22"/>
                <w:szCs w:val="22"/>
              </w:rPr>
            </w:pPr>
            <w:r xmlns:w="http://schemas.openxmlformats.org/wordprocessingml/2006/main">
              <w:rPr>
                <w:sz w:val="22"/>
                <w:szCs w:val="22"/>
              </w:rPr>
              <w:t xml:space="preserve">Enter the discount percentage and discount amount on each product line (itemInfo.discount, itemInfo.itemDiscount)</w:t>
            </w:r>
          </w:p>
          <w:p>
            <w:pPr xmlns:w="http://schemas.openxmlformats.org/wordprocessingml/2006/main">
              <w:numPr>
                <w:ilvl w:val="0"/>
                <w:numId w:val="7"/>
              </w:numPr>
              <w:jc w:val="both"/>
              <w:rPr>
                <w:sz w:val="22"/>
                <w:szCs w:val="22"/>
              </w:rPr>
            </w:pPr>
            <w:r xmlns:w="http://schemas.openxmlformats.org/wordprocessingml/2006/main">
              <w:rPr>
                <w:sz w:val="22"/>
                <w:szCs w:val="22"/>
              </w:rPr>
              <w:t xml:space="preserve">Enter 1 more discounted product (selection = 3)</w:t>
            </w:r>
          </w:p>
          <w:p>
            <w:pPr xmlns:w="http://schemas.openxmlformats.org/wordprocessingml/2006/main">
              <w:ind w:left="41"/>
              <w:rPr>
                <w:sz w:val="22"/>
                <w:szCs w:val="22"/>
              </w:rPr>
            </w:pPr>
            <w:r xmlns:w="http://schemas.openxmlformats.org/wordprocessingml/2006/main">
              <w:rPr>
                <w:sz w:val="22"/>
                <w:szCs w:val="22"/>
                <w:highlight w:val="yellow"/>
              </w:rPr>
              <w:t xml:space="preserve">In case of entering both ways, discountAmount is equal to the sum of the two values</w:t>
            </w:r>
          </w:p>
        </w:tc>
      </w:tr>
      <w:tr>
        <w:tc>
          <w:tcPr>
            <w:tcW w:w="1980" w:type="dxa"/>
            <w:noWrap w:val="0"/>
            <w:vAlign w:val="top"/>
          </w:tcPr>
          <w:p>
            <w:pPr xmlns:w="http://schemas.openxmlformats.org/wordprocessingml/2006/main">
              <w:ind w:left="0"/>
              <w:jc w:val="both"/>
              <w:rPr>
                <w:sz w:val="22"/>
                <w:szCs w:val="22"/>
              </w:rPr>
            </w:pPr>
            <w:r xmlns:w="http://schemas.openxmlformats.org/wordprocessingml/2006/main">
              <w:rPr>
                <w:sz w:val="22"/>
                <w:szCs w:val="22"/>
              </w:rPr>
              <w:t xml:space="preserve">settlementDiscountAmount</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BigDecimal</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13</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[0-9.]+</w:t>
            </w:r>
          </w:p>
        </w:tc>
        <w:tc>
          <w:tcPr>
            <w:tcW w:w="4961" w:type="dxa"/>
            <w:noWrap w:val="0"/>
            <w:vAlign w:val="top"/>
          </w:tcPr>
          <w:p>
            <w:pPr xmlns:w="http://schemas.openxmlformats.org/wordprocessingml/2006/main">
              <w:ind w:left="41"/>
              <w:jc w:val="both"/>
              <w:rPr>
                <w:sz w:val="22"/>
                <w:szCs w:val="22"/>
              </w:rPr>
            </w:pPr>
            <w:r xmlns:w="http://schemas.openxmlformats.org/wordprocessingml/2006/main">
              <w:rPr>
                <w:sz w:val="22"/>
                <w:szCs w:val="22"/>
              </w:rPr>
              <w:t xml:space="preserve">Total discount paid on the entire invoice </w:t>
            </w:r>
            <w:r xmlns:w="http://schemas.openxmlformats.org/wordprocessingml/2006/main">
              <w:rPr>
                <w:sz w:val="22"/>
                <w:szCs w:val="22"/>
                <w:lang w:val="vi-VN"/>
              </w:rPr>
              <w:t xml:space="preserve">after </w:t>
            </w:r>
            <w:r xmlns:w="http://schemas.openxmlformats.org/wordprocessingml/2006/main">
              <w:rPr>
                <w:sz w:val="22"/>
                <w:szCs w:val="22"/>
              </w:rPr>
              <w:t xml:space="preserve">tax calculation. Note: When calculating the discount, only one tax rate is used for the entire invoice.</w:t>
            </w:r>
          </w:p>
          <w:p>
            <w:pPr>
              <w:ind w:left="41"/>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isDiscountAmtPos</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Boolean</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961"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Field that identifies whether the total discount amount is positive or negative</w:t>
            </w:r>
          </w:p>
          <w:p>
            <w:pPr xmlns:w="http://schemas.openxmlformats.org/wordprocessingml/2006/main">
              <w:spacing w:before="0"/>
              <w:ind w:left="41"/>
              <w:jc w:val="both"/>
              <w:rPr>
                <w:sz w:val="22"/>
                <w:szCs w:val="22"/>
              </w:rPr>
            </w:pPr>
            <w:r xmlns:w="http://schemas.openxmlformats.org/wordprocessingml/2006/main">
              <w:rPr>
                <w:sz w:val="22"/>
                <w:szCs w:val="22"/>
              </w:rPr>
              <w:t xml:space="preserve">- null/true: total discount amount is positive</w:t>
            </w:r>
          </w:p>
          <w:p>
            <w:pPr xmlns:w="http://schemas.openxmlformats.org/wordprocessingml/2006/main">
              <w:spacing w:before="0"/>
              <w:ind w:left="41"/>
              <w:jc w:val="both"/>
              <w:rPr>
                <w:sz w:val="22"/>
                <w:szCs w:val="22"/>
              </w:rPr>
            </w:pPr>
            <w:r xmlns:w="http://schemas.openxmlformats.org/wordprocessingml/2006/main">
              <w:rPr>
                <w:sz w:val="22"/>
                <w:szCs w:val="22"/>
              </w:rPr>
              <w:t xml:space="preserve">- false: total discount is negative</w:t>
            </w:r>
          </w:p>
          <w:p>
            <w:pPr>
              <w:spacing w:before="0"/>
              <w:ind w:left="0"/>
              <w:jc w:val="both"/>
              <w:rPr>
                <w:sz w:val="22"/>
                <w:szCs w:val="22"/>
              </w:rPr>
            </w:pPr>
          </w:p>
          <w:p>
            <w:pPr>
              <w:spacing w:before="0"/>
              <w:ind w:left="41"/>
              <w:jc w:val="both"/>
              <w:rPr>
                <w:sz w:val="22"/>
                <w:szCs w:val="22"/>
              </w:rPr>
            </w:pPr>
          </w:p>
        </w:tc>
      </w:tr>
    </w:tbl>
    <w:p>
      <w:pPr>
        <w:jc w:val="both"/>
        <w:rPr>
          <w:sz w:val="22"/>
          <w:szCs w:val="22"/>
        </w:rPr>
      </w:pPr>
    </w:p>
    <w:p>
      <w:pPr>
        <w:jc w:val="both"/>
        <w:rPr>
          <w:sz w:val="22"/>
          <w:szCs w:val="22"/>
        </w:rPr>
      </w:pPr>
    </w:p>
    <w:p>
      <w:pPr xmlns:w="http://schemas.openxmlformats.org/wordprocessingml/2006/main">
        <w:jc w:val="both"/>
        <w:rPr>
          <w:sz w:val="22"/>
          <w:szCs w:val="22"/>
        </w:rPr>
      </w:pPr>
      <w:r xmlns:w="http://schemas.openxmlformats.org/wordprocessingml/2006/main">
        <w:rPr>
          <w:sz w:val="22"/>
          <w:szCs w:val="22"/>
        </w:rPr>
        <w:t xml:space="preserve">Sample data</w:t>
      </w:r>
    </w:p>
    <w:p>
      <w:pPr xmlns:w="http://schemas.openxmlformats.org/wordprocessingml/2006/main">
        <w:pStyle w:val="4"/>
        <w:rPr>
          <w:sz w:val="22"/>
          <w:szCs w:val="22"/>
        </w:rPr>
      </w:pPr>
      <w:r xmlns:w="http://schemas.openxmlformats.org/wordprocessingml/2006/main">
        <w:rPr>
          <w:sz w:val="22"/>
          <w:szCs w:val="22"/>
        </w:rPr>
        <w:t xml:space="preserve">Regular invoice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"summarizeInfo":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"sumOfTotalLineAmountWithoutTax": 100000,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"totalAmountWithoutTax": 100000,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"totalTaxAmount": 10000,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"totalAmountWithTax": 110000,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"totalAmountAfterDiscount": 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"totalAmountWithTaxInWords": "One hundred and ten thousand dong",</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"discountAmount": 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"taxPercentage": 10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pStyle w:val="4"/>
        <w:rPr>
          <w:sz w:val="22"/>
          <w:szCs w:val="22"/>
        </w:rPr>
      </w:pPr>
      <w:r xmlns:w="http://schemas.openxmlformats.org/wordprocessingml/2006/main">
        <w:rPr>
          <w:sz w:val="22"/>
          <w:szCs w:val="22"/>
        </w:rPr>
        <w:t xml:space="preserve">The invoice has a negative total</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"summarizeInfo":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"sumOfTotalLineAmountWithoutTax": 100000,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"totalAmountWithoutTax": 100000,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"totalTaxAmount": 10000,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"totalAmountWithTax": 110000,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"totalAmountAfterDiscount": 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"totalAmountWithTaxInWords": "One hundred and ten thousand dong",</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"discountAmount": 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"taxPercentage": 10,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"isTotalAmountPos": false,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"isTotalTaxAmountPos": false,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"isTotalAmtWithoutTaxPos": false</w:t>
      </w:r>
      <w:r xmlns:w="http://schemas.openxmlformats.org/wordprocessingml/2006/main">
        <w:rPr>
          <w:bCs/>
          <w:snapToGrid/>
          <w:color w:val="8000FF"/>
          <w:sz w:val="22"/>
          <w:szCs w:val="22"/>
        </w:rPr>
        <w:tab xmlns:w="http://schemas.openxmlformats.org/wordprocessingml/2006/main"/>
      </w:r>
      <w:r xmlns:w="http://schemas.openxmlformats.org/wordprocessingml/2006/main">
        <w:rPr>
          <w:bCs/>
          <w:snapToGrid/>
          <w:color w:val="8000FF"/>
          <w:sz w:val="22"/>
          <w:szCs w:val="22"/>
        </w:rPr>
        <w:tab xmlns:w="http://schemas.openxmlformats.org/wordprocessingml/2006/main"/>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pStyle w:val="20"/>
        <w:rPr>
          <w:sz w:val="22"/>
          <w:szCs w:val="22"/>
        </w:rPr>
      </w:pPr>
      <w:bookmarkStart xmlns:w="http://schemas.openxmlformats.org/wordprocessingml/2006/main" w:id="24" w:name="_Toc115266178"/>
      <w:r xmlns:w="http://schemas.openxmlformats.org/wordprocessingml/2006/main">
        <w:rPr>
          <w:sz w:val="22"/>
          <w:szCs w:val="22"/>
        </w:rPr>
        <w:t xml:space="preserve">metadata</w:t>
      </w:r>
      <w:bookmarkEnd xmlns:w="http://schemas.openxmlformats.org/wordprocessingml/2006/main" w:id="24"/>
    </w:p>
    <w:p>
      <w:pPr xmlns:w="http://schemas.openxmlformats.org/wordprocessingml/2006/main">
        <w:pStyle w:val="4"/>
        <w:rPr>
          <w:sz w:val="22"/>
          <w:szCs w:val="22"/>
        </w:rPr>
      </w:pPr>
      <w:r xmlns:w="http://schemas.openxmlformats.org/wordprocessingml/2006/main">
        <w:rPr>
          <w:sz w:val="22"/>
          <w:szCs w:val="22"/>
        </w:rPr>
        <w:t xml:space="preserve">Dynamic field information data </w:t>
      </w:r>
      <w:r xmlns:w="http://schemas.openxmlformats.org/wordprocessingml/2006/main">
        <w:rPr>
          <w:sz w:val="22"/>
          <w:szCs w:val="22"/>
          <w:highlight w:val="yellow"/>
        </w:rPr>
        <w:t xml:space="preserve">(Additional field information), </w:t>
      </w:r>
      <w:r xmlns:w="http://schemas.openxmlformats.org/wordprocessingml/2006/main">
        <w:rPr>
          <w:sz w:val="22"/>
          <w:szCs w:val="22"/>
        </w:rPr>
        <w:t xml:space="preserve">in addition to the information fields described in this section 6. If the information field does not exist in item 5, it will have to be added. This dynamic field will be assigned to each invoice form for each customer. The list of dynamic fields of a particular pattern will be obtained using the 6.8 . function</w:t>
      </w:r>
    </w:p>
    <w:tbl>
      <w:tblPr>
        <w:tblStyle w:val="14"/>
        <w:tblW w:w="9497"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556"/>
        <w:gridCol w:w="4961"/>
      </w:tblGrid>
      <w:tr>
        <w:trPr>
          <w:trHeight w:val="395" w:hRule="atLeast"/>
        </w:trPr>
        <w:tc>
          <w:tcPr>
            <w:tcW w:w="1980" w:type="dxa"/>
            <w:shd w:val="clear" w:color="auto" w:fill="EEECE1"/>
            <w:noWrap w:val="0"/>
            <w:vAlign w:val="top"/>
          </w:tcPr>
          <w:p>
            <w:pPr xmlns:w="http://schemas.openxmlformats.org/wordprocessingml/2006/main">
              <w:jc w:val="center"/>
              <w:rPr>
                <w:b/>
                <w:sz w:val="22"/>
                <w:szCs w:val="22"/>
              </w:rPr>
            </w:pPr>
            <w:r xmlns:w="http://schemas.openxmlformats.org/wordprocessingml/2006/main">
              <w:rPr>
                <w:b/>
                <w:sz w:val="22"/>
                <w:szCs w:val="22"/>
              </w:rPr>
              <w:t xml:space="preserve">School's name</w:t>
            </w:r>
          </w:p>
        </w:tc>
        <w:tc>
          <w:tcPr>
            <w:tcW w:w="2556" w:type="dxa"/>
            <w:shd w:val="clear" w:color="auto" w:fill="EEECE1"/>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Datatypes</w:t>
            </w:r>
          </w:p>
        </w:tc>
        <w:tc>
          <w:tcPr>
            <w:tcW w:w="4961" w:type="dxa"/>
            <w:shd w:val="clear" w:color="auto" w:fill="EEECE1"/>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Describe</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keyTag</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961" w:type="dxa"/>
            <w:noWrap w:val="0"/>
            <w:vAlign w:val="top"/>
          </w:tcPr>
          <w:p>
            <w:pPr xmlns:w="http://schemas.openxmlformats.org/wordprocessingml/2006/main">
              <w:spacing w:before="0" w:line="240" w:lineRule="auto"/>
              <w:ind w:left="0"/>
              <w:jc w:val="both"/>
              <w:rPr>
                <w:sz w:val="22"/>
                <w:szCs w:val="22"/>
              </w:rPr>
            </w:pPr>
            <w:r xmlns:w="http://schemas.openxmlformats.org/wordprocessingml/2006/main">
              <w:rPr>
                <w:sz w:val="22"/>
                <w:szCs w:val="22"/>
              </w:rPr>
              <w:t xml:space="preserve">Data name</w:t>
            </w:r>
          </w:p>
          <w:p>
            <w:pPr xmlns:w="http://schemas.openxmlformats.org/wordprocessingml/2006/main">
              <w:spacing w:before="0" w:line="240" w:lineRule="auto"/>
              <w:ind w:left="0"/>
              <w:jc w:val="both"/>
              <w:rPr>
                <w:sz w:val="22"/>
                <w:szCs w:val="22"/>
              </w:rPr>
            </w:pPr>
            <w:r xmlns:w="http://schemas.openxmlformats.org/wordprocessingml/2006/main">
              <w:rPr>
                <w:sz w:val="22"/>
                <w:szCs w:val="22"/>
              </w:rPr>
              <w:t xml:space="preserve">Text:</w:t>
            </w:r>
          </w:p>
          <w:p>
            <w:pPr xmlns:w="http://schemas.openxmlformats.org/wordprocessingml/2006/main">
              <w:spacing w:before="0" w:line="240" w:lineRule="auto"/>
              <w:ind w:left="0"/>
              <w:jc w:val="both"/>
              <w:rPr>
                <w:sz w:val="22"/>
                <w:szCs w:val="22"/>
              </w:rPr>
            </w:pPr>
            <w:r xmlns:w="http://schemas.openxmlformats.org/wordprocessingml/2006/main">
              <w:rPr>
                <w:sz w:val="22"/>
                <w:szCs w:val="22"/>
              </w:rPr>
              <w:t xml:space="preserve">Number:</w:t>
            </w:r>
          </w:p>
          <w:p>
            <w:pPr xmlns:w="http://schemas.openxmlformats.org/wordprocessingml/2006/main">
              <w:spacing w:before="0" w:line="240" w:lineRule="auto"/>
              <w:ind w:left="0"/>
              <w:jc w:val="both"/>
              <w:rPr>
                <w:sz w:val="22"/>
                <w:szCs w:val="22"/>
              </w:rPr>
            </w:pPr>
            <w:r xmlns:w="http://schemas.openxmlformats.org/wordprocessingml/2006/main">
              <w:rPr>
                <w:sz w:val="22"/>
                <w:szCs w:val="22"/>
              </w:rPr>
              <w:t xml:space="preserve">Date: Duedate</w:t>
            </w:r>
          </w:p>
          <w:p>
            <w:pPr>
              <w:spacing w:before="0" w:line="240" w:lineRule="auto"/>
              <w:ind w:left="0"/>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valueType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961" w:type="dxa"/>
            <w:noWrap w:val="0"/>
            <w:vAlign w:val="top"/>
          </w:tcPr>
          <w:p>
            <w:pPr xmlns:w="http://schemas.openxmlformats.org/wordprocessingml/2006/main">
              <w:spacing w:before="0"/>
              <w:ind w:left="41"/>
              <w:rPr>
                <w:sz w:val="22"/>
                <w:szCs w:val="22"/>
              </w:rPr>
            </w:pPr>
            <w:r xmlns:w="http://schemas.openxmlformats.org/wordprocessingml/2006/main">
              <w:rPr>
                <w:sz w:val="22"/>
                <w:szCs w:val="22"/>
              </w:rPr>
              <w:t xml:space="preserve">Data types include: text, number, date</w:t>
            </w:r>
          </w:p>
          <w:p>
            <w:pPr>
              <w:spacing w:before="0"/>
              <w:ind w:left="41"/>
              <w:jc w:val="both"/>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dateValue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Date</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961"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Data value when type is date.</w:t>
            </w:r>
          </w:p>
          <w:p>
            <w:pPr>
              <w:spacing w:before="0"/>
              <w:ind w:left="41"/>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stringValue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lang w:val="en"/>
              </w:rPr>
            </w:pPr>
            <w:r xmlns:w="http://schemas.openxmlformats.org/wordprocessingml/2006/main">
              <w:rPr>
                <w:sz w:val="22"/>
                <w:szCs w:val="22"/>
              </w:rPr>
              <w:t xml:space="preserve">Maxlength: </w:t>
            </w:r>
            <w:r xmlns:w="http://schemas.openxmlformats.org/wordprocessingml/2006/main">
              <w:rPr>
                <w:sz w:val="22"/>
                <w:szCs w:val="22"/>
                <w:lang w:val="en"/>
              </w:rPr>
              <w:t xml:space="preserve">300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961"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Data value when type is text</w:t>
            </w:r>
          </w:p>
          <w:p>
            <w:pPr>
              <w:spacing w:before="0"/>
              <w:ind w:left="41"/>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numberValue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Integer</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6</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961" w:type="dxa"/>
            <w:noWrap w:val="0"/>
            <w:vAlign w:val="top"/>
          </w:tcPr>
          <w:p>
            <w:pPr xmlns:w="http://schemas.openxmlformats.org/wordprocessingml/2006/main">
              <w:spacing w:before="0"/>
              <w:ind w:left="41"/>
              <w:rPr>
                <w:sz w:val="22"/>
                <w:szCs w:val="22"/>
              </w:rPr>
            </w:pPr>
            <w:r xmlns:w="http://schemas.openxmlformats.org/wordprocessingml/2006/main">
              <w:rPr>
                <w:sz w:val="22"/>
                <w:szCs w:val="22"/>
              </w:rPr>
              <w:t xml:space="preserve">Data value when type is number</w:t>
            </w:r>
          </w:p>
          <w:p>
            <w:pPr>
              <w:spacing w:before="0"/>
              <w:ind w:left="41"/>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keyLabel</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50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961"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Display label of data</w:t>
            </w:r>
          </w:p>
          <w:p>
            <w:pPr>
              <w:spacing w:before="0"/>
              <w:ind w:left="41"/>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isRequired</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Boolean</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961"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Whether the value is required or not</w:t>
            </w:r>
          </w:p>
          <w:p>
            <w:pPr>
              <w:spacing w:before="0"/>
              <w:ind w:left="41"/>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isSeller</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Boolean</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961"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The value of the seller or buyer</w:t>
            </w:r>
          </w:p>
          <w:p>
            <w:pPr xmlns:w="http://schemas.openxmlformats.org/wordprocessingml/2006/main">
              <w:spacing w:before="0"/>
              <w:ind w:left="41"/>
              <w:jc w:val="both"/>
              <w:rPr>
                <w:sz w:val="22"/>
                <w:szCs w:val="22"/>
              </w:rPr>
            </w:pPr>
            <w:r xmlns:w="http://schemas.openxmlformats.org/wordprocessingml/2006/main">
              <w:rPr>
                <w:sz w:val="22"/>
                <w:szCs w:val="22"/>
              </w:rPr>
              <w:t xml:space="preserve">False: Buyer</w:t>
            </w:r>
          </w:p>
          <w:p>
            <w:pPr xmlns:w="http://schemas.openxmlformats.org/wordprocessingml/2006/main">
              <w:spacing w:before="0"/>
              <w:ind w:left="41"/>
              <w:jc w:val="both"/>
              <w:rPr>
                <w:sz w:val="22"/>
                <w:szCs w:val="22"/>
              </w:rPr>
            </w:pPr>
            <w:r xmlns:w="http://schemas.openxmlformats.org/wordprocessingml/2006/main">
              <w:rPr>
                <w:sz w:val="22"/>
                <w:szCs w:val="22"/>
              </w:rPr>
              <w:t xml:space="preserve">True: Seller</w:t>
            </w:r>
          </w:p>
          <w:p>
            <w:pPr>
              <w:spacing w:before="0"/>
              <w:ind w:left="41"/>
              <w:rPr>
                <w:sz w:val="22"/>
                <w:szCs w:val="22"/>
              </w:rPr>
            </w:pPr>
          </w:p>
        </w:tc>
      </w:tr>
    </w:tbl>
    <w:p>
      <w:pPr xmlns:w="http://schemas.openxmlformats.org/wordprocessingml/2006/main">
        <w:pStyle w:val="4"/>
        <w:rPr>
          <w:sz w:val="22"/>
          <w:szCs w:val="22"/>
        </w:rPr>
      </w:pPr>
      <w:r xmlns:w="http://schemas.openxmlformats.org/wordprocessingml/2006/main">
        <w:rPr>
          <w:sz w:val="22"/>
          <w:szCs w:val="22"/>
        </w:rPr>
        <w:t xml:space="preserve">Sample data</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"metadata":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"keyTag": "dueDate",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"valueType": "date",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"dateValue": 1544115600000,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"keyLabel": "Payment term",</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"isRequired": false,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"isSeller": false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"keyTag": "contractNo",</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"stringValue": "555",</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"valueType": "text",</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"keyLabel": "Number combination",</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"isRequired": false,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"isSeller": false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  </w:t>
      </w:r>
      <w:r xmlns:w="http://schemas.openxmlformats.org/wordprocessingml/2006/main">
        <w:rPr>
          <w:bCs/>
          <w:snapToGrid/>
          <w:color w:val="8000FF"/>
          <w:sz w:val="22"/>
          <w:szCs w:val="22"/>
        </w:rPr>
        <w:tab xmlns:w="http://schemas.openxmlformats.org/wordprocessingml/2006/main"/>
      </w:r>
      <w:r xmlns:w="http://schemas.openxmlformats.org/wordprocessingml/2006/main">
        <w:rPr>
          <w:bCs/>
          <w:snapToGrid/>
          <w:color w:val="8000FF"/>
          <w:sz w:val="22"/>
          <w:szCs w:val="22"/>
        </w:rPr>
        <w:t xml:space="preserve">]</w:t>
      </w:r>
    </w:p>
    <w:p>
      <w:pPr>
        <w:widowControl/>
        <w:shd w:val="clear" w:color="auto" w:fill="DBE5F1"/>
        <w:spacing w:before="0" w:line="240" w:lineRule="auto"/>
        <w:ind w:left="567"/>
        <w:jc w:val="both"/>
        <w:rPr>
          <w:bCs/>
          <w:snapToGrid/>
          <w:color w:val="8000FF"/>
          <w:sz w:val="22"/>
          <w:szCs w:val="22"/>
        </w:rPr>
      </w:pPr>
    </w:p>
    <w:p>
      <w:pPr xmlns:w="http://schemas.openxmlformats.org/wordprocessingml/2006/main">
        <w:pStyle w:val="4"/>
        <w:rPr>
          <w:sz w:val="22"/>
          <w:szCs w:val="22"/>
        </w:rPr>
      </w:pPr>
      <w:r xmlns:w="http://schemas.openxmlformats.org/wordprocessingml/2006/main">
        <w:rPr>
          <w:sz w:val="22"/>
          <w:szCs w:val="22"/>
        </w:rPr>
        <w:t xml:space="preserve">Some </w:t>
      </w:r>
      <w:r xmlns:w="http://schemas.openxmlformats.org/wordprocessingml/2006/main">
        <w:rPr>
          <w:b/>
          <w:sz w:val="22"/>
          <w:szCs w:val="22"/>
        </w:rPr>
        <w:t xml:space="preserve">special metadata </w:t>
      </w:r>
      <w:r xmlns:w="http://schemas.openxmlformats.org/wordprocessingml/2006/main">
        <w:rPr>
          <w:sz w:val="22"/>
          <w:szCs w:val="22"/>
        </w:rPr>
        <w:t xml:space="preserve">(used as standard fields of XML Circular 78)</w:t>
      </w:r>
    </w:p>
    <w:tbl>
      <w:tblPr>
        <w:tblStyle w:val="14"/>
        <w:tblW w:w="9497"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556"/>
        <w:gridCol w:w="4961"/>
      </w:tblGrid>
      <w:tr>
        <w:trPr>
          <w:trHeight w:val="395" w:hRule="atLeast"/>
        </w:trPr>
        <w:tc>
          <w:tcPr>
            <w:tcW w:w="1980" w:type="dxa"/>
            <w:shd w:val="clear" w:color="auto" w:fill="EEECE1"/>
            <w:noWrap w:val="0"/>
            <w:vAlign w:val="top"/>
          </w:tcPr>
          <w:p>
            <w:pPr xmlns:w="http://schemas.openxmlformats.org/wordprocessingml/2006/main">
              <w:jc w:val="center"/>
              <w:rPr>
                <w:b/>
                <w:sz w:val="22"/>
                <w:szCs w:val="22"/>
              </w:rPr>
            </w:pPr>
            <w:r xmlns:w="http://schemas.openxmlformats.org/wordprocessingml/2006/main">
              <w:rPr>
                <w:b/>
                <w:sz w:val="22"/>
                <w:szCs w:val="22"/>
              </w:rPr>
              <w:t xml:space="preserve">School's name</w:t>
            </w:r>
          </w:p>
        </w:tc>
        <w:tc>
          <w:tcPr>
            <w:tcW w:w="2556" w:type="dxa"/>
            <w:shd w:val="clear" w:color="auto" w:fill="EEECE1"/>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Datatypes</w:t>
            </w:r>
          </w:p>
        </w:tc>
        <w:tc>
          <w:tcPr>
            <w:tcW w:w="4961" w:type="dxa"/>
            <w:shd w:val="clear" w:color="auto" w:fill="EEECE1"/>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Describe</w:t>
            </w:r>
          </w:p>
        </w:tc>
      </w:tr>
      <w:tr>
        <w:trPr>
          <w:trHeight w:val="746" w:hRule="atLeast"/>
        </w:trPr>
        <w:tc>
          <w:tcPr>
            <w:tcW w:w="9497" w:type="dxa"/>
            <w:gridSpan w:val="3"/>
            <w:noWrap w:val="0"/>
            <w:vAlign w:val="center"/>
          </w:tcPr>
          <w:p>
            <w:pPr xmlns:w="http://schemas.openxmlformats.org/wordprocessingml/2006/main">
              <w:spacing w:before="0" w:line="240" w:lineRule="auto"/>
              <w:ind w:left="0"/>
              <w:rPr>
                <w:b/>
                <w:sz w:val="22"/>
                <w:szCs w:val="22"/>
              </w:rPr>
            </w:pPr>
            <w:r xmlns:w="http://schemas.openxmlformats.org/wordprocessingml/2006/main">
              <w:rPr>
                <w:b/>
                <w:sz w:val="22"/>
                <w:szCs w:val="22"/>
              </w:rPr>
              <w:t xml:space="preserve">WAREHOUSE RECORD AND INTERNAL TRANSPORTATION</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economicContractNo</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961" w:type="dxa"/>
            <w:noWrap w:val="0"/>
            <w:vAlign w:val="top"/>
          </w:tcPr>
          <w:p>
            <w:pPr xmlns:w="http://schemas.openxmlformats.org/wordprocessingml/2006/main">
              <w:numPr>
                <w:ilvl w:val="0"/>
                <w:numId w:val="6"/>
              </w:numPr>
              <w:spacing w:before="0" w:line="240" w:lineRule="auto"/>
              <w:ind w:left="241" w:hanging="180"/>
              <w:jc w:val="both"/>
              <w:rPr>
                <w:sz w:val="22"/>
                <w:szCs w:val="22"/>
              </w:rPr>
            </w:pPr>
            <w:r xmlns:w="http://schemas.openxmlformats.org/wordprocessingml/2006/main">
              <w:rPr>
                <w:sz w:val="22"/>
                <w:szCs w:val="22"/>
              </w:rPr>
              <w:t xml:space="preserve">Internal dispatch orders</w:t>
            </w:r>
          </w:p>
          <w:p>
            <w:pPr xmlns:w="http://schemas.openxmlformats.org/wordprocessingml/2006/main">
              <w:numPr>
                <w:ilvl w:val="0"/>
                <w:numId w:val="6"/>
              </w:numPr>
              <w:spacing w:before="0" w:line="240" w:lineRule="auto"/>
              <w:ind w:left="241" w:hanging="180"/>
              <w:jc w:val="both"/>
              <w:rPr>
                <w:sz w:val="22"/>
                <w:szCs w:val="22"/>
              </w:rPr>
            </w:pPr>
            <w:r xmlns:w="http://schemas.openxmlformats.org/wordprocessingml/2006/main">
              <w:rPr>
                <w:sz w:val="22"/>
                <w:szCs w:val="22"/>
              </w:rPr>
              <w:t xml:space="preserve">XML tag name: “LDDNBo”</w:t>
            </w:r>
          </w:p>
          <w:p>
            <w:pPr xmlns:w="http://schemas.openxmlformats.org/wordprocessingml/2006/main">
              <w:numPr>
                <w:ilvl w:val="0"/>
                <w:numId w:val="6"/>
              </w:numPr>
              <w:spacing w:before="0" w:line="240" w:lineRule="auto"/>
              <w:ind w:left="241" w:hanging="180"/>
              <w:jc w:val="both"/>
              <w:rPr>
                <w:sz w:val="22"/>
                <w:szCs w:val="22"/>
              </w:rPr>
            </w:pPr>
            <w:r xmlns:w="http://schemas.openxmlformats.org/wordprocessingml/2006/main">
              <w:rPr>
                <w:sz w:val="22"/>
                <w:szCs w:val="22"/>
              </w:rPr>
              <w:t xml:space="preserve">Tag location in XML:</w:t>
            </w:r>
          </w:p>
          <w:p>
            <w:pPr xmlns:w="http://schemas.openxmlformats.org/wordprocessingml/2006/main">
              <w:spacing w:before="0" w:line="240" w:lineRule="auto"/>
              <w:ind w:left="241" w:hanging="180"/>
              <w:jc w:val="both"/>
              <w:rPr>
                <w:sz w:val="22"/>
                <w:szCs w:val="22"/>
              </w:rPr>
            </w:pPr>
            <w:r xmlns:w="http://schemas.openxmlformats.org/wordprocessingml/2006/main">
              <w:rPr>
                <w:sz w:val="22"/>
                <w:szCs w:val="22"/>
              </w:rPr>
              <w:t xml:space="preserve">“DLHDon/NDHDon/NBan/LDDNBo”</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transformer</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961" w:type="dxa"/>
            <w:noWrap w:val="0"/>
            <w:vAlign w:val="top"/>
          </w:tcPr>
          <w:p>
            <w:pPr xmlns:w="http://schemas.openxmlformats.org/wordprocessingml/2006/main">
              <w:numPr>
                <w:ilvl w:val="0"/>
                <w:numId w:val="6"/>
              </w:numPr>
              <w:spacing w:before="0" w:line="240" w:lineRule="auto"/>
              <w:ind w:left="241" w:hanging="180"/>
              <w:jc w:val="both"/>
              <w:rPr>
                <w:sz w:val="22"/>
                <w:szCs w:val="22"/>
              </w:rPr>
            </w:pPr>
            <w:r xmlns:w="http://schemas.openxmlformats.org/wordprocessingml/2006/main">
              <w:rPr>
                <w:sz w:val="22"/>
                <w:szCs w:val="22"/>
              </w:rPr>
              <w:t xml:space="preserve">Name of carrier</w:t>
            </w:r>
          </w:p>
          <w:p>
            <w:pPr xmlns:w="http://schemas.openxmlformats.org/wordprocessingml/2006/main">
              <w:numPr>
                <w:ilvl w:val="0"/>
                <w:numId w:val="6"/>
              </w:numPr>
              <w:spacing w:before="0" w:line="240" w:lineRule="auto"/>
              <w:ind w:left="241" w:hanging="180"/>
              <w:jc w:val="both"/>
              <w:rPr>
                <w:sz w:val="22"/>
                <w:szCs w:val="22"/>
              </w:rPr>
            </w:pPr>
            <w:r xmlns:w="http://schemas.openxmlformats.org/wordprocessingml/2006/main">
              <w:rPr>
                <w:sz w:val="22"/>
                <w:szCs w:val="22"/>
              </w:rPr>
              <w:t xml:space="preserve">Tag name in XML: “TNVChuyen”</w:t>
            </w:r>
          </w:p>
          <w:p>
            <w:pPr xmlns:w="http://schemas.openxmlformats.org/wordprocessingml/2006/main">
              <w:numPr>
                <w:ilvl w:val="0"/>
                <w:numId w:val="6"/>
              </w:numPr>
              <w:spacing w:before="0" w:line="240" w:lineRule="auto"/>
              <w:ind w:left="241" w:hanging="180"/>
              <w:jc w:val="both"/>
              <w:rPr>
                <w:sz w:val="22"/>
                <w:szCs w:val="22"/>
              </w:rPr>
            </w:pPr>
            <w:r xmlns:w="http://schemas.openxmlformats.org/wordprocessingml/2006/main">
              <w:rPr>
                <w:sz w:val="22"/>
                <w:szCs w:val="22"/>
              </w:rPr>
              <w:t xml:space="preserve">Tag location in XML:</w:t>
            </w:r>
          </w:p>
          <w:p>
            <w:pPr xmlns:w="http://schemas.openxmlformats.org/wordprocessingml/2006/main">
              <w:spacing w:before="0" w:line="240" w:lineRule="auto"/>
              <w:ind w:left="0"/>
              <w:rPr>
                <w:sz w:val="22"/>
                <w:szCs w:val="22"/>
              </w:rPr>
            </w:pPr>
            <w:r xmlns:w="http://schemas.openxmlformats.org/wordprocessingml/2006/main">
              <w:rPr>
                <w:sz w:val="22"/>
                <w:szCs w:val="22"/>
              </w:rPr>
              <w:t xml:space="preserve">“DLHDon/NDHDon/NBan/TNVChuyen”</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vehicle. vehicle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961" w:type="dxa"/>
            <w:noWrap w:val="0"/>
            <w:vAlign w:val="top"/>
          </w:tcPr>
          <w:p>
            <w:pPr xmlns:w="http://schemas.openxmlformats.org/wordprocessingml/2006/main">
              <w:numPr>
                <w:ilvl w:val="0"/>
                <w:numId w:val="6"/>
              </w:numPr>
              <w:spacing w:before="0" w:line="240" w:lineRule="auto"/>
              <w:ind w:left="241" w:hanging="180"/>
              <w:jc w:val="both"/>
              <w:rPr>
                <w:sz w:val="22"/>
                <w:szCs w:val="22"/>
              </w:rPr>
            </w:pPr>
            <w:r xmlns:w="http://schemas.openxmlformats.org/wordprocessingml/2006/main">
              <w:rPr>
                <w:sz w:val="22"/>
                <w:szCs w:val="22"/>
              </w:rPr>
              <w:t xml:space="preserve">Transportation</w:t>
            </w:r>
          </w:p>
          <w:p>
            <w:pPr xmlns:w="http://schemas.openxmlformats.org/wordprocessingml/2006/main">
              <w:numPr>
                <w:ilvl w:val="0"/>
                <w:numId w:val="6"/>
              </w:numPr>
              <w:spacing w:before="0" w:line="240" w:lineRule="auto"/>
              <w:ind w:left="241" w:hanging="180"/>
              <w:jc w:val="both"/>
              <w:rPr>
                <w:sz w:val="22"/>
                <w:szCs w:val="22"/>
              </w:rPr>
            </w:pPr>
            <w:r xmlns:w="http://schemas.openxmlformats.org/wordprocessingml/2006/main">
              <w:rPr>
                <w:sz w:val="22"/>
                <w:szCs w:val="22"/>
              </w:rPr>
              <w:t xml:space="preserve">Tag name in XML: “PTVchuyen”</w:t>
            </w:r>
          </w:p>
          <w:p>
            <w:pPr xmlns:w="http://schemas.openxmlformats.org/wordprocessingml/2006/main">
              <w:numPr>
                <w:ilvl w:val="0"/>
                <w:numId w:val="6"/>
              </w:numPr>
              <w:spacing w:before="0" w:line="240" w:lineRule="auto"/>
              <w:ind w:left="241" w:hanging="180"/>
              <w:jc w:val="both"/>
              <w:rPr>
                <w:sz w:val="22"/>
                <w:szCs w:val="22"/>
              </w:rPr>
            </w:pPr>
            <w:r xmlns:w="http://schemas.openxmlformats.org/wordprocessingml/2006/main">
              <w:rPr>
                <w:sz w:val="22"/>
                <w:szCs w:val="22"/>
              </w:rPr>
              <w:t xml:space="preserve">Tag location in XML:</w:t>
            </w:r>
          </w:p>
          <w:p>
            <w:pPr xmlns:w="http://schemas.openxmlformats.org/wordprocessingml/2006/main">
              <w:spacing w:before="0" w:line="240" w:lineRule="auto"/>
              <w:ind w:left="241"/>
              <w:jc w:val="both"/>
              <w:rPr>
                <w:sz w:val="22"/>
                <w:szCs w:val="22"/>
              </w:rPr>
            </w:pPr>
            <w:r xmlns:w="http://schemas.openxmlformats.org/wordprocessingml/2006/main">
              <w:rPr>
                <w:sz w:val="22"/>
                <w:szCs w:val="22"/>
              </w:rPr>
              <w:t xml:space="preserve">“DLHDon/NDHDon/NBan/PTTVchuyen”</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contractNo</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961" w:type="dxa"/>
            <w:noWrap w:val="0"/>
            <w:vAlign w:val="top"/>
          </w:tcPr>
          <w:p>
            <w:pPr xmlns:w="http://schemas.openxmlformats.org/wordprocessingml/2006/main">
              <w:numPr>
                <w:ilvl w:val="0"/>
                <w:numId w:val="6"/>
              </w:numPr>
              <w:spacing w:before="0" w:line="240" w:lineRule="auto"/>
              <w:ind w:left="241" w:hanging="180"/>
              <w:jc w:val="both"/>
              <w:rPr>
                <w:sz w:val="22"/>
                <w:szCs w:val="22"/>
              </w:rPr>
            </w:pPr>
            <w:r xmlns:w="http://schemas.openxmlformats.org/wordprocessingml/2006/main">
              <w:rPr>
                <w:sz w:val="22"/>
                <w:szCs w:val="22"/>
              </w:rPr>
              <w:t xml:space="preserve">Contract no</w:t>
            </w:r>
          </w:p>
          <w:p>
            <w:pPr xmlns:w="http://schemas.openxmlformats.org/wordprocessingml/2006/main">
              <w:numPr>
                <w:ilvl w:val="0"/>
                <w:numId w:val="6"/>
              </w:numPr>
              <w:spacing w:before="0" w:line="240" w:lineRule="auto"/>
              <w:ind w:left="241" w:hanging="180"/>
              <w:jc w:val="both"/>
              <w:rPr>
                <w:sz w:val="22"/>
                <w:szCs w:val="22"/>
              </w:rPr>
            </w:pPr>
            <w:r xmlns:w="http://schemas.openxmlformats.org/wordprocessingml/2006/main">
              <w:rPr>
                <w:sz w:val="22"/>
                <w:szCs w:val="22"/>
              </w:rPr>
              <w:t xml:space="preserve">Tag name in XML: “HDSo”</w:t>
            </w:r>
          </w:p>
          <w:p>
            <w:pPr xmlns:w="http://schemas.openxmlformats.org/wordprocessingml/2006/main">
              <w:numPr>
                <w:ilvl w:val="0"/>
                <w:numId w:val="6"/>
              </w:numPr>
              <w:spacing w:before="0" w:line="240" w:lineRule="auto"/>
              <w:ind w:left="241" w:hanging="180"/>
              <w:jc w:val="both"/>
              <w:rPr>
                <w:sz w:val="22"/>
                <w:szCs w:val="22"/>
              </w:rPr>
            </w:pPr>
            <w:r xmlns:w="http://schemas.openxmlformats.org/wordprocessingml/2006/main">
              <w:rPr>
                <w:sz w:val="22"/>
                <w:szCs w:val="22"/>
              </w:rPr>
              <w:t xml:space="preserve">Tag location in XML:</w:t>
            </w:r>
          </w:p>
          <w:p>
            <w:pPr xmlns:w="http://schemas.openxmlformats.org/wordprocessingml/2006/main">
              <w:spacing w:before="0"/>
              <w:ind w:left="41"/>
              <w:rPr>
                <w:sz w:val="22"/>
                <w:szCs w:val="22"/>
              </w:rPr>
            </w:pPr>
            <w:r xmlns:w="http://schemas.openxmlformats.org/wordprocessingml/2006/main">
              <w:rPr>
                <w:sz w:val="22"/>
                <w:szCs w:val="22"/>
              </w:rPr>
              <w:t xml:space="preserve">“DLHDon/NDHDon/NBan/HDSo”</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HVTNXHang</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961" w:type="dxa"/>
            <w:noWrap w:val="0"/>
            <w:vAlign w:val="top"/>
          </w:tcPr>
          <w:p>
            <w:pPr xmlns:w="http://schemas.openxmlformats.org/wordprocessingml/2006/main">
              <w:numPr>
                <w:ilvl w:val="0"/>
                <w:numId w:val="6"/>
              </w:numPr>
              <w:spacing w:before="0" w:line="240" w:lineRule="auto"/>
              <w:ind w:left="241" w:hanging="180"/>
              <w:jc w:val="both"/>
              <w:rPr>
                <w:sz w:val="22"/>
                <w:szCs w:val="22"/>
              </w:rPr>
            </w:pPr>
            <w:r xmlns:w="http://schemas.openxmlformats.org/wordprocessingml/2006/main">
              <w:rPr>
                <w:sz w:val="22"/>
                <w:szCs w:val="22"/>
              </w:rPr>
              <w:t xml:space="preserve">Full name of the consignor</w:t>
            </w:r>
          </w:p>
          <w:p>
            <w:pPr xmlns:w="http://schemas.openxmlformats.org/wordprocessingml/2006/main">
              <w:numPr>
                <w:ilvl w:val="0"/>
                <w:numId w:val="6"/>
              </w:numPr>
              <w:spacing w:before="0" w:line="240" w:lineRule="auto"/>
              <w:ind w:left="241" w:hanging="180"/>
              <w:jc w:val="both"/>
              <w:rPr>
                <w:sz w:val="22"/>
                <w:szCs w:val="22"/>
              </w:rPr>
            </w:pPr>
            <w:r xmlns:w="http://schemas.openxmlformats.org/wordprocessingml/2006/main">
              <w:rPr>
                <w:sz w:val="22"/>
                <w:szCs w:val="22"/>
              </w:rPr>
              <w:t xml:space="preserve">Tag name in XML: “HVTNXHang”</w:t>
            </w:r>
          </w:p>
          <w:p>
            <w:pPr xmlns:w="http://schemas.openxmlformats.org/wordprocessingml/2006/main">
              <w:numPr>
                <w:ilvl w:val="0"/>
                <w:numId w:val="6"/>
              </w:numPr>
              <w:spacing w:before="0" w:line="240" w:lineRule="auto"/>
              <w:ind w:left="241" w:hanging="180"/>
              <w:jc w:val="both"/>
              <w:rPr>
                <w:sz w:val="22"/>
                <w:szCs w:val="22"/>
              </w:rPr>
            </w:pPr>
            <w:r xmlns:w="http://schemas.openxmlformats.org/wordprocessingml/2006/main">
              <w:rPr>
                <w:sz w:val="22"/>
                <w:szCs w:val="22"/>
              </w:rPr>
              <w:t xml:space="preserve">Tag position in XML:</w:t>
            </w:r>
          </w:p>
          <w:p>
            <w:pPr xmlns:w="http://schemas.openxmlformats.org/wordprocessingml/2006/main">
              <w:spacing w:before="0"/>
              <w:ind w:left="41"/>
              <w:rPr>
                <w:sz w:val="22"/>
                <w:szCs w:val="22"/>
              </w:rPr>
            </w:pPr>
            <w:r xmlns:w="http://schemas.openxmlformats.org/wordprocessingml/2006/main">
              <w:rPr>
                <w:sz w:val="22"/>
                <w:szCs w:val="22"/>
              </w:rPr>
              <w:t xml:space="preserve">“DLHDon/NDHDon/NBan/HVTNXHang”</w:t>
            </w:r>
          </w:p>
        </w:tc>
      </w:tr>
    </w:tbl>
    <w:p>
      <w:pPr>
        <w:pStyle w:val="4"/>
        <w:rPr>
          <w:sz w:val="22"/>
          <w:szCs w:val="22"/>
        </w:rPr>
      </w:pPr>
    </w:p>
    <w:p>
      <w:pPr xmlns:w="http://schemas.openxmlformats.org/wordprocessingml/2006/main">
        <w:pStyle w:val="4"/>
        <w:rPr>
          <w:sz w:val="22"/>
          <w:szCs w:val="22"/>
        </w:rPr>
      </w:pPr>
      <w:r xmlns:w="http://schemas.openxmlformats.org/wordprocessingml/2006/main">
        <w:rPr>
          <w:sz w:val="22"/>
          <w:szCs w:val="22"/>
        </w:rPr>
        <w:t xml:space="preserve">Some </w:t>
      </w:r>
      <w:r xmlns:w="http://schemas.openxmlformats.org/wordprocessingml/2006/main">
        <w:rPr>
          <w:b/>
          <w:sz w:val="22"/>
          <w:szCs w:val="22"/>
        </w:rPr>
        <w:t xml:space="preserve">special metadata </w:t>
      </w:r>
      <w:r xmlns:w="http://schemas.openxmlformats.org/wordprocessingml/2006/main">
        <w:rPr>
          <w:sz w:val="22"/>
          <w:szCs w:val="22"/>
        </w:rPr>
        <w:t xml:space="preserve">(used as standard fields of Circular 78 XML)</w:t>
      </w:r>
    </w:p>
    <w:tbl>
      <w:tblPr>
        <w:tblStyle w:val="14"/>
        <w:tblW w:w="9497"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556"/>
        <w:gridCol w:w="4961"/>
      </w:tblGrid>
      <w:tr>
        <w:trPr>
          <w:trHeight w:val="395" w:hRule="atLeast"/>
        </w:trPr>
        <w:tc>
          <w:tcPr>
            <w:tcW w:w="1980" w:type="dxa"/>
            <w:shd w:val="clear" w:color="auto" w:fill="EEECE1"/>
            <w:noWrap w:val="0"/>
            <w:vAlign w:val="top"/>
          </w:tcPr>
          <w:p>
            <w:pPr xmlns:w="http://schemas.openxmlformats.org/wordprocessingml/2006/main">
              <w:jc w:val="center"/>
              <w:rPr>
                <w:b/>
                <w:sz w:val="22"/>
                <w:szCs w:val="22"/>
              </w:rPr>
            </w:pPr>
            <w:r xmlns:w="http://schemas.openxmlformats.org/wordprocessingml/2006/main">
              <w:rPr>
                <w:b/>
                <w:sz w:val="22"/>
                <w:szCs w:val="22"/>
              </w:rPr>
              <w:t xml:space="preserve">School's name</w:t>
            </w:r>
          </w:p>
        </w:tc>
        <w:tc>
          <w:tcPr>
            <w:tcW w:w="2556" w:type="dxa"/>
            <w:shd w:val="clear" w:color="auto" w:fill="EEECE1"/>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Datatypes</w:t>
            </w:r>
          </w:p>
        </w:tc>
        <w:tc>
          <w:tcPr>
            <w:tcW w:w="4961" w:type="dxa"/>
            <w:shd w:val="clear" w:color="auto" w:fill="EEECE1"/>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Describe</w:t>
            </w:r>
          </w:p>
        </w:tc>
      </w:tr>
      <w:tr>
        <w:trPr>
          <w:trHeight w:val="746" w:hRule="atLeast"/>
        </w:trPr>
        <w:tc>
          <w:tcPr>
            <w:tcW w:w="9497" w:type="dxa"/>
            <w:gridSpan w:val="3"/>
            <w:noWrap w:val="0"/>
            <w:vAlign w:val="center"/>
          </w:tcPr>
          <w:p>
            <w:pPr xmlns:w="http://schemas.openxmlformats.org/wordprocessingml/2006/main">
              <w:spacing w:before="0" w:line="240" w:lineRule="auto"/>
              <w:ind w:left="0"/>
              <w:rPr>
                <w:b/>
                <w:sz w:val="22"/>
                <w:szCs w:val="22"/>
              </w:rPr>
            </w:pPr>
            <w:r xmlns:w="http://schemas.openxmlformats.org/wordprocessingml/2006/main">
              <w:rPr>
                <w:b/>
                <w:sz w:val="22"/>
                <w:szCs w:val="22"/>
              </w:rPr>
              <w:t xml:space="preserve">EXCHANGE COLLECTION FOR AGENTS</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economicContractNo</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961" w:type="dxa"/>
            <w:noWrap w:val="0"/>
            <w:vAlign w:val="top"/>
          </w:tcPr>
          <w:p>
            <w:pPr xmlns:w="http://schemas.openxmlformats.org/wordprocessingml/2006/main">
              <w:numPr>
                <w:ilvl w:val="0"/>
                <w:numId w:val="6"/>
              </w:numPr>
              <w:spacing w:before="0" w:line="240" w:lineRule="auto"/>
              <w:ind w:left="241" w:hanging="180"/>
              <w:jc w:val="both"/>
              <w:rPr>
                <w:sz w:val="22"/>
                <w:szCs w:val="22"/>
              </w:rPr>
            </w:pPr>
            <w:r xmlns:w="http://schemas.openxmlformats.org/wordprocessingml/2006/main">
              <w:rPr>
                <w:sz w:val="22"/>
                <w:szCs w:val="22"/>
              </w:rPr>
              <w:t xml:space="preserve">Digital economic contract</w:t>
            </w:r>
          </w:p>
          <w:p>
            <w:pPr xmlns:w="http://schemas.openxmlformats.org/wordprocessingml/2006/main">
              <w:numPr>
                <w:ilvl w:val="0"/>
                <w:numId w:val="6"/>
              </w:numPr>
              <w:spacing w:before="0" w:line="240" w:lineRule="auto"/>
              <w:ind w:left="241" w:hanging="180"/>
              <w:jc w:val="both"/>
              <w:rPr>
                <w:sz w:val="22"/>
                <w:szCs w:val="22"/>
              </w:rPr>
            </w:pPr>
            <w:r xmlns:w="http://schemas.openxmlformats.org/wordprocessingml/2006/main">
              <w:rPr>
                <w:sz w:val="22"/>
                <w:szCs w:val="22"/>
              </w:rPr>
              <w:t xml:space="preserve">Tag name in XML: “HDKTSo”</w:t>
            </w:r>
          </w:p>
          <w:p>
            <w:pPr xmlns:w="http://schemas.openxmlformats.org/wordprocessingml/2006/main">
              <w:numPr>
                <w:ilvl w:val="0"/>
                <w:numId w:val="6"/>
              </w:numPr>
              <w:spacing w:before="0" w:line="240" w:lineRule="auto"/>
              <w:ind w:left="241" w:hanging="180"/>
              <w:jc w:val="both"/>
              <w:rPr>
                <w:sz w:val="22"/>
                <w:szCs w:val="22"/>
              </w:rPr>
            </w:pPr>
            <w:r xmlns:w="http://schemas.openxmlformats.org/wordprocessingml/2006/main">
              <w:rPr>
                <w:sz w:val="22"/>
                <w:szCs w:val="22"/>
              </w:rPr>
              <w:t xml:space="preserve">Tag location in XML:</w:t>
            </w:r>
          </w:p>
          <w:p>
            <w:pPr xmlns:w="http://schemas.openxmlformats.org/wordprocessingml/2006/main">
              <w:spacing w:before="0" w:line="240" w:lineRule="auto"/>
              <w:ind w:left="241" w:hanging="180"/>
              <w:jc w:val="both"/>
              <w:rPr>
                <w:sz w:val="22"/>
                <w:szCs w:val="22"/>
              </w:rPr>
            </w:pPr>
            <w:r xmlns:w="http://schemas.openxmlformats.org/wordprocessingml/2006/main">
              <w:rPr>
                <w:sz w:val="22"/>
                <w:szCs w:val="22"/>
              </w:rPr>
              <w:t xml:space="preserve">“DLHDon/NDHDon/NBan/HDKTSo”</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commandDate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961" w:type="dxa"/>
            <w:noWrap w:val="0"/>
            <w:vAlign w:val="top"/>
          </w:tcPr>
          <w:p>
            <w:pPr xmlns:w="http://schemas.openxmlformats.org/wordprocessingml/2006/main">
              <w:numPr>
                <w:ilvl w:val="0"/>
                <w:numId w:val="6"/>
              </w:numPr>
              <w:spacing w:before="0" w:line="240" w:lineRule="auto"/>
              <w:ind w:left="241" w:hanging="180"/>
              <w:jc w:val="both"/>
              <w:rPr>
                <w:sz w:val="22"/>
                <w:szCs w:val="22"/>
              </w:rPr>
            </w:pPr>
            <w:r xmlns:w="http://schemas.openxmlformats.org/wordprocessingml/2006/main">
              <w:rPr>
                <w:sz w:val="22"/>
                <w:szCs w:val="22"/>
              </w:rPr>
              <w:t xml:space="preserve">Daily economic contract</w:t>
            </w:r>
          </w:p>
          <w:p>
            <w:pPr xmlns:w="http://schemas.openxmlformats.org/wordprocessingml/2006/main">
              <w:numPr>
                <w:ilvl w:val="0"/>
                <w:numId w:val="6"/>
              </w:numPr>
              <w:spacing w:before="0" w:line="240" w:lineRule="auto"/>
              <w:ind w:left="241" w:hanging="180"/>
              <w:jc w:val="both"/>
              <w:rPr>
                <w:sz w:val="22"/>
                <w:szCs w:val="22"/>
              </w:rPr>
            </w:pPr>
            <w:r xmlns:w="http://schemas.openxmlformats.org/wordprocessingml/2006/main">
              <w:rPr>
                <w:sz w:val="22"/>
                <w:szCs w:val="22"/>
              </w:rPr>
              <w:t xml:space="preserve">Tag name in XML: “HDKTngay”</w:t>
            </w:r>
          </w:p>
          <w:p>
            <w:pPr xmlns:w="http://schemas.openxmlformats.org/wordprocessingml/2006/main">
              <w:numPr>
                <w:ilvl w:val="0"/>
                <w:numId w:val="6"/>
              </w:numPr>
              <w:spacing w:before="0" w:line="240" w:lineRule="auto"/>
              <w:ind w:left="241" w:hanging="180"/>
              <w:jc w:val="both"/>
              <w:rPr>
                <w:sz w:val="22"/>
                <w:szCs w:val="22"/>
              </w:rPr>
            </w:pPr>
            <w:r xmlns:w="http://schemas.openxmlformats.org/wordprocessingml/2006/main">
              <w:rPr>
                <w:sz w:val="22"/>
                <w:szCs w:val="22"/>
              </w:rPr>
              <w:t xml:space="preserve">Tag location in XML:</w:t>
            </w:r>
          </w:p>
          <w:p>
            <w:pPr xmlns:w="http://schemas.openxmlformats.org/wordprocessingml/2006/main">
              <w:spacing w:before="0" w:line="240" w:lineRule="auto"/>
              <w:ind w:left="241" w:hanging="180"/>
              <w:rPr>
                <w:sz w:val="22"/>
                <w:szCs w:val="22"/>
              </w:rPr>
            </w:pPr>
            <w:r xmlns:w="http://schemas.openxmlformats.org/wordprocessingml/2006/main">
              <w:rPr>
                <w:sz w:val="22"/>
                <w:szCs w:val="22"/>
              </w:rPr>
              <w:t xml:space="preserve">“DLHDon/NDHDon/NBan/HDKTDay”</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transformer</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961" w:type="dxa"/>
            <w:noWrap w:val="0"/>
            <w:vAlign w:val="top"/>
          </w:tcPr>
          <w:p>
            <w:pPr xmlns:w="http://schemas.openxmlformats.org/wordprocessingml/2006/main">
              <w:numPr>
                <w:ilvl w:val="0"/>
                <w:numId w:val="6"/>
              </w:numPr>
              <w:spacing w:before="0" w:line="240" w:lineRule="auto"/>
              <w:ind w:left="241" w:hanging="180"/>
              <w:jc w:val="both"/>
              <w:rPr>
                <w:sz w:val="22"/>
                <w:szCs w:val="22"/>
              </w:rPr>
            </w:pPr>
            <w:r xmlns:w="http://schemas.openxmlformats.org/wordprocessingml/2006/main">
              <w:rPr>
                <w:sz w:val="22"/>
                <w:szCs w:val="22"/>
              </w:rPr>
              <w:t xml:space="preserve">Name of carrier</w:t>
            </w:r>
          </w:p>
          <w:p>
            <w:pPr xmlns:w="http://schemas.openxmlformats.org/wordprocessingml/2006/main">
              <w:numPr>
                <w:ilvl w:val="0"/>
                <w:numId w:val="6"/>
              </w:numPr>
              <w:spacing w:before="0" w:line="240" w:lineRule="auto"/>
              <w:ind w:left="241" w:hanging="180"/>
              <w:jc w:val="both"/>
              <w:rPr>
                <w:sz w:val="22"/>
                <w:szCs w:val="22"/>
              </w:rPr>
            </w:pPr>
            <w:r xmlns:w="http://schemas.openxmlformats.org/wordprocessingml/2006/main">
              <w:rPr>
                <w:sz w:val="22"/>
                <w:szCs w:val="22"/>
              </w:rPr>
              <w:t xml:space="preserve">Tag name in XML: “TNVChuyen”</w:t>
            </w:r>
          </w:p>
          <w:p>
            <w:pPr xmlns:w="http://schemas.openxmlformats.org/wordprocessingml/2006/main">
              <w:numPr>
                <w:ilvl w:val="0"/>
                <w:numId w:val="6"/>
              </w:numPr>
              <w:spacing w:before="0" w:line="240" w:lineRule="auto"/>
              <w:ind w:left="241" w:hanging="180"/>
              <w:jc w:val="both"/>
              <w:rPr>
                <w:sz w:val="22"/>
                <w:szCs w:val="22"/>
              </w:rPr>
            </w:pPr>
            <w:r xmlns:w="http://schemas.openxmlformats.org/wordprocessingml/2006/main">
              <w:rPr>
                <w:sz w:val="22"/>
                <w:szCs w:val="22"/>
              </w:rPr>
              <w:t xml:space="preserve">Tag location in XML:</w:t>
            </w:r>
          </w:p>
          <w:p>
            <w:pPr xmlns:w="http://schemas.openxmlformats.org/wordprocessingml/2006/main">
              <w:spacing w:before="0" w:line="240" w:lineRule="auto"/>
              <w:ind w:left="241" w:hanging="180"/>
              <w:jc w:val="both"/>
              <w:rPr>
                <w:sz w:val="22"/>
                <w:szCs w:val="22"/>
              </w:rPr>
            </w:pPr>
            <w:r xmlns:w="http://schemas.openxmlformats.org/wordprocessingml/2006/main">
              <w:rPr>
                <w:sz w:val="22"/>
                <w:szCs w:val="22"/>
              </w:rPr>
              <w:t xml:space="preserve">“DLHDon/NDHDon/NBan/TNVChuyen”</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vehicle. vehicle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961" w:type="dxa"/>
            <w:noWrap w:val="0"/>
            <w:vAlign w:val="top"/>
          </w:tcPr>
          <w:p>
            <w:pPr xmlns:w="http://schemas.openxmlformats.org/wordprocessingml/2006/main">
              <w:numPr>
                <w:ilvl w:val="0"/>
                <w:numId w:val="6"/>
              </w:numPr>
              <w:spacing w:before="0" w:line="240" w:lineRule="auto"/>
              <w:ind w:left="241" w:hanging="180"/>
              <w:jc w:val="both"/>
              <w:rPr>
                <w:sz w:val="22"/>
                <w:szCs w:val="22"/>
              </w:rPr>
            </w:pPr>
            <w:r xmlns:w="http://schemas.openxmlformats.org/wordprocessingml/2006/main">
              <w:rPr>
                <w:sz w:val="22"/>
                <w:szCs w:val="22"/>
              </w:rPr>
              <w:t xml:space="preserve">Transportation</w:t>
            </w:r>
          </w:p>
          <w:p>
            <w:pPr xmlns:w="http://schemas.openxmlformats.org/wordprocessingml/2006/main">
              <w:numPr>
                <w:ilvl w:val="0"/>
                <w:numId w:val="6"/>
              </w:numPr>
              <w:spacing w:before="0" w:line="240" w:lineRule="auto"/>
              <w:ind w:left="241" w:hanging="180"/>
              <w:jc w:val="both"/>
              <w:rPr>
                <w:sz w:val="22"/>
                <w:szCs w:val="22"/>
              </w:rPr>
            </w:pPr>
            <w:r xmlns:w="http://schemas.openxmlformats.org/wordprocessingml/2006/main">
              <w:rPr>
                <w:sz w:val="22"/>
                <w:szCs w:val="22"/>
              </w:rPr>
              <w:t xml:space="preserve">Tag name in XML: “PTVchuyen”</w:t>
            </w:r>
          </w:p>
          <w:p>
            <w:pPr xmlns:w="http://schemas.openxmlformats.org/wordprocessingml/2006/main">
              <w:numPr>
                <w:ilvl w:val="0"/>
                <w:numId w:val="6"/>
              </w:numPr>
              <w:spacing w:before="0" w:line="240" w:lineRule="auto"/>
              <w:ind w:left="241" w:hanging="180"/>
              <w:jc w:val="both"/>
              <w:rPr>
                <w:sz w:val="22"/>
                <w:szCs w:val="22"/>
              </w:rPr>
            </w:pPr>
            <w:r xmlns:w="http://schemas.openxmlformats.org/wordprocessingml/2006/main">
              <w:rPr>
                <w:sz w:val="22"/>
                <w:szCs w:val="22"/>
              </w:rPr>
              <w:t xml:space="preserve">Tag location in XML:</w:t>
            </w:r>
          </w:p>
          <w:p>
            <w:pPr xmlns:w="http://schemas.openxmlformats.org/wordprocessingml/2006/main">
              <w:spacing w:before="0"/>
              <w:ind w:left="241" w:hanging="180"/>
              <w:rPr>
                <w:sz w:val="22"/>
                <w:szCs w:val="22"/>
              </w:rPr>
            </w:pPr>
            <w:r xmlns:w="http://schemas.openxmlformats.org/wordprocessingml/2006/main">
              <w:rPr>
                <w:sz w:val="22"/>
                <w:szCs w:val="22"/>
              </w:rPr>
              <w:t xml:space="preserve">“DLHDon/NDHDon/NBan/PTTVchuyen”</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contractNo</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961" w:type="dxa"/>
            <w:noWrap w:val="0"/>
            <w:vAlign w:val="top"/>
          </w:tcPr>
          <w:p>
            <w:pPr xmlns:w="http://schemas.openxmlformats.org/wordprocessingml/2006/main">
              <w:numPr>
                <w:ilvl w:val="0"/>
                <w:numId w:val="6"/>
              </w:numPr>
              <w:spacing w:before="0" w:line="240" w:lineRule="auto"/>
              <w:ind w:left="241" w:hanging="180"/>
              <w:jc w:val="both"/>
              <w:rPr>
                <w:sz w:val="22"/>
                <w:szCs w:val="22"/>
              </w:rPr>
            </w:pPr>
            <w:r xmlns:w="http://schemas.openxmlformats.org/wordprocessingml/2006/main">
              <w:rPr>
                <w:sz w:val="22"/>
                <w:szCs w:val="22"/>
              </w:rPr>
              <w:t xml:space="preserve">Contract No. (Transportation Contract)</w:t>
            </w:r>
          </w:p>
          <w:p>
            <w:pPr xmlns:w="http://schemas.openxmlformats.org/wordprocessingml/2006/main">
              <w:numPr>
                <w:ilvl w:val="0"/>
                <w:numId w:val="6"/>
              </w:numPr>
              <w:spacing w:before="0" w:line="240" w:lineRule="auto"/>
              <w:ind w:left="241" w:hanging="180"/>
              <w:jc w:val="both"/>
              <w:rPr>
                <w:sz w:val="22"/>
                <w:szCs w:val="22"/>
              </w:rPr>
            </w:pPr>
            <w:r xmlns:w="http://schemas.openxmlformats.org/wordprocessingml/2006/main">
              <w:rPr>
                <w:sz w:val="22"/>
                <w:szCs w:val="22"/>
              </w:rPr>
              <w:t xml:space="preserve">Tag name in XML: “HDSo”</w:t>
            </w:r>
          </w:p>
          <w:p>
            <w:pPr xmlns:w="http://schemas.openxmlformats.org/wordprocessingml/2006/main">
              <w:numPr>
                <w:ilvl w:val="0"/>
                <w:numId w:val="6"/>
              </w:numPr>
              <w:spacing w:before="0" w:line="240" w:lineRule="auto"/>
              <w:ind w:left="241" w:hanging="180"/>
              <w:jc w:val="both"/>
              <w:rPr>
                <w:sz w:val="22"/>
                <w:szCs w:val="22"/>
              </w:rPr>
            </w:pPr>
            <w:r xmlns:w="http://schemas.openxmlformats.org/wordprocessingml/2006/main">
              <w:rPr>
                <w:sz w:val="22"/>
                <w:szCs w:val="22"/>
              </w:rPr>
              <w:t xml:space="preserve">Tag location in XML:</w:t>
            </w:r>
          </w:p>
          <w:p>
            <w:pPr xmlns:w="http://schemas.openxmlformats.org/wordprocessingml/2006/main">
              <w:numPr>
                <w:ilvl w:val="0"/>
                <w:numId w:val="6"/>
              </w:numPr>
              <w:spacing w:before="0" w:line="240" w:lineRule="auto"/>
              <w:ind w:left="241" w:hanging="180"/>
              <w:jc w:val="both"/>
              <w:rPr>
                <w:sz w:val="22"/>
                <w:szCs w:val="22"/>
              </w:rPr>
            </w:pPr>
            <w:r xmlns:w="http://schemas.openxmlformats.org/wordprocessingml/2006/main">
              <w:rPr>
                <w:sz w:val="22"/>
                <w:szCs w:val="22"/>
              </w:rPr>
              <w:t xml:space="preserve">“DLHDon/NDHDon/NBan/HDSo”</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HVTNXHang</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961" w:type="dxa"/>
            <w:noWrap w:val="0"/>
            <w:vAlign w:val="top"/>
          </w:tcPr>
          <w:p>
            <w:pPr xmlns:w="http://schemas.openxmlformats.org/wordprocessingml/2006/main">
              <w:numPr>
                <w:ilvl w:val="0"/>
                <w:numId w:val="6"/>
              </w:numPr>
              <w:spacing w:before="0" w:line="240" w:lineRule="auto"/>
              <w:ind w:left="241" w:hanging="180"/>
              <w:jc w:val="both"/>
              <w:rPr>
                <w:sz w:val="22"/>
                <w:szCs w:val="22"/>
              </w:rPr>
            </w:pPr>
            <w:r xmlns:w="http://schemas.openxmlformats.org/wordprocessingml/2006/main">
              <w:rPr>
                <w:sz w:val="22"/>
                <w:szCs w:val="22"/>
              </w:rPr>
              <w:t xml:space="preserve">Full name of the consignor</w:t>
            </w:r>
          </w:p>
          <w:p>
            <w:pPr xmlns:w="http://schemas.openxmlformats.org/wordprocessingml/2006/main">
              <w:numPr>
                <w:ilvl w:val="0"/>
                <w:numId w:val="6"/>
              </w:numPr>
              <w:spacing w:before="0" w:line="240" w:lineRule="auto"/>
              <w:ind w:left="241" w:hanging="180"/>
              <w:jc w:val="both"/>
              <w:rPr>
                <w:sz w:val="22"/>
                <w:szCs w:val="22"/>
              </w:rPr>
            </w:pPr>
            <w:r xmlns:w="http://schemas.openxmlformats.org/wordprocessingml/2006/main">
              <w:rPr>
                <w:sz w:val="22"/>
                <w:szCs w:val="22"/>
              </w:rPr>
              <w:t xml:space="preserve">Tag name in XML: “HVTNXHang”</w:t>
            </w:r>
          </w:p>
          <w:p>
            <w:pPr xmlns:w="http://schemas.openxmlformats.org/wordprocessingml/2006/main">
              <w:numPr>
                <w:ilvl w:val="0"/>
                <w:numId w:val="6"/>
              </w:numPr>
              <w:spacing w:before="0" w:line="240" w:lineRule="auto"/>
              <w:ind w:left="241" w:hanging="180"/>
              <w:jc w:val="both"/>
              <w:rPr>
                <w:sz w:val="22"/>
                <w:szCs w:val="22"/>
              </w:rPr>
            </w:pPr>
            <w:r xmlns:w="http://schemas.openxmlformats.org/wordprocessingml/2006/main">
              <w:rPr>
                <w:sz w:val="22"/>
                <w:szCs w:val="22"/>
              </w:rPr>
              <w:t xml:space="preserve">Tag location in XML:</w:t>
            </w:r>
          </w:p>
          <w:p>
            <w:pPr xmlns:w="http://schemas.openxmlformats.org/wordprocessingml/2006/main">
              <w:spacing w:before="0"/>
              <w:ind w:left="41"/>
              <w:rPr>
                <w:sz w:val="22"/>
                <w:szCs w:val="22"/>
              </w:rPr>
            </w:pPr>
            <w:r xmlns:w="http://schemas.openxmlformats.org/wordprocessingml/2006/main">
              <w:rPr>
                <w:sz w:val="22"/>
                <w:szCs w:val="22"/>
              </w:rPr>
              <w:t xml:space="preserve">“DLHDon/NDHDon/NBan/HVTNXHang”</w:t>
            </w:r>
          </w:p>
        </w:tc>
      </w:tr>
    </w:tbl>
    <w:p>
      <w:pPr>
        <w:pStyle w:val="4"/>
      </w:pPr>
    </w:p>
    <w:p>
      <w:pPr>
        <w:pStyle w:val="4"/>
      </w:pPr>
    </w:p>
    <w:p>
      <w:pPr xmlns:w="http://schemas.openxmlformats.org/wordprocessingml/2006/main">
        <w:pStyle w:val="4"/>
      </w:pPr>
      <w:r xmlns:w="http://schemas.openxmlformats.org/wordprocessingml/2006/main">
        <w:t xml:space="preserve">Some </w:t>
      </w:r>
      <w:r xmlns:w="http://schemas.openxmlformats.org/wordprocessingml/2006/main">
        <w:rPr>
          <w:b/>
        </w:rPr>
        <w:t xml:space="preserve">special metadata </w:t>
      </w:r>
      <w:r xmlns:w="http://schemas.openxmlformats.org/wordprocessingml/2006/main">
        <w:t xml:space="preserve">(used as standard fields of XML Circular 78)</w:t>
      </w:r>
    </w:p>
    <w:tbl>
      <w:tblPr>
        <w:tblStyle w:val="14"/>
        <w:tblW w:w="9497"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556"/>
        <w:gridCol w:w="4961"/>
      </w:tblGrid>
      <w:tr>
        <w:trPr>
          <w:trHeight w:val="395" w:hRule="atLeast"/>
        </w:trPr>
        <w:tc>
          <w:tcPr>
            <w:tcW w:w="1980" w:type="dxa"/>
            <w:shd w:val="clear" w:color="auto" w:fill="EEECE1"/>
            <w:noWrap w:val="0"/>
            <w:vAlign w:val="top"/>
          </w:tcPr>
          <w:p>
            <w:pPr xmlns:w="http://schemas.openxmlformats.org/wordprocessingml/2006/main">
              <w:jc w:val="center"/>
              <w:rPr>
                <w:b/>
                <w:sz w:val="22"/>
                <w:szCs w:val="22"/>
              </w:rPr>
            </w:pPr>
            <w:r xmlns:w="http://schemas.openxmlformats.org/wordprocessingml/2006/main">
              <w:rPr>
                <w:b/>
                <w:sz w:val="22"/>
                <w:szCs w:val="22"/>
              </w:rPr>
              <w:t xml:space="preserve">School's name</w:t>
            </w:r>
          </w:p>
        </w:tc>
        <w:tc>
          <w:tcPr>
            <w:tcW w:w="2556" w:type="dxa"/>
            <w:shd w:val="clear" w:color="auto" w:fill="EEECE1"/>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Datatypes</w:t>
            </w:r>
          </w:p>
        </w:tc>
        <w:tc>
          <w:tcPr>
            <w:tcW w:w="4961" w:type="dxa"/>
            <w:shd w:val="clear" w:color="auto" w:fill="EEECE1"/>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Describe</w:t>
            </w:r>
          </w:p>
        </w:tc>
      </w:tr>
      <w:tr>
        <w:trPr>
          <w:trHeight w:val="746" w:hRule="atLeast"/>
        </w:trPr>
        <w:tc>
          <w:tcPr>
            <w:tcW w:w="9497" w:type="dxa"/>
            <w:gridSpan w:val="3"/>
            <w:noWrap w:val="0"/>
            <w:vAlign w:val="center"/>
          </w:tcPr>
          <w:p>
            <w:pPr xmlns:w="http://schemas.openxmlformats.org/wordprocessingml/2006/main">
              <w:spacing w:before="0" w:line="240" w:lineRule="auto"/>
              <w:ind w:left="0"/>
              <w:rPr>
                <w:b/>
                <w:sz w:val="22"/>
                <w:szCs w:val="22"/>
                <w:lang w:val="en"/>
              </w:rPr>
            </w:pPr>
            <w:r xmlns:w="http://schemas.openxmlformats.org/wordprocessingml/2006/main">
              <w:rPr>
                <w:b/>
                <w:sz w:val="22"/>
                <w:szCs w:val="22"/>
              </w:rPr>
              <w:t xml:space="preserve">NON </w:t>
            </w:r>
            <w:r xmlns:w="http://schemas.openxmlformats.org/wordprocessingml/2006/main">
              <w:rPr>
                <w:b/>
                <w:sz w:val="22"/>
                <w:szCs w:val="22"/>
                <w:lang w:val="en"/>
              </w:rPr>
              <w:t xml:space="preserve">TARIFF SALES SCHEDULE</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KPTQuan</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lang w:val="en"/>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961" w:type="dxa"/>
            <w:noWrap w:val="0"/>
            <w:vAlign w:val="top"/>
          </w:tcPr>
          <w:p>
            <w:pPr xmlns:w="http://schemas.openxmlformats.org/wordprocessingml/2006/main">
              <w:numPr>
                <w:ilvl w:val="0"/>
                <w:numId w:val="6"/>
              </w:numPr>
              <w:spacing w:before="0" w:line="240" w:lineRule="auto"/>
              <w:ind w:left="241" w:hanging="180"/>
              <w:jc w:val="both"/>
              <w:rPr>
                <w:sz w:val="22"/>
                <w:szCs w:val="22"/>
              </w:rPr>
            </w:pPr>
            <w:r xmlns:w="http://schemas.openxmlformats.org/wordprocessingml/2006/main">
              <w:rPr>
                <w:sz w:val="22"/>
                <w:szCs w:val="22"/>
                <w:lang w:val="en"/>
              </w:rPr>
              <w:t xml:space="preserve">represents the non-tariff pattern</w:t>
            </w:r>
          </w:p>
          <w:p>
            <w:pPr xmlns:w="http://schemas.openxmlformats.org/wordprocessingml/2006/main">
              <w:spacing w:before="0" w:line="240" w:lineRule="auto"/>
              <w:ind w:left="241" w:hanging="180"/>
              <w:jc w:val="both"/>
              <w:rPr>
                <w:sz w:val="22"/>
                <w:szCs w:val="22"/>
                <w:lang w:val="en"/>
              </w:rPr>
            </w:pPr>
            <w:r xmlns:w="http://schemas.openxmlformats.org/wordprocessingml/2006/main">
              <w:rPr>
                <w:sz w:val="22"/>
                <w:szCs w:val="22"/>
                <w:lang w:val="en"/>
              </w:rPr>
              <w:t xml:space="preserve">- pass a value of 1 to display the non-tariff form on the tax side</w:t>
            </w:r>
          </w:p>
          <w:p>
            <w:pPr xmlns:w="http://schemas.openxmlformats.org/wordprocessingml/2006/main">
              <w:spacing w:before="0" w:line="240" w:lineRule="auto"/>
              <w:ind w:left="241" w:hanging="180"/>
              <w:jc w:val="both"/>
              <w:rPr>
                <w:sz w:val="22"/>
                <w:szCs w:val="22"/>
                <w:lang w:val="en"/>
              </w:rPr>
            </w:pPr>
            <w:r xmlns:w="http://schemas.openxmlformats.org/wordprocessingml/2006/main">
              <w:rPr>
                <w:sz w:val="22"/>
                <w:szCs w:val="22"/>
                <w:lang w:val="en"/>
              </w:rPr>
              <w:t xml:space="preserve">- Note that the format must be text and cannot be declared as a number or date.</w:t>
            </w:r>
          </w:p>
          <w:p>
            <w:pPr>
              <w:spacing w:before="0" w:line="240" w:lineRule="auto"/>
              <w:jc w:val="both"/>
              <w:rPr>
                <w:sz w:val="22"/>
                <w:szCs w:val="22"/>
                <w:lang w:val="en"/>
              </w:rPr>
            </w:pPr>
          </w:p>
        </w:tc>
      </w:tr>
    </w:tbl>
    <w:p>
      <w:pPr>
        <w:pStyle w:val="4"/>
        <w:rPr>
          <w:sz w:val="22"/>
          <w:szCs w:val="22"/>
        </w:rPr>
      </w:pPr>
    </w:p>
    <w:p>
      <w:pPr xmlns:w="http://schemas.openxmlformats.org/wordprocessingml/2006/main">
        <w:pStyle w:val="20"/>
        <w:rPr>
          <w:sz w:val="22"/>
          <w:szCs w:val="22"/>
          <w:highlight w:val="yellow"/>
        </w:rPr>
      </w:pPr>
      <w:bookmarkStart xmlns:w="http://schemas.openxmlformats.org/wordprocessingml/2006/main" w:id="25" w:name="_Toc115266179"/>
      <w:r xmlns:w="http://schemas.openxmlformats.org/wordprocessingml/2006/main">
        <w:rPr>
          <w:sz w:val="22"/>
          <w:szCs w:val="22"/>
          <w:highlight w:val="yellow"/>
        </w:rPr>
        <w:t xml:space="preserve">meterReading</w:t>
      </w:r>
      <w:bookmarkEnd xmlns:w="http://schemas.openxmlformats.org/wordprocessingml/2006/main" w:id="25"/>
    </w:p>
    <w:p>
      <w:pPr xmlns:w="http://schemas.openxmlformats.org/wordprocessingml/2006/main">
        <w:pStyle w:val="4"/>
        <w:rPr>
          <w:sz w:val="22"/>
          <w:szCs w:val="22"/>
          <w:highlight w:val="yellow"/>
        </w:rPr>
      </w:pPr>
      <w:r xmlns:w="http://schemas.openxmlformats.org/wordprocessingml/2006/main">
        <w:rPr>
          <w:sz w:val="22"/>
          <w:szCs w:val="22"/>
          <w:highlight w:val="yellow"/>
        </w:rPr>
        <w:t xml:space="preserve">Specific data for electricity/water bills.</w:t>
      </w:r>
    </w:p>
    <w:tbl>
      <w:tblPr>
        <w:tblStyle w:val="14"/>
        <w:tblW w:w="9497"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556"/>
        <w:gridCol w:w="4961"/>
      </w:tblGrid>
      <w:tr>
        <w:trPr>
          <w:trHeight w:val="395" w:hRule="atLeast"/>
        </w:trPr>
        <w:tc>
          <w:tcPr>
            <w:tcW w:w="1980" w:type="dxa"/>
            <w:shd w:val="clear" w:color="auto" w:fill="D9D9D9"/>
            <w:noWrap w:val="0"/>
            <w:vAlign w:val="top"/>
          </w:tcPr>
          <w:p>
            <w:pPr xmlns:w="http://schemas.openxmlformats.org/wordprocessingml/2006/main">
              <w:jc w:val="center"/>
              <w:rPr>
                <w:b/>
                <w:sz w:val="22"/>
                <w:szCs w:val="22"/>
              </w:rPr>
            </w:pPr>
            <w:r xmlns:w="http://schemas.openxmlformats.org/wordprocessingml/2006/main">
              <w:rPr>
                <w:b/>
                <w:sz w:val="22"/>
                <w:szCs w:val="22"/>
              </w:rPr>
              <w:t xml:space="preserve">School's name</w:t>
            </w:r>
          </w:p>
        </w:tc>
        <w:tc>
          <w:tcPr>
            <w:tcW w:w="2556" w:type="dxa"/>
            <w:shd w:val="clear" w:color="auto" w:fill="D9D9D9"/>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Datatypes</w:t>
            </w:r>
          </w:p>
        </w:tc>
        <w:tc>
          <w:tcPr>
            <w:tcW w:w="4961" w:type="dxa"/>
            <w:shd w:val="clear" w:color="auto" w:fill="D9D9D9"/>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Describe</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meterName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50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961" w:type="dxa"/>
            <w:noWrap w:val="0"/>
            <w:vAlign w:val="top"/>
          </w:tcPr>
          <w:p>
            <w:pPr xmlns:w="http://schemas.openxmlformats.org/wordprocessingml/2006/main">
              <w:spacing w:before="0" w:line="240" w:lineRule="auto"/>
              <w:ind w:left="0"/>
              <w:jc w:val="both"/>
              <w:rPr>
                <w:sz w:val="22"/>
                <w:szCs w:val="22"/>
              </w:rPr>
            </w:pPr>
            <w:r xmlns:w="http://schemas.openxmlformats.org/wordprocessingml/2006/main">
              <w:rPr>
                <w:sz w:val="22"/>
                <w:szCs w:val="22"/>
              </w:rPr>
              <w:t xml:space="preserve">Index name</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previousIndex</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961" w:type="dxa"/>
            <w:noWrap w:val="0"/>
            <w:vAlign w:val="top"/>
          </w:tcPr>
          <w:p>
            <w:pPr xmlns:w="http://schemas.openxmlformats.org/wordprocessingml/2006/main">
              <w:spacing w:before="0" w:line="240" w:lineRule="auto"/>
              <w:ind w:left="0"/>
              <w:jc w:val="both"/>
              <w:rPr>
                <w:sz w:val="22"/>
                <w:szCs w:val="22"/>
              </w:rPr>
            </w:pPr>
            <w:r xmlns:w="http://schemas.openxmlformats.org/wordprocessingml/2006/main">
              <w:rPr>
                <w:sz w:val="22"/>
                <w:szCs w:val="22"/>
              </w:rPr>
              <w:t xml:space="preserve">Old indicator of utility bills.</w:t>
            </w:r>
          </w:p>
          <w:p>
            <w:pPr>
              <w:spacing w:before="0" w:line="240" w:lineRule="auto"/>
              <w:ind w:left="0"/>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currentIndex</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961"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New index of electricity and water bills.</w:t>
            </w:r>
          </w:p>
          <w:p>
            <w:pPr>
              <w:spacing w:before="0"/>
              <w:ind w:left="41"/>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factor</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961"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Multiplier of utility bills. For example, domestic water will have a different multiplier than business water. This content will be regulated and displayed by the electricity / water company.</w:t>
            </w:r>
          </w:p>
          <w:p>
            <w:pPr>
              <w:spacing w:before="0"/>
              <w:ind w:left="41"/>
              <w:rPr>
                <w:sz w:val="22"/>
                <w:szCs w:val="22"/>
              </w:rPr>
            </w:pP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amount</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961"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Total of invoice</w:t>
            </w:r>
          </w:p>
          <w:p>
            <w:pPr xmlns:w="http://schemas.openxmlformats.org/wordprocessingml/2006/main">
              <w:spacing w:before="0"/>
              <w:ind w:left="41"/>
              <w:jc w:val="both"/>
              <w:rPr>
                <w:sz w:val="22"/>
                <w:szCs w:val="22"/>
              </w:rPr>
            </w:pPr>
            <w:r xmlns:w="http://schemas.openxmlformats.org/wordprocessingml/2006/main">
              <w:rPr>
                <w:sz w:val="22"/>
                <w:szCs w:val="22"/>
              </w:rPr>
              <w:t xml:space="preserve">The system does not validate the formula to calculate the value</w:t>
            </w:r>
          </w:p>
          <w:p>
            <w:pPr>
              <w:spacing w:before="0"/>
              <w:ind w:left="41"/>
              <w:rPr>
                <w:sz w:val="22"/>
                <w:szCs w:val="22"/>
              </w:rPr>
            </w:pPr>
          </w:p>
        </w:tc>
      </w:tr>
    </w:tbl>
    <w:p>
      <w:pPr xmlns:w="http://schemas.openxmlformats.org/wordprocessingml/2006/main">
        <w:pStyle w:val="4"/>
        <w:rPr>
          <w:sz w:val="22"/>
          <w:szCs w:val="22"/>
        </w:rPr>
      </w:pPr>
      <w:r xmlns:w="http://schemas.openxmlformats.org/wordprocessingml/2006/main">
        <w:rPr>
          <w:sz w:val="22"/>
          <w:szCs w:val="22"/>
        </w:rPr>
        <w:t xml:space="preserve">Sample data</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"meterReading":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ab xmlns:w="http://schemas.openxmlformats.org/wordprocessingml/2006/main"/>
      </w:r>
      <w:r xmlns:w="http://schemas.openxmlformats.org/wordprocessingml/2006/main">
        <w:rPr>
          <w:bCs/>
          <w:snapToGrid/>
          <w:color w:val="8000FF"/>
          <w:sz w:val="22"/>
          <w:szCs w:val="22"/>
        </w:rPr>
        <w:t xml:space="preserve">"previousIndex": "110",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ab xmlns:w="http://schemas.openxmlformats.org/wordprocessingml/2006/main"/>
      </w:r>
      <w:r xmlns:w="http://schemas.openxmlformats.org/wordprocessingml/2006/main">
        <w:rPr>
          <w:bCs/>
          <w:snapToGrid/>
          <w:color w:val="8000FF"/>
          <w:sz w:val="22"/>
          <w:szCs w:val="22"/>
        </w:rPr>
        <w:t xml:space="preserve">"currentIndex": "150",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ab xmlns:w="http://schemas.openxmlformats.org/wordprocessingml/2006/main"/>
      </w:r>
      <w:r xmlns:w="http://schemas.openxmlformats.org/wordprocessingml/2006/main">
        <w:rPr>
          <w:bCs/>
          <w:snapToGrid/>
          <w:color w:val="8000FF"/>
          <w:sz w:val="22"/>
          <w:szCs w:val="22"/>
        </w:rPr>
        <w:t xml:space="preserve">"factor": "1",</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ab xmlns:w="http://schemas.openxmlformats.org/wordprocessingml/2006/main"/>
      </w:r>
      <w:r xmlns:w="http://schemas.openxmlformats.org/wordprocessingml/2006/main">
        <w:rPr>
          <w:bCs/>
          <w:snapToGrid/>
          <w:color w:val="8000FF"/>
          <w:sz w:val="22"/>
          <w:szCs w:val="22"/>
        </w:rPr>
        <w:t xml:space="preserve">"amount": "40"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ab xmlns:w="http://schemas.openxmlformats.org/wordprocessingml/2006/main"/>
      </w: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ab xmlns:w="http://schemas.openxmlformats.org/wordprocessingml/2006/main"/>
      </w:r>
      <w:r xmlns:w="http://schemas.openxmlformats.org/wordprocessingml/2006/main">
        <w:rPr>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ab xmlns:w="http://schemas.openxmlformats.org/wordprocessingml/2006/main"/>
      </w:r>
      <w:r xmlns:w="http://schemas.openxmlformats.org/wordprocessingml/2006/main">
        <w:rPr>
          <w:bCs/>
          <w:snapToGrid/>
          <w:color w:val="8000FF"/>
          <w:sz w:val="22"/>
          <w:szCs w:val="22"/>
        </w:rPr>
        <w:t xml:space="preserve">"previousIndex": "44",</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ab xmlns:w="http://schemas.openxmlformats.org/wordprocessingml/2006/main"/>
      </w:r>
      <w:r xmlns:w="http://schemas.openxmlformats.org/wordprocessingml/2006/main">
        <w:rPr>
          <w:bCs/>
          <w:snapToGrid/>
          <w:color w:val="8000FF"/>
          <w:sz w:val="22"/>
          <w:szCs w:val="22"/>
        </w:rPr>
        <w:t xml:space="preserve">"currentIndex": "50",</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ab xmlns:w="http://schemas.openxmlformats.org/wordprocessingml/2006/main"/>
      </w:r>
      <w:r xmlns:w="http://schemas.openxmlformats.org/wordprocessingml/2006/main">
        <w:rPr>
          <w:bCs/>
          <w:snapToGrid/>
          <w:color w:val="8000FF"/>
          <w:sz w:val="22"/>
          <w:szCs w:val="22"/>
        </w:rPr>
        <w:t xml:space="preserve">"factor": "1",</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ab xmlns:w="http://schemas.openxmlformats.org/wordprocessingml/2006/main"/>
      </w:r>
      <w:r xmlns:w="http://schemas.openxmlformats.org/wordprocessingml/2006/main">
        <w:rPr>
          <w:bCs/>
          <w:snapToGrid/>
          <w:color w:val="8000FF"/>
          <w:sz w:val="22"/>
          <w:szCs w:val="22"/>
        </w:rPr>
        <w:t xml:space="preserve">"amount": "6"</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ab xmlns:w="http://schemas.openxmlformats.org/wordprocessingml/2006/main"/>
      </w:r>
      <w:r xmlns:w="http://schemas.openxmlformats.org/wordprocessingml/2006/main">
        <w:rPr>
          <w:bCs/>
          <w:snapToGrid/>
          <w:color w:val="8000FF"/>
          <w:sz w:val="22"/>
          <w:szCs w:val="22"/>
        </w:rPr>
        <w:t xml:space="preserve">}]</w:t>
      </w:r>
    </w:p>
    <w:p>
      <w:pPr xmlns:w="http://schemas.openxmlformats.org/wordprocessingml/2006/main">
        <w:pStyle w:val="20"/>
        <w:rPr>
          <w:sz w:val="22"/>
          <w:szCs w:val="22"/>
        </w:rPr>
      </w:pPr>
      <w:bookmarkStart xmlns:w="http://schemas.openxmlformats.org/wordprocessingml/2006/main" w:id="26" w:name="_Toc115266180"/>
      <w:r xmlns:w="http://schemas.openxmlformats.org/wordprocessingml/2006/main">
        <w:rPr>
          <w:sz w:val="22"/>
          <w:szCs w:val="22"/>
        </w:rPr>
        <w:t xml:space="preserve">invoiceFile</w:t>
      </w:r>
      <w:bookmarkEnd xmlns:w="http://schemas.openxmlformats.org/wordprocessingml/2006/main" w:id="26"/>
    </w:p>
    <w:p>
      <w:pPr xmlns:w="http://schemas.openxmlformats.org/wordprocessingml/2006/main">
        <w:pStyle w:val="4"/>
        <w:rPr>
          <w:sz w:val="22"/>
          <w:szCs w:val="22"/>
        </w:rPr>
      </w:pPr>
      <w:r xmlns:w="http://schemas.openxmlformats.org/wordprocessingml/2006/main">
        <w:rPr>
          <w:sz w:val="22"/>
          <w:szCs w:val="22"/>
        </w:rPr>
        <w:t xml:space="preserve">Attached files when making invoices</w:t>
      </w:r>
    </w:p>
    <w:tbl>
      <w:tblPr>
        <w:tblStyle w:val="14"/>
        <w:tblW w:w="9497"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556"/>
        <w:gridCol w:w="4961"/>
      </w:tblGrid>
      <w:tr>
        <w:trPr>
          <w:trHeight w:val="395" w:hRule="atLeast"/>
        </w:trPr>
        <w:tc>
          <w:tcPr>
            <w:tcW w:w="1980" w:type="dxa"/>
            <w:shd w:val="clear" w:color="auto" w:fill="D9D9D9"/>
            <w:noWrap w:val="0"/>
            <w:vAlign w:val="top"/>
          </w:tcPr>
          <w:p>
            <w:pPr xmlns:w="http://schemas.openxmlformats.org/wordprocessingml/2006/main">
              <w:jc w:val="center"/>
              <w:rPr>
                <w:b/>
                <w:sz w:val="22"/>
                <w:szCs w:val="22"/>
              </w:rPr>
            </w:pPr>
            <w:r xmlns:w="http://schemas.openxmlformats.org/wordprocessingml/2006/main">
              <w:rPr>
                <w:b/>
                <w:sz w:val="22"/>
                <w:szCs w:val="22"/>
              </w:rPr>
              <w:t xml:space="preserve">School's name</w:t>
            </w:r>
          </w:p>
        </w:tc>
        <w:tc>
          <w:tcPr>
            <w:tcW w:w="2556" w:type="dxa"/>
            <w:shd w:val="clear" w:color="auto" w:fill="D9D9D9"/>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Datatypes</w:t>
            </w:r>
          </w:p>
        </w:tc>
        <w:tc>
          <w:tcPr>
            <w:tcW w:w="4961" w:type="dxa"/>
            <w:shd w:val="clear" w:color="auto" w:fill="D9D9D9"/>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Describe</w:t>
            </w:r>
          </w:p>
        </w:tc>
      </w:tr>
      <w:tr>
        <w:tc>
          <w:tcPr>
            <w:tcW w:w="1980" w:type="dxa"/>
            <w:noWrap w:val="0"/>
            <w:vAlign w:val="top"/>
          </w:tcPr>
          <w:p>
            <w:pPr xmlns:w="http://schemas.openxmlformats.org/wordprocessingml/2006/main">
              <w:ind w:left="0"/>
              <w:rPr>
                <w:sz w:val="22"/>
                <w:szCs w:val="22"/>
              </w:rPr>
            </w:pPr>
            <w:r xmlns:w="http://schemas.openxmlformats.org/wordprocessingml/2006/main">
              <w:rPr>
                <w:sz w:val="22"/>
                <w:szCs w:val="22"/>
              </w:rPr>
              <w:t xml:space="preserve">fileContent</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w:spacing w:before="0"/>
              <w:ind w:left="0"/>
              <w:jc w:val="both"/>
              <w:rPr>
                <w:sz w:val="22"/>
                <w:szCs w:val="22"/>
              </w:rPr>
            </w:pPr>
          </w:p>
        </w:tc>
        <w:tc>
          <w:tcPr>
            <w:tcW w:w="4961" w:type="dxa"/>
            <w:noWrap w:val="0"/>
            <w:vAlign w:val="top"/>
          </w:tcPr>
          <w:p>
            <w:pPr xmlns:w="http://schemas.openxmlformats.org/wordprocessingml/2006/main">
              <w:spacing w:line="240" w:lineRule="auto"/>
              <w:ind w:left="0"/>
              <w:rPr>
                <w:sz w:val="22"/>
                <w:szCs w:val="22"/>
              </w:rPr>
            </w:pPr>
            <w:r xmlns:w="http://schemas.openxmlformats.org/wordprocessingml/2006/main">
              <w:rPr>
                <w:sz w:val="22"/>
                <w:szCs w:val="22"/>
              </w:rPr>
              <w:t xml:space="preserve">File content as base64 string</w:t>
            </w:r>
          </w:p>
        </w:tc>
      </w:tr>
      <w:tr>
        <w:tc>
          <w:tcPr>
            <w:tcW w:w="1980" w:type="dxa"/>
            <w:noWrap w:val="0"/>
            <w:vAlign w:val="top"/>
          </w:tcPr>
          <w:p>
            <w:pPr xmlns:w="http://schemas.openxmlformats.org/wordprocessingml/2006/main">
              <w:ind w:left="0"/>
              <w:rPr>
                <w:sz w:val="22"/>
                <w:szCs w:val="22"/>
              </w:rPr>
            </w:pPr>
            <w:r xmlns:w="http://schemas.openxmlformats.org/wordprocessingml/2006/main">
              <w:rPr>
                <w:sz w:val="22"/>
                <w:szCs w:val="22"/>
              </w:rPr>
              <w:t xml:space="preserve">fileType</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Double</w:t>
            </w:r>
          </w:p>
          <w:p>
            <w:pPr>
              <w:spacing w:before="0"/>
              <w:ind w:left="0"/>
              <w:jc w:val="both"/>
              <w:rPr>
                <w:sz w:val="22"/>
                <w:szCs w:val="22"/>
              </w:rPr>
            </w:pPr>
          </w:p>
        </w:tc>
        <w:tc>
          <w:tcPr>
            <w:tcW w:w="4961" w:type="dxa"/>
            <w:noWrap w:val="0"/>
            <w:vAlign w:val="top"/>
          </w:tcPr>
          <w:p>
            <w:pPr xmlns:w="http://schemas.openxmlformats.org/wordprocessingml/2006/main">
              <w:ind w:left="41"/>
              <w:rPr>
                <w:sz w:val="22"/>
                <w:szCs w:val="22"/>
              </w:rPr>
            </w:pPr>
            <w:r xmlns:w="http://schemas.openxmlformats.org/wordprocessingml/2006/main">
              <w:rPr>
                <w:sz w:val="22"/>
                <w:szCs w:val="22"/>
              </w:rPr>
              <w:t xml:space="preserve">File type</w:t>
            </w:r>
          </w:p>
          <w:p>
            <w:pPr xmlns:w="http://schemas.openxmlformats.org/wordprocessingml/2006/main">
              <w:numPr>
                <w:ilvl w:val="0"/>
                <w:numId w:val="6"/>
              </w:numPr>
              <w:rPr>
                <w:sz w:val="22"/>
                <w:szCs w:val="22"/>
              </w:rPr>
            </w:pPr>
            <w:r xmlns:w="http://schemas.openxmlformats.org/wordprocessingml/2006/main">
              <w:rPr>
                <w:sz w:val="22"/>
                <w:szCs w:val="22"/>
              </w:rPr>
              <w:t xml:space="preserve">1: manifest (Allow xlsx format)</w:t>
            </w:r>
          </w:p>
          <w:p>
            <w:pPr xmlns:w="http://schemas.openxmlformats.org/wordprocessingml/2006/main">
              <w:numPr>
                <w:ilvl w:val="0"/>
                <w:numId w:val="6"/>
              </w:numPr>
              <w:rPr>
                <w:sz w:val="22"/>
                <w:szCs w:val="22"/>
              </w:rPr>
            </w:pPr>
            <w:r xmlns:w="http://schemas.openxmlformats.org/wordprocessingml/2006/main">
              <w:rPr>
                <w:sz w:val="22"/>
                <w:szCs w:val="22"/>
              </w:rPr>
              <w:t xml:space="preserve">2: minutes of agreement (Allow .doc, .docx, .pdf, .png, .jpg formats)</w:t>
            </w:r>
          </w:p>
        </w:tc>
      </w:tr>
      <w:tr>
        <w:tc>
          <w:tcPr>
            <w:tcW w:w="1980" w:type="dxa"/>
            <w:noWrap w:val="0"/>
            <w:vAlign w:val="top"/>
          </w:tcPr>
          <w:p>
            <w:pPr xmlns:w="http://schemas.openxmlformats.org/wordprocessingml/2006/main">
              <w:ind w:left="0"/>
              <w:rPr>
                <w:sz w:val="22"/>
                <w:szCs w:val="22"/>
              </w:rPr>
            </w:pPr>
            <w:r xmlns:w="http://schemas.openxmlformats.org/wordprocessingml/2006/main">
              <w:rPr>
                <w:sz w:val="22"/>
                <w:szCs w:val="22"/>
              </w:rPr>
              <w:t xml:space="preserve">fileExtension</w:t>
            </w:r>
          </w:p>
        </w:tc>
        <w:tc>
          <w:tcPr>
            <w:tcW w:w="255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tc>
        <w:tc>
          <w:tcPr>
            <w:tcW w:w="4961" w:type="dxa"/>
            <w:noWrap w:val="0"/>
            <w:vAlign w:val="top"/>
          </w:tcPr>
          <w:p>
            <w:pPr xmlns:w="http://schemas.openxmlformats.org/wordprocessingml/2006/main">
              <w:ind w:left="41"/>
              <w:rPr>
                <w:sz w:val="22"/>
                <w:szCs w:val="22"/>
              </w:rPr>
            </w:pPr>
            <w:r xmlns:w="http://schemas.openxmlformats.org/wordprocessingml/2006/main">
              <w:rPr>
                <w:sz w:val="22"/>
                <w:szCs w:val="22"/>
              </w:rPr>
              <w:t xml:space="preserve">File format according to each corresponding fileType</w:t>
            </w:r>
          </w:p>
        </w:tc>
      </w:tr>
    </w:tbl>
    <w:p>
      <w:pPr xmlns:w="http://schemas.openxmlformats.org/wordprocessingml/2006/main">
        <w:pStyle w:val="4"/>
        <w:rPr>
          <w:sz w:val="22"/>
          <w:szCs w:val="22"/>
        </w:rPr>
      </w:pPr>
      <w:r xmlns:w="http://schemas.openxmlformats.org/wordprocessingml/2006/main">
        <w:rPr>
          <w:sz w:val="22"/>
          <w:szCs w:val="22"/>
        </w:rPr>
        <w:t xml:space="preserve">Sample data</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"invoiceFile": {</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"fileType": 1,</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"fileExtension": "xlsx",</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"fileType": "RmlsZSBi4bqjbmcga8OqIMSRxrDhu6NjIGFkZCBsw6puIHThuqFpIHBo4bqnbiBs4bqtcCBow7NhIMSRxqFu"</w:t>
      </w:r>
    </w:p>
    <w:p>
      <w:pPr xmlns:w="http://schemas.openxmlformats.org/wordprocessingml/2006/main">
        <w:widowControl/>
        <w:shd w:val="clear" w:color="auto" w:fill="DBE5F1"/>
        <w:spacing w:before="0" w:line="240" w:lineRule="auto"/>
        <w:ind w:left="567"/>
        <w:jc w:val="both"/>
        <w:rPr>
          <w:bCs/>
          <w:snapToGrid/>
          <w:color w:val="8000FF"/>
          <w:sz w:val="22"/>
          <w:szCs w:val="22"/>
        </w:rPr>
      </w:pPr>
      <w:r xmlns:w="http://schemas.openxmlformats.org/wordprocessingml/2006/main">
        <w:rPr>
          <w:bCs/>
          <w:snapToGrid/>
          <w:color w:val="8000FF"/>
          <w:sz w:val="22"/>
          <w:szCs w:val="22"/>
        </w:rPr>
        <w:t xml:space="preserve">}</w:t>
      </w:r>
    </w:p>
    <w:p>
      <w:pPr xmlns:w="http://schemas.openxmlformats.org/wordprocessingml/2006/main">
        <w:pStyle w:val="20"/>
        <w:rPr>
          <w:sz w:val="22"/>
          <w:szCs w:val="22"/>
        </w:rPr>
      </w:pPr>
      <w:bookmarkStart xmlns:w="http://schemas.openxmlformats.org/wordprocessingml/2006/main" w:id="27" w:name="_Toc115266181"/>
      <w:r xmlns:w="http://schemas.openxmlformats.org/wordprocessingml/2006/main">
        <w:rPr>
          <w:sz w:val="22"/>
          <w:szCs w:val="22"/>
        </w:rPr>
        <w:t xml:space="preserve">qrcode</w:t>
      </w:r>
      <w:bookmarkEnd xmlns:w="http://schemas.openxmlformats.org/wordprocessingml/2006/main" w:id="27"/>
    </w:p>
    <w:p>
      <w:pPr xmlns:w="http://schemas.openxmlformats.org/wordprocessingml/2006/main">
        <w:numPr>
          <w:ilvl w:val="0"/>
          <w:numId w:val="8"/>
        </w:numPr>
        <w:rPr>
          <w:sz w:val="22"/>
          <w:szCs w:val="22"/>
        </w:rPr>
      </w:pPr>
      <w:r xmlns:w="http://schemas.openxmlformats.org/wordprocessingml/2006/main">
        <w:rPr>
          <w:sz w:val="22"/>
          <w:szCs w:val="22"/>
        </w:rPr>
        <w:t xml:space="preserve">API allows system users to integrate electronic invoices on the electronic invoice system using server signatures.</w:t>
      </w:r>
    </w:p>
    <w:p>
      <w:pPr xmlns:w="http://schemas.openxmlformats.org/wordprocessingml/2006/main">
        <w:numPr>
          <w:ilvl w:val="0"/>
          <w:numId w:val="8"/>
        </w:numPr>
        <w:rPr>
          <w:color w:val="FF0000"/>
          <w:sz w:val="22"/>
          <w:szCs w:val="22"/>
        </w:rPr>
      </w:pPr>
      <w:r xmlns:w="http://schemas.openxmlformats.org/wordprocessingml/2006/main">
        <w:rPr>
          <w:color w:val="FF0000"/>
          <w:sz w:val="22"/>
          <w:szCs w:val="22"/>
        </w:rPr>
        <w:t xml:space="preserve">General description: Adds additional information about QRCODE when invoicing with integrated API using server signature.</w:t>
      </w:r>
    </w:p>
    <w:p>
      <w:pPr xmlns:w="http://schemas.openxmlformats.org/wordprocessingml/2006/main">
        <w:numPr>
          <w:ilvl w:val="0"/>
          <w:numId w:val="8"/>
        </w:numPr>
        <w:rPr>
          <w:sz w:val="22"/>
          <w:szCs w:val="22"/>
        </w:rPr>
      </w:pPr>
      <w:r xmlns:w="http://schemas.openxmlformats.org/wordprocessingml/2006/main">
        <w:rPr>
          <w:b/>
          <w:bCs/>
          <w:sz w:val="22"/>
          <w:szCs w:val="22"/>
        </w:rPr>
        <w:t xml:space="preserve">Input </w:t>
      </w:r>
      <w:r xmlns:w="http://schemas.openxmlformats.org/wordprocessingml/2006/main">
        <w:rPr>
          <w:sz w:val="22"/>
          <w:szCs w:val="22"/>
        </w:rPr>
        <w:t xml:space="preserve">:</w:t>
      </w:r>
    </w:p>
    <w:p>
      <w:pPr xmlns:w="http://schemas.openxmlformats.org/wordprocessingml/2006/main">
        <w:numPr>
          <w:ilvl w:val="0"/>
          <w:numId w:val="8"/>
        </w:numPr>
        <w:rPr>
          <w:sz w:val="22"/>
          <w:szCs w:val="22"/>
        </w:rPr>
      </w:pPr>
      <w:r xmlns:w="http://schemas.openxmlformats.org/wordprocessingml/2006/main">
        <w:rPr>
          <w:sz w:val="22"/>
          <w:szCs w:val="22"/>
        </w:rPr>
        <w:t xml:space="preserve">Add 05 additional information fields in the input parameters placed in qrCodeInfo as follows:</w:t>
      </w:r>
    </w:p>
    <w:tbl>
      <w:tblPr>
        <w:tblStyle w:val="14"/>
        <w:tblW w:w="99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556"/>
        <w:gridCol w:w="5364"/>
      </w:tblGrid>
      <w:tr>
        <w:trPr>
          <w:trHeight w:val="395" w:hRule="atLeast"/>
        </w:trPr>
        <w:tc>
          <w:tcPr>
            <w:tcW w:w="1980" w:type="dxa"/>
            <w:tcBorders>
              <w:top w:val="single" w:color="auto" w:sz="4" w:space="0"/>
              <w:left w:val="single" w:color="auto" w:sz="4" w:space="0"/>
              <w:bottom w:val="single" w:color="auto" w:sz="4" w:space="0"/>
              <w:right w:val="single" w:color="auto" w:sz="4" w:space="0"/>
            </w:tcBorders>
            <w:shd w:val="clear" w:color="auto" w:fill="D9D9D9"/>
            <w:noWrap w:val="0"/>
            <w:vAlign w:val="top"/>
          </w:tcPr>
          <w:p>
            <w:pPr xmlns:w="http://schemas.openxmlformats.org/wordprocessingml/2006/main">
              <w:jc w:val="center"/>
              <w:rPr>
                <w:b/>
                <w:snapToGrid/>
                <w:sz w:val="22"/>
                <w:szCs w:val="22"/>
              </w:rPr>
            </w:pPr>
            <w:r xmlns:w="http://schemas.openxmlformats.org/wordprocessingml/2006/main">
              <w:rPr>
                <w:b/>
                <w:sz w:val="22"/>
                <w:szCs w:val="22"/>
              </w:rPr>
              <w:t xml:space="preserve">School's name</w:t>
            </w:r>
          </w:p>
        </w:tc>
        <w:tc>
          <w:tcPr>
            <w:tcW w:w="2556" w:type="dxa"/>
            <w:tcBorders>
              <w:top w:val="single" w:color="auto" w:sz="4" w:space="0"/>
              <w:left w:val="single" w:color="auto" w:sz="4" w:space="0"/>
              <w:bottom w:val="single" w:color="auto" w:sz="4" w:space="0"/>
              <w:right w:val="single" w:color="auto" w:sz="4" w:space="0"/>
            </w:tcBorders>
            <w:shd w:val="clear" w:color="auto" w:fill="D9D9D9"/>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Datatypes</w:t>
            </w:r>
          </w:p>
        </w:tc>
        <w:tc>
          <w:tcPr>
            <w:tcW w:w="5364" w:type="dxa"/>
            <w:tcBorders>
              <w:top w:val="single" w:color="auto" w:sz="4" w:space="0"/>
              <w:left w:val="single" w:color="auto" w:sz="4" w:space="0"/>
              <w:bottom w:val="single" w:color="auto" w:sz="4" w:space="0"/>
              <w:right w:val="single" w:color="auto" w:sz="4" w:space="0"/>
            </w:tcBorders>
            <w:shd w:val="clear" w:color="auto" w:fill="D9D9D9"/>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Describe</w:t>
            </w:r>
          </w:p>
        </w:tc>
      </w:tr>
      <w:tr>
        <w:tc>
          <w:tcPr>
            <w:tcW w:w="1980"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totalQrcode</w:t>
            </w:r>
          </w:p>
        </w:tc>
        <w:tc>
          <w:tcPr>
            <w:tcW w:w="2556"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int(3)</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Total number of times scanned QRCODE</w:t>
            </w:r>
          </w:p>
        </w:tc>
      </w:tr>
      <w:tr>
        <w:tc>
          <w:tcPr>
            <w:tcW w:w="1980"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remainQrcode</w:t>
            </w:r>
          </w:p>
        </w:tc>
        <w:tc>
          <w:tcPr>
            <w:tcW w:w="2556"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int(3)</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Number of QRCODE scans remaining</w:t>
            </w:r>
          </w:p>
        </w:tc>
      </w:tr>
      <w:tr>
        <w:tc>
          <w:tcPr>
            <w:tcW w:w="1980"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startDateQrcode</w:t>
            </w:r>
          </w:p>
        </w:tc>
        <w:tc>
          <w:tcPr>
            <w:tcW w:w="2556"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timestamp</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Effective start time of QRCODE</w:t>
            </w:r>
          </w:p>
        </w:tc>
      </w:tr>
      <w:tr>
        <w:tc>
          <w:tcPr>
            <w:tcW w:w="1980"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endDateQrcode</w:t>
            </w:r>
          </w:p>
        </w:tc>
        <w:tc>
          <w:tcPr>
            <w:tcW w:w="2556"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timestamp</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Validity end time of QRCODE</w:t>
            </w:r>
          </w:p>
        </w:tc>
      </w:tr>
    </w:tbl>
    <w:p>
      <w:pPr>
        <w:pStyle w:val="4"/>
        <w:rPr>
          <w:sz w:val="22"/>
          <w:szCs w:val="22"/>
        </w:rPr>
      </w:pPr>
    </w:p>
    <w:p>
      <w:pPr xmlns:w="http://schemas.openxmlformats.org/wordprocessingml/2006/main">
        <w:pStyle w:val="22"/>
        <w:rPr>
          <w:sz w:val="22"/>
          <w:szCs w:val="22"/>
        </w:rPr>
      </w:pPr>
      <w:bookmarkStart xmlns:w="http://schemas.openxmlformats.org/wordprocessingml/2006/main" w:id="28" w:name="_Toc115266182"/>
      <w:r xmlns:w="http://schemas.openxmlformats.org/wordprocessingml/2006/main">
        <w:rPr>
          <w:sz w:val="22"/>
          <w:szCs w:val="22"/>
        </w:rPr>
        <w:t xml:space="preserve">Connectivity APIs</w:t>
      </w:r>
      <w:bookmarkEnd xmlns:w="http://schemas.openxmlformats.org/wordprocessingml/2006/main" w:id="28"/>
    </w:p>
    <w:p>
      <w:pPr xmlns:w="http://schemas.openxmlformats.org/wordprocessingml/2006/main">
        <w:pStyle w:val="20"/>
        <w:rPr>
          <w:sz w:val="22"/>
          <w:szCs w:val="22"/>
        </w:rPr>
      </w:pPr>
      <w:bookmarkStart xmlns:w="http://schemas.openxmlformats.org/wordprocessingml/2006/main" w:id="29" w:name="_Toc115266183"/>
      <w:r xmlns:w="http://schemas.openxmlformats.org/wordprocessingml/2006/main">
        <w:rPr>
          <w:sz w:val="22"/>
          <w:szCs w:val="22"/>
        </w:rPr>
        <w:t xml:space="preserve">General concepts</w:t>
      </w:r>
      <w:bookmarkEnd xmlns:w="http://schemas.openxmlformats.org/wordprocessingml/2006/main" w:id="29"/>
      <w:r xmlns:w="http://schemas.openxmlformats.org/wordprocessingml/2006/main">
        <w:rPr>
          <w:sz w:val="22"/>
          <w:szCs w:val="22"/>
        </w:rPr>
        <w:t xml:space="preserve">  </w:t>
      </w:r>
    </w:p>
    <w:p>
      <w:pPr xmlns:w="http://schemas.openxmlformats.org/wordprocessingml/2006/main">
        <w:snapToGrid w:val="0"/>
        <w:ind w:left="0" w:firstLine="432"/>
        <w:jc w:val="both"/>
        <w:rPr>
          <w:sz w:val="22"/>
          <w:szCs w:val="22"/>
        </w:rPr>
      </w:pPr>
      <w:r xmlns:w="http://schemas.openxmlformats.org/wordprocessingml/2006/main">
        <w:rPr>
          <w:sz w:val="22"/>
          <w:szCs w:val="22"/>
        </w:rPr>
        <w:t xml:space="preserve">Explanation 1 request includes</w:t>
      </w:r>
    </w:p>
    <w:p>
      <w:pPr xmlns:w="http://schemas.openxmlformats.org/wordprocessingml/2006/main">
        <w:numPr>
          <w:ilvl w:val="0"/>
          <w:numId w:val="6"/>
        </w:numPr>
        <w:snapToGrid w:val="0"/>
        <w:jc w:val="both"/>
        <w:rPr>
          <w:sz w:val="22"/>
          <w:szCs w:val="22"/>
        </w:rPr>
      </w:pPr>
      <w:r xmlns:w="http://schemas.openxmlformats.org/wordprocessingml/2006/main">
        <w:rPr>
          <w:b/>
          <w:sz w:val="22"/>
          <w:szCs w:val="22"/>
        </w:rPr>
        <w:t xml:space="preserve">Action: </w:t>
      </w:r>
      <w:r xmlns:w="http://schemas.openxmlformats.org/wordprocessingml/2006/main">
        <w:rPr>
          <w:sz w:val="22"/>
          <w:szCs w:val="22"/>
        </w:rPr>
        <w:t xml:space="preserve">Method and function to execute (Example: “ </w:t>
      </w:r>
      <w:r xmlns:w="http://schemas.openxmlformats.org/wordprocessingml/2006/main">
        <w:rPr>
          <w:color w:val="00B050"/>
          <w:sz w:val="22"/>
          <w:szCs w:val="22"/>
        </w:rPr>
        <w:t xml:space="preserve">/InvoiceAPI/InvoiceWS </w:t>
      </w:r>
      <w:r xmlns:w="http://schemas.openxmlformats.org/wordprocessingml/2006/main">
        <w:rPr>
          <w:sz w:val="22"/>
          <w:szCs w:val="22"/>
        </w:rPr>
        <w:t xml:space="preserve">” POST method).</w:t>
      </w:r>
    </w:p>
    <w:p>
      <w:pPr xmlns:w="http://schemas.openxmlformats.org/wordprocessingml/2006/main">
        <w:numPr>
          <w:ilvl w:val="0"/>
          <w:numId w:val="6"/>
        </w:numPr>
        <w:snapToGrid w:val="0"/>
        <w:jc w:val="both"/>
        <w:rPr>
          <w:sz w:val="22"/>
          <w:szCs w:val="22"/>
        </w:rPr>
      </w:pPr>
      <w:r xmlns:w="http://schemas.openxmlformats.org/wordprocessingml/2006/main">
        <w:rPr>
          <w:b/>
          <w:sz w:val="22"/>
          <w:szCs w:val="22"/>
        </w:rPr>
        <w:t xml:space="preserve">Content-Type: </w:t>
      </w:r>
      <w:r xmlns:w="http://schemas.openxmlformats.org/wordprocessingml/2006/main">
        <w:rPr>
          <w:sz w:val="22"/>
          <w:szCs w:val="22"/>
        </w:rPr>
        <w:t xml:space="preserve">Type of request information</w:t>
      </w:r>
    </w:p>
    <w:p>
      <w:pPr xmlns:w="http://schemas.openxmlformats.org/wordprocessingml/2006/main">
        <w:numPr>
          <w:ilvl w:val="0"/>
          <w:numId w:val="6"/>
        </w:numPr>
        <w:snapToGrid w:val="0"/>
        <w:jc w:val="both"/>
        <w:rPr>
          <w:sz w:val="22"/>
          <w:szCs w:val="22"/>
        </w:rPr>
      </w:pPr>
      <w:r xmlns:w="http://schemas.openxmlformats.org/wordprocessingml/2006/main">
        <w:rPr>
          <w:b/>
          <w:sz w:val="22"/>
          <w:szCs w:val="22"/>
        </w:rPr>
        <w:t xml:space="preserve">Data: </w:t>
      </w:r>
      <w:r xmlns:w="http://schemas.openxmlformats.org/wordprocessingml/2006/main">
        <w:rPr>
          <w:sz w:val="22"/>
          <w:szCs w:val="22"/>
        </w:rPr>
        <w:t xml:space="preserve">input data format.</w:t>
      </w:r>
    </w:p>
    <w:p>
      <w:pPr xmlns:w="http://schemas.openxmlformats.org/wordprocessingml/2006/main">
        <w:numPr>
          <w:ilvl w:val="0"/>
          <w:numId w:val="6"/>
        </w:numPr>
        <w:jc w:val="both"/>
        <w:rPr>
          <w:color w:val="000000"/>
          <w:sz w:val="22"/>
          <w:szCs w:val="22"/>
        </w:rPr>
      </w:pPr>
      <w:r xmlns:w="http://schemas.openxmlformats.org/wordprocessingml/2006/main">
        <w:rPr>
          <w:b/>
          <w:color w:val="000000"/>
          <w:sz w:val="22"/>
          <w:szCs w:val="22"/>
        </w:rPr>
        <w:t xml:space="preserve">Webservice output: </w:t>
      </w:r>
      <w:r xmlns:w="http://schemas.openxmlformats.org/wordprocessingml/2006/main">
        <w:rPr>
          <w:color w:val="000000"/>
          <w:sz w:val="22"/>
          <w:szCs w:val="22"/>
        </w:rPr>
        <w:t xml:space="preserve">The Response object describes the error status the Webservice returned and the data object the Webservice returned</w:t>
      </w:r>
    </w:p>
    <w:p>
      <w:pPr xmlns:w="http://schemas.openxmlformats.org/wordprocessingml/2006/main">
        <w:numPr>
          <w:ilvl w:val="0"/>
          <w:numId w:val="6"/>
        </w:numPr>
        <w:snapToGrid w:val="0"/>
        <w:jc w:val="both"/>
        <w:rPr>
          <w:b/>
          <w:sz w:val="22"/>
          <w:szCs w:val="22"/>
          <w:lang w:val="vi-VN"/>
        </w:rPr>
      </w:pPr>
      <w:r xmlns:w="http://schemas.openxmlformats.org/wordprocessingml/2006/main">
        <w:rPr>
          <w:b/>
          <w:sz w:val="22"/>
          <w:szCs w:val="22"/>
          <w:lang w:val="vi-VN"/>
        </w:rPr>
        <w:t xml:space="preserve">Test system information </w:t>
      </w:r>
      <w:r xmlns:w="http://schemas.openxmlformats.org/wordprocessingml/2006/main">
        <w:rPr>
          <w:b/>
          <w:sz w:val="22"/>
          <w:szCs w:val="22"/>
        </w:rPr>
        <w:t xml:space="preserve">( </w:t>
      </w:r>
      <w:r xmlns:w="http://schemas.openxmlformats.org/wordprocessingml/2006/main">
        <w:rPr>
          <w:sz w:val="22"/>
          <w:szCs w:val="22"/>
          <w:lang w:val="vi-VN"/>
        </w:rPr>
        <w:t xml:space="preserve">Perform the connection test on the test system, not test the connection on the real system)</w:t>
      </w:r>
    </w:p>
    <w:p>
      <w:pPr xmlns:w="http://schemas.openxmlformats.org/wordprocessingml/2006/main">
        <w:numPr>
          <w:ilvl w:val="0"/>
          <w:numId w:val="6"/>
        </w:numPr>
        <w:snapToGrid w:val="0"/>
        <w:jc w:val="both"/>
        <w:rPr>
          <w:b/>
          <w:sz w:val="22"/>
          <w:szCs w:val="22"/>
          <w:lang w:val="vi-VN"/>
        </w:rPr>
      </w:pPr>
      <w:r xmlns:w="http://schemas.openxmlformats.org/wordprocessingml/2006/main">
        <w:rPr>
          <w:b/>
          <w:sz w:val="22"/>
          <w:szCs w:val="22"/>
          <w:lang w:val="vi-VN"/>
        </w:rPr>
        <w:t xml:space="preserve">Integrated system information</w:t>
      </w:r>
    </w:p>
    <w:p>
      <w:pPr xmlns:w="http://schemas.openxmlformats.org/wordprocessingml/2006/main">
        <w:snapToGrid w:val="0"/>
        <w:ind w:left="0" w:firstLine="432"/>
        <w:jc w:val="both"/>
        <w:rPr>
          <w:snapToGrid/>
          <w:sz w:val="22"/>
          <w:szCs w:val="22"/>
          <w:lang w:val="vi-VN" w:eastAsia="vi-VN"/>
        </w:rPr>
      </w:pPr>
      <w:r xmlns:w="http://schemas.openxmlformats.org/wordprocessingml/2006/main">
        <w:rPr>
          <w:sz w:val="22"/>
          <w:szCs w:val="22"/>
        </w:rPr>
        <w:t xml:space="preserve">Web </w:t>
      </w:r>
      <w:r xmlns:w="http://schemas.openxmlformats.org/wordprocessingml/2006/main">
        <w:rPr>
          <w:sz w:val="22"/>
          <w:szCs w:val="22"/>
          <w:lang w:val="vi-VN"/>
        </w:rPr>
        <w:t xml:space="preserve">link </w:t>
      </w:r>
      <w:r xmlns:w="http://schemas.openxmlformats.org/wordprocessingml/2006/main">
        <w:rPr>
          <w:b/>
          <w:sz w:val="22"/>
          <w:szCs w:val="22"/>
          <w:lang w:val="vi-VN"/>
        </w:rPr>
        <w:t xml:space="preserve">: </w:t>
      </w: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HYPERLINK "https://vinvoice.viettel.vn"</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https://vinvoice.viettel.vn</w:t>
      </w:r>
      <w:r xmlns:w="http://schemas.openxmlformats.org/wordprocessingml/2006/main">
        <w:rPr>
          <w:rStyle w:val="12"/>
          <w:sz w:val="22"/>
          <w:szCs w:val="22"/>
        </w:rPr>
        <w:fldChar xmlns:w="http://schemas.openxmlformats.org/wordprocessingml/2006/main" w:fldCharType="end"/>
      </w:r>
    </w:p>
    <w:p>
      <w:pPr xmlns:w="http://schemas.openxmlformats.org/wordprocessingml/2006/main">
        <w:snapToGrid w:val="0"/>
        <w:ind w:left="0" w:firstLine="432"/>
        <w:jc w:val="both"/>
        <w:rPr>
          <w:snapToGrid/>
          <w:sz w:val="22"/>
          <w:szCs w:val="22"/>
          <w:lang w:val="vi-VN" w:eastAsia="vi-VN"/>
        </w:rPr>
      </w:pPr>
      <w:r xmlns:w="http://schemas.openxmlformats.org/wordprocessingml/2006/main">
        <w:rPr>
          <w:sz w:val="22"/>
          <w:szCs w:val="22"/>
        </w:rPr>
        <w:t xml:space="preserve">API </w:t>
      </w:r>
      <w:r xmlns:w="http://schemas.openxmlformats.org/wordprocessingml/2006/main">
        <w:rPr>
          <w:snapToGrid/>
          <w:sz w:val="22"/>
          <w:szCs w:val="22"/>
          <w:lang w:val="vi-VN" w:eastAsia="vi-VN"/>
        </w:rPr>
        <w:t xml:space="preserve">link </w:t>
      </w:r>
      <w:r xmlns:w="http://schemas.openxmlformats.org/wordprocessingml/2006/main">
        <w:rPr>
          <w:snapToGrid/>
          <w:sz w:val="22"/>
          <w:szCs w:val="22"/>
          <w:lang w:val="vi-VN" w:eastAsia="vi-VN"/>
        </w:rPr>
        <w:t xml:space="preserve">: </w:t>
      </w:r>
      <w:r xmlns:w="http://schemas.openxmlformats.org/wordprocessingml/2006/main">
        <w:rPr>
          <w:snapToGrid/>
          <w:sz w:val="22"/>
          <w:szCs w:val="22"/>
          <w:lang w:val="vi-VN" w:eastAsia="vi-VN"/>
        </w:rPr>
        <w:fldChar xmlns:w="http://schemas.openxmlformats.org/wordprocessingml/2006/main" w:fldCharType="begin"/>
      </w:r>
      <w:r xmlns:w="http://schemas.openxmlformats.org/wordprocessingml/2006/main">
        <w:rPr>
          <w:snapToGrid/>
          <w:sz w:val="22"/>
          <w:szCs w:val="22"/>
          <w:lang w:val="vi-VN" w:eastAsia="vi-VN"/>
        </w:rPr>
        <w:instrText xmlns:w="http://schemas.openxmlformats.org/wordprocessingml/2006/main" xml:space="preserve"> HYPERLINK "https://api-vinvoice.viettel.vn/services/einvoiceapplication/api/" </w:instrText>
      </w:r>
      <w:r xmlns:w="http://schemas.openxmlformats.org/wordprocessingml/2006/main">
        <w:rPr>
          <w:snapToGrid/>
          <w:sz w:val="22"/>
          <w:szCs w:val="22"/>
          <w:lang w:val="vi-VN" w:eastAsia="vi-VN"/>
        </w:rPr>
        <w:fldChar xmlns:w="http://schemas.openxmlformats.org/wordprocessingml/2006/main" w:fldCharType="separate"/>
      </w:r>
      <w:r xmlns:w="http://schemas.openxmlformats.org/wordprocessingml/2006/main">
        <w:rPr>
          <w:rStyle w:val="12"/>
          <w:snapToGrid/>
          <w:sz w:val="22"/>
          <w:szCs w:val="22"/>
          <w:lang w:val="vi-VN" w:eastAsia="vi-VN"/>
        </w:rPr>
        <w:t xml:space="preserve">https://api-vinvoice.viettel.vn/services/einvoiceapplication/api/</w:t>
      </w:r>
      <w:r xmlns:w="http://schemas.openxmlformats.org/wordprocessingml/2006/main">
        <w:rPr>
          <w:snapToGrid/>
          <w:sz w:val="22"/>
          <w:szCs w:val="22"/>
          <w:lang w:val="vi-VN" w:eastAsia="vi-VN"/>
        </w:rPr>
        <w:fldChar xmlns:w="http://schemas.openxmlformats.org/wordprocessingml/2006/main" w:fldCharType="end"/>
      </w:r>
    </w:p>
    <w:p>
      <w:pPr xmlns:w="http://schemas.openxmlformats.org/wordprocessingml/2006/main">
        <w:numPr>
          <w:ilvl w:val="0"/>
          <w:numId w:val="6"/>
        </w:numPr>
        <w:snapToGrid w:val="0"/>
        <w:jc w:val="both"/>
        <w:rPr>
          <w:sz w:val="22"/>
          <w:szCs w:val="22"/>
        </w:rPr>
      </w:pPr>
      <w:r xmlns:w="http://schemas.openxmlformats.org/wordprocessingml/2006/main">
        <w:rPr>
          <w:b/>
          <w:sz w:val="22"/>
          <w:szCs w:val="22"/>
          <w:lang w:val="vi-VN"/>
        </w:rPr>
        <w:t xml:space="preserve">Authentication header: </w:t>
      </w:r>
      <w:r xmlns:w="http://schemas.openxmlformats.org/wordprocessingml/2006/main">
        <w:rPr>
          <w:sz w:val="22"/>
          <w:szCs w:val="22"/>
          <w:lang w:val="vi-VN"/>
        </w:rPr>
        <w:t xml:space="preserve">Authentication header is sent with each request during use. Authenticate with the token generated after making the login API call in section 4.5. </w:t>
      </w:r>
      <w:r xmlns:w="http://schemas.openxmlformats.org/wordprocessingml/2006/main">
        <w:rPr>
          <w:sz w:val="22"/>
          <w:szCs w:val="22"/>
        </w:rPr>
        <w:t xml:space="preserve">Header needs to transmit additional information Cookie has access_token of the form access_token=abc_def (See Example in 4.5. </w:t>
      </w:r>
      <w:r xmlns:w="http://schemas.openxmlformats.org/wordprocessingml/2006/main">
        <w:rPr>
          <w:sz w:val="22"/>
          <w:szCs w:val="22"/>
        </w:rPr>
        <w:tab xmlns:w="http://schemas.openxmlformats.org/wordprocessingml/2006/main"/>
      </w:r>
      <w:r xmlns:w="http://schemas.openxmlformats.org/wordprocessingml/2006/main">
        <w:rPr>
          <w:sz w:val="22"/>
          <w:szCs w:val="22"/>
        </w:rPr>
        <w:t xml:space="preserve">Connection security standards)</w:t>
      </w:r>
    </w:p>
    <w:p>
      <w:pPr xmlns:w="http://schemas.openxmlformats.org/wordprocessingml/2006/main">
        <w:snapToGrid w:val="0"/>
        <w:ind w:left="0" w:firstLine="432"/>
        <w:jc w:val="both"/>
        <w:rPr>
          <w:b/>
          <w:sz w:val="22"/>
          <w:szCs w:val="22"/>
        </w:rPr>
      </w:pPr>
      <w:r xmlns:w="http://schemas.openxmlformats.org/wordprocessingml/2006/main">
        <w:rPr>
          <w:b/>
          <w:sz w:val="22"/>
          <w:szCs w:val="22"/>
        </w:rPr>
        <w:t xml:space="preserve">C#:</w:t>
      </w:r>
    </w:p>
    <w:p>
      <w:pPr xmlns:w="http://schemas.openxmlformats.org/wordprocessingml/2006/main">
        <w:snapToGrid w:val="0"/>
        <w:ind w:left="0" w:firstLine="432"/>
        <w:jc w:val="both"/>
        <w:rPr>
          <w:sz w:val="22"/>
          <w:szCs w:val="22"/>
        </w:rPr>
      </w:pPr>
      <w:r xmlns:w="http://schemas.openxmlformats.org/wordprocessingml/2006/main">
        <w:rPr>
          <w:sz w:val="22"/>
          <w:szCs w:val="22"/>
        </w:rPr>
        <w:t xml:space="preserve">WebRequest request = WebRequest.Create(pzUrl);</w:t>
      </w:r>
    </w:p>
    <w:p>
      <w:pPr xmlns:w="http://schemas.openxmlformats.org/wordprocessingml/2006/main">
        <w:snapToGrid w:val="0"/>
        <w:ind w:left="0" w:firstLine="432"/>
        <w:jc w:val="both"/>
        <w:rPr>
          <w:sz w:val="22"/>
          <w:szCs w:val="22"/>
        </w:rPr>
      </w:pPr>
      <w:r xmlns:w="http://schemas.openxmlformats.org/wordprocessingml/2006/main">
        <w:rPr>
          <w:sz w:val="22"/>
          <w:szCs w:val="22"/>
        </w:rPr>
        <w:t xml:space="preserve">request.Headers.Add("Cookie","access_token=abc_def");</w:t>
      </w:r>
    </w:p>
    <w:p>
      <w:pPr xmlns:w="http://schemas.openxmlformats.org/wordprocessingml/2006/main">
        <w:snapToGrid w:val="0"/>
        <w:ind w:left="0" w:firstLine="360"/>
        <w:jc w:val="both"/>
        <w:rPr>
          <w:b/>
          <w:sz w:val="22"/>
          <w:szCs w:val="22"/>
        </w:rPr>
      </w:pPr>
      <w:r xmlns:w="http://schemas.openxmlformats.org/wordprocessingml/2006/main">
        <w:rPr>
          <w:b/>
          <w:sz w:val="22"/>
          <w:szCs w:val="22"/>
        </w:rPr>
        <w:t xml:space="preserve">Java:</w:t>
      </w:r>
    </w:p>
    <w:p>
      <w:pPr xmlns:w="http://schemas.openxmlformats.org/wordprocessingml/2006/main">
        <w:snapToGrid w:val="0"/>
        <w:ind w:left="0" w:firstLine="432"/>
        <w:jc w:val="both"/>
        <w:rPr>
          <w:sz w:val="22"/>
          <w:szCs w:val="22"/>
        </w:rPr>
      </w:pPr>
      <w:r xmlns:w="http://schemas.openxmlformats.org/wordprocessingml/2006/main">
        <w:rPr>
          <w:sz w:val="22"/>
          <w:szCs w:val="22"/>
        </w:rPr>
        <w:t xml:space="preserve">String path = "url";</w:t>
      </w:r>
    </w:p>
    <w:p>
      <w:pPr xmlns:w="http://schemas.openxmlformats.org/wordprocessingml/2006/main">
        <w:snapToGrid w:val="0"/>
        <w:ind w:left="0" w:firstLine="432"/>
        <w:jc w:val="both"/>
        <w:rPr>
          <w:sz w:val="22"/>
          <w:szCs w:val="22"/>
        </w:rPr>
      </w:pPr>
      <w:r xmlns:w="http://schemas.openxmlformats.org/wordprocessingml/2006/main">
        <w:rPr>
          <w:sz w:val="22"/>
          <w:szCs w:val="22"/>
        </w:rPr>
        <w:t xml:space="preserve">HttpPost post = new HttpPost(path);</w:t>
      </w:r>
    </w:p>
    <w:p>
      <w:pPr xmlns:w="http://schemas.openxmlformats.org/wordprocessingml/2006/main">
        <w:snapToGrid w:val="0"/>
        <w:ind w:left="0" w:firstLine="432"/>
        <w:jc w:val="both"/>
        <w:rPr>
          <w:sz w:val="22"/>
          <w:szCs w:val="22"/>
        </w:rPr>
      </w:pPr>
      <w:r xmlns:w="http://schemas.openxmlformats.org/wordprocessingml/2006/main">
        <w:rPr>
          <w:sz w:val="22"/>
          <w:szCs w:val="22"/>
        </w:rPr>
        <w:t xml:space="preserve">post. </w:t>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HYPERLINK "https://www.codota.com/code/java/methods/org.apache.http.client.methods.HttpPost/setHeader"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setHeader </w:t>
      </w:r>
      <w:r xmlns:w="http://schemas.openxmlformats.org/wordprocessingml/2006/main">
        <w:rPr>
          <w:sz w:val="22"/>
          <w:szCs w:val="22"/>
        </w:rPr>
        <w:fldChar xmlns:w="http://schemas.openxmlformats.org/wordprocessingml/2006/main" w:fldCharType="end"/>
      </w:r>
      <w:r xmlns:w="http://schemas.openxmlformats.org/wordprocessingml/2006/main">
        <w:rPr>
          <w:sz w:val="22"/>
          <w:szCs w:val="22"/>
        </w:rPr>
        <w:t xml:space="preserve">("Cookie", "access_token=abc_def");</w:t>
      </w:r>
    </w:p>
    <w:p>
      <w:pPr xmlns:w="http://schemas.openxmlformats.org/wordprocessingml/2006/main">
        <w:numPr>
          <w:ilvl w:val="0"/>
          <w:numId w:val="6"/>
        </w:numPr>
        <w:snapToGrid w:val="0"/>
        <w:jc w:val="both"/>
        <w:rPr>
          <w:sz w:val="22"/>
          <w:szCs w:val="22"/>
        </w:rPr>
      </w:pPr>
      <w:r xmlns:w="http://schemas.openxmlformats.org/wordprocessingml/2006/main">
        <w:rPr>
          <w:sz w:val="22"/>
          <w:szCs w:val="22"/>
        </w:rPr>
        <w:t xml:space="preserve">Header data format: Data sent to the Web service can be JSON, FormParam or QueryParam</w:t>
      </w:r>
    </w:p>
    <w:p>
      <w:pPr xmlns:w="http://schemas.openxmlformats.org/wordprocessingml/2006/main">
        <w:numPr>
          <w:ilvl w:val="1"/>
          <w:numId w:val="6"/>
        </w:numPr>
        <w:snapToGrid w:val="0"/>
        <w:jc w:val="both"/>
        <w:rPr>
          <w:sz w:val="22"/>
          <w:szCs w:val="22"/>
        </w:rPr>
      </w:pPr>
      <w:r xmlns:w="http://schemas.openxmlformats.org/wordprocessingml/2006/main">
        <w:rPr>
          <w:sz w:val="22"/>
          <w:szCs w:val="22"/>
        </w:rPr>
        <w:t xml:space="preserve">With JSON: Add header: </w:t>
      </w:r>
      <w:r xmlns:w="http://schemas.openxmlformats.org/wordprocessingml/2006/main">
        <w:rPr>
          <w:color w:val="7030A0"/>
          <w:sz w:val="22"/>
          <w:szCs w:val="22"/>
        </w:rPr>
        <w:t xml:space="preserve">Content-Type: application/json</w:t>
      </w:r>
    </w:p>
    <w:p>
      <w:pPr xmlns:w="http://schemas.openxmlformats.org/wordprocessingml/2006/main">
        <w:numPr>
          <w:ilvl w:val="1"/>
          <w:numId w:val="6"/>
        </w:numPr>
        <w:snapToGrid w:val="0"/>
        <w:jc w:val="both"/>
        <w:rPr>
          <w:sz w:val="22"/>
          <w:szCs w:val="22"/>
        </w:rPr>
      </w:pPr>
      <w:r xmlns:w="http://schemas.openxmlformats.org/wordprocessingml/2006/main">
        <w:rPr>
          <w:sz w:val="22"/>
          <w:szCs w:val="22"/>
        </w:rPr>
        <w:t xml:space="preserve">With FormParam: Add header: </w:t>
      </w:r>
      <w:r xmlns:w="http://schemas.openxmlformats.org/wordprocessingml/2006/main">
        <w:rPr>
          <w:color w:val="7030A0"/>
          <w:sz w:val="22"/>
          <w:szCs w:val="22"/>
        </w:rPr>
        <w:t xml:space="preserve">Content-Type: application/x-www-form-urlencoded</w:t>
      </w:r>
    </w:p>
    <w:p>
      <w:pPr xmlns:w="http://schemas.openxmlformats.org/wordprocessingml/2006/main">
        <w:numPr>
          <w:ilvl w:val="1"/>
          <w:numId w:val="6"/>
        </w:numPr>
        <w:snapToGrid w:val="0"/>
        <w:jc w:val="both"/>
        <w:rPr>
          <w:sz w:val="22"/>
          <w:szCs w:val="22"/>
        </w:rPr>
      </w:pPr>
      <w:r xmlns:w="http://schemas.openxmlformats.org/wordprocessingml/2006/main">
        <w:rPr>
          <w:sz w:val="22"/>
          <w:szCs w:val="22"/>
        </w:rPr>
        <w:t xml:space="preserve">With QueryParam: No header needed, parameters passed via URL</w:t>
      </w:r>
    </w:p>
    <w:p>
      <w:pPr xmlns:w="http://schemas.openxmlformats.org/wordprocessingml/2006/main">
        <w:numPr>
          <w:ilvl w:val="0"/>
          <w:numId w:val="6"/>
        </w:numPr>
        <w:snapToGrid w:val="0"/>
        <w:jc w:val="both"/>
        <w:rPr>
          <w:sz w:val="22"/>
          <w:szCs w:val="22"/>
          <w:lang w:val="fr-FR"/>
        </w:rPr>
      </w:pPr>
      <w:r xmlns:w="http://schemas.openxmlformats.org/wordprocessingml/2006/main">
        <w:rPr>
          <w:sz w:val="22"/>
          <w:szCs w:val="22"/>
          <w:lang w:val="fr-FR"/>
        </w:rPr>
        <w:t xml:space="preserve">The data returned from the Web service is JSON</w:t>
      </w:r>
    </w:p>
    <w:p>
      <w:pPr xmlns:w="http://schemas.openxmlformats.org/wordprocessingml/2006/main">
        <w:numPr>
          <w:ilvl w:val="1"/>
          <w:numId w:val="6"/>
        </w:numPr>
        <w:snapToGrid w:val="0"/>
        <w:jc w:val="both"/>
        <w:rPr>
          <w:sz w:val="22"/>
          <w:szCs w:val="22"/>
        </w:rPr>
      </w:pPr>
      <w:r xmlns:w="http://schemas.openxmlformats.org/wordprocessingml/2006/main">
        <w:rPr>
          <w:sz w:val="22"/>
          <w:szCs w:val="22"/>
        </w:rPr>
        <w:t xml:space="preserve">To get JSON: Add header: </w:t>
      </w:r>
      <w:r xmlns:w="http://schemas.openxmlformats.org/wordprocessingml/2006/main">
        <w:rPr>
          <w:color w:val="7030A0"/>
          <w:sz w:val="22"/>
          <w:szCs w:val="22"/>
        </w:rPr>
        <w:t xml:space="preserve">Accept: application/json</w:t>
      </w:r>
    </w:p>
    <w:p>
      <w:pPr xmlns:w="http://schemas.openxmlformats.org/wordprocessingml/2006/main">
        <w:snapToGrid w:val="0"/>
        <w:ind w:left="0"/>
        <w:jc w:val="both"/>
        <w:rPr>
          <w:sz w:val="22"/>
          <w:szCs w:val="22"/>
        </w:rPr>
      </w:pPr>
      <w:r xmlns:w="http://schemas.openxmlformats.org/wordprocessingml/2006/main">
        <w:rPr>
          <w:b/>
          <w:sz w:val="22"/>
          <w:szCs w:val="22"/>
        </w:rPr>
        <w:t xml:space="preserve">Note: </w:t>
      </w:r>
      <w:r xmlns:w="http://schemas.openxmlformats.org/wordprocessingml/2006/main">
        <w:rPr>
          <w:sz w:val="22"/>
          <w:szCs w:val="22"/>
        </w:rPr>
        <w:t xml:space="preserve">Due to the need for connection time and request processing time, the returned results may have to wait for a period of time (recommended to leave the timeout time when sending a request about 60-90 seconds).</w:t>
      </w:r>
    </w:p>
    <w:p>
      <w:pPr xmlns:w="http://schemas.openxmlformats.org/wordprocessingml/2006/main">
        <w:pStyle w:val="21"/>
        <w:rPr>
          <w:sz w:val="22"/>
          <w:szCs w:val="22"/>
        </w:rPr>
      </w:pPr>
      <w:r xmlns:w="http://schemas.openxmlformats.org/wordprocessingml/2006/main">
        <w:rPr>
          <w:sz w:val="22"/>
          <w:szCs w:val="22"/>
        </w:rPr>
        <w:t xml:space="preserve"> </w:t>
      </w:r>
      <w:bookmarkStart xmlns:w="http://schemas.openxmlformats.org/wordprocessingml/2006/main" w:id="30" w:name="_Toc115266184"/>
      <w:r xmlns:w="http://schemas.openxmlformats.org/wordprocessingml/2006/main">
        <w:rPr>
          <w:sz w:val="22"/>
          <w:szCs w:val="22"/>
        </w:rPr>
        <w:t xml:space="preserve">Issue/replace/adjust invoices for CTS </w:t>
      </w:r>
      <w:bookmarkEnd xmlns:w="http://schemas.openxmlformats.org/wordprocessingml/2006/main" w:id="30"/>
      <w:r xmlns:w="http://schemas.openxmlformats.org/wordprocessingml/2006/main">
        <w:rPr>
          <w:sz w:val="22"/>
          <w:szCs w:val="22"/>
          <w:lang w:val="vi-VN"/>
        </w:rPr>
        <w:t xml:space="preserve">SERVER</w:t>
      </w:r>
    </w:p>
    <w:p>
      <w:pPr xmlns:w="http://schemas.openxmlformats.org/wordprocessingml/2006/main">
        <w:jc w:val="both"/>
        <w:rPr>
          <w:b/>
          <w:sz w:val="22"/>
          <w:szCs w:val="22"/>
        </w:rPr>
      </w:pPr>
      <w:r xmlns:w="http://schemas.openxmlformats.org/wordprocessingml/2006/main">
        <w:rPr>
          <w:b/>
          <w:sz w:val="22"/>
          <w:szCs w:val="22"/>
        </w:rPr>
        <w:t xml:space="preserve">* Invoice date check rule:</w:t>
      </w:r>
    </w:p>
    <w:p>
      <w:pPr xmlns:w="http://schemas.openxmlformats.org/wordprocessingml/2006/main">
        <w:rPr>
          <w:spacing w:val="2"/>
          <w:sz w:val="22"/>
          <w:szCs w:val="22"/>
          <w:shd w:val="clear" w:color="auto" w:fill="FFFFFF"/>
        </w:rPr>
      </w:pPr>
      <w:r xmlns:w="http://schemas.openxmlformats.org/wordprocessingml/2006/main">
        <w:rPr>
          <w:spacing w:val="2"/>
          <w:sz w:val="22"/>
          <w:szCs w:val="22"/>
          <w:shd w:val="clear" w:color="auto" w:fill="FFFFFF"/>
        </w:rPr>
        <w:t xml:space="preserve">SInvoice V2 electronic invoice system, the General configuration section related to invoice date has 2 checkboxes: </w:t>
      </w:r>
      <w:r xmlns:w="http://schemas.openxmlformats.org/wordprocessingml/2006/main">
        <w:rPr>
          <w:color w:val="181D34"/>
          <w:spacing w:val="2"/>
          <w:sz w:val="22"/>
          <w:szCs w:val="22"/>
          <w:shd w:val="clear" w:color="auto" w:fill="FFFFFF"/>
        </w:rPr>
        <w:t xml:space="preserve">Allow invoice date to be different from the current date </w:t>
      </w:r>
      <w:r xmlns:w="http://schemas.openxmlformats.org/wordprocessingml/2006/main">
        <w:rPr>
          <w:spacing w:val="2"/>
          <w:sz w:val="22"/>
          <w:szCs w:val="22"/>
          <w:shd w:val="clear" w:color="auto" w:fill="FFFFFF"/>
        </w:rPr>
        <w:t xml:space="preserve">, Automatically set the value for invoice date equal to the most recent date.</w:t>
      </w:r>
    </w:p>
    <w:p>
      <w:pPr xmlns:w="http://schemas.openxmlformats.org/wordprocessingml/2006/main">
        <w:rPr>
          <w:spacing w:val="2"/>
          <w:sz w:val="22"/>
          <w:szCs w:val="22"/>
          <w:shd w:val="clear" w:color="auto" w:fill="FFFFFF"/>
        </w:rPr>
      </w:pPr>
      <w:r xmlns:w="http://schemas.openxmlformats.org/wordprocessingml/2006/main">
        <w:rPr>
          <w:spacing w:val="2"/>
          <w:sz w:val="22"/>
          <w:szCs w:val="22"/>
          <w:shd w:val="clear" w:color="auto" w:fill="FFFFFF"/>
        </w:rPr>
        <w:t xml:space="preserve">When issuing invoices via API, the invoice date will be affected when the user selects these checkboxes. There are 4 cases as described below:</w:t>
      </w:r>
    </w:p>
    <w:p>
      <w:pPr xmlns:w="http://schemas.openxmlformats.org/wordprocessingml/2006/main">
        <w:rPr>
          <w:b/>
          <w:snapToGrid/>
          <w:sz w:val="22"/>
          <w:szCs w:val="22"/>
        </w:rPr>
      </w:pPr>
      <w:r xmlns:w="http://schemas.openxmlformats.org/wordprocessingml/2006/main">
        <w:rPr>
          <w:b/>
          <w:sz w:val="22"/>
          <w:szCs w:val="22"/>
        </w:rPr>
        <w:t xml:space="preserve">TH1: Don't accumulate both</w:t>
      </w:r>
    </w:p>
    <w:p>
      <w:pPr xmlns:w="http://schemas.openxmlformats.org/wordprocessingml/2006/main">
        <w:rPr>
          <w:sz w:val="22"/>
          <w:szCs w:val="22"/>
        </w:rPr>
      </w:pPr>
      <w:r xmlns:w="http://schemas.openxmlformats.org/wordprocessingml/2006/main">
        <w:rPr>
          <w:sz w:val="22"/>
          <w:szCs w:val="22"/>
        </w:rPr>
        <w:t xml:space="preserve">- Date created (invoiceIssuedDate) null: get the current date and time (sysdate)</w:t>
      </w:r>
    </w:p>
    <w:p>
      <w:pPr xmlns:w="http://schemas.openxmlformats.org/wordprocessingml/2006/main">
        <w:rPr>
          <w:sz w:val="22"/>
          <w:szCs w:val="22"/>
        </w:rPr>
      </w:pPr>
      <w:r xmlns:w="http://schemas.openxmlformats.org/wordprocessingml/2006/main">
        <w:rPr>
          <w:sz w:val="22"/>
          <w:szCs w:val="22"/>
        </w:rPr>
        <w:t xml:space="preserve">- Date made &lt; date of the last invoice: invalid date</w:t>
      </w:r>
    </w:p>
    <w:p>
      <w:pPr xmlns:w="http://schemas.openxmlformats.org/wordprocessingml/2006/main">
        <w:rPr>
          <w:sz w:val="22"/>
          <w:szCs w:val="22"/>
        </w:rPr>
      </w:pPr>
      <w:r xmlns:w="http://schemas.openxmlformats.org/wordprocessingml/2006/main">
        <w:rPr>
          <w:sz w:val="22"/>
          <w:szCs w:val="22"/>
        </w:rPr>
        <w:t xml:space="preserve">- Date of creation &gt;= date of last invoice and &lt;= current date: invalid date</w:t>
      </w:r>
    </w:p>
    <w:p>
      <w:pPr xmlns:w="http://schemas.openxmlformats.org/wordprocessingml/2006/main">
        <w:rPr>
          <w:sz w:val="22"/>
          <w:szCs w:val="22"/>
        </w:rPr>
      </w:pPr>
      <w:r xmlns:w="http://schemas.openxmlformats.org/wordprocessingml/2006/main">
        <w:rPr>
          <w:sz w:val="22"/>
          <w:szCs w:val="22"/>
        </w:rPr>
        <w:t xml:space="preserve">- Date created &gt; current date: get the date passed (do not check the time)</w:t>
      </w:r>
    </w:p>
    <w:p>
      <w:pPr xmlns:w="http://schemas.openxmlformats.org/wordprocessingml/2006/main">
        <w:rPr>
          <w:b/>
          <w:sz w:val="22"/>
          <w:szCs w:val="22"/>
        </w:rPr>
      </w:pPr>
      <w:r xmlns:w="http://schemas.openxmlformats.org/wordprocessingml/2006/main">
        <w:rPr>
          <w:b/>
          <w:sz w:val="22"/>
          <w:szCs w:val="22"/>
        </w:rPr>
        <w:t xml:space="preserve">TH2: Check “ </w:t>
      </w:r>
      <w:r xmlns:w="http://schemas.openxmlformats.org/wordprocessingml/2006/main">
        <w:rPr>
          <w:b/>
          <w:spacing w:val="2"/>
          <w:sz w:val="22"/>
          <w:szCs w:val="22"/>
          <w:shd w:val="clear" w:color="auto" w:fill="FFFFFF"/>
        </w:rPr>
        <w:t xml:space="preserve">Configure signing date is current time”</w:t>
      </w:r>
    </w:p>
    <w:p>
      <w:pPr xmlns:w="http://schemas.openxmlformats.org/wordprocessingml/2006/main">
        <w:rPr>
          <w:sz w:val="22"/>
          <w:szCs w:val="22"/>
        </w:rPr>
      </w:pPr>
      <w:r xmlns:w="http://schemas.openxmlformats.org/wordprocessingml/2006/main">
        <w:rPr>
          <w:sz w:val="22"/>
          <w:szCs w:val="22"/>
        </w:rPr>
        <w:t xml:space="preserve">- Date created (invoiceIssuedDate) null: get the current date and time (sysdate)</w:t>
      </w:r>
    </w:p>
    <w:p>
      <w:pPr xmlns:w="http://schemas.openxmlformats.org/wordprocessingml/2006/main">
        <w:rPr>
          <w:sz w:val="22"/>
          <w:szCs w:val="22"/>
        </w:rPr>
      </w:pPr>
      <w:r xmlns:w="http://schemas.openxmlformats.org/wordprocessingml/2006/main">
        <w:rPr>
          <w:sz w:val="22"/>
          <w:szCs w:val="22"/>
        </w:rPr>
        <w:t xml:space="preserve">- Date made &lt; date of the last invoice: get the date of the most recent invoice</w:t>
      </w:r>
    </w:p>
    <w:p>
      <w:pPr xmlns:w="http://schemas.openxmlformats.org/wordprocessingml/2006/main">
        <w:rPr>
          <w:sz w:val="22"/>
          <w:szCs w:val="22"/>
        </w:rPr>
      </w:pPr>
      <w:r xmlns:w="http://schemas.openxmlformats.org/wordprocessingml/2006/main">
        <w:rPr>
          <w:sz w:val="22"/>
          <w:szCs w:val="22"/>
        </w:rPr>
        <w:t xml:space="preserve">- Date made &gt;= the date of the last invoice and &lt;= current date: get the date of transmission</w:t>
      </w:r>
    </w:p>
    <w:p>
      <w:pPr xmlns:w="http://schemas.openxmlformats.org/wordprocessingml/2006/main">
        <w:rPr>
          <w:sz w:val="22"/>
          <w:szCs w:val="22"/>
        </w:rPr>
      </w:pPr>
      <w:r xmlns:w="http://schemas.openxmlformats.org/wordprocessingml/2006/main">
        <w:rPr>
          <w:sz w:val="22"/>
          <w:szCs w:val="22"/>
        </w:rPr>
        <w:t xml:space="preserve">- Created date &gt; current date: invalid creation date</w:t>
      </w:r>
    </w:p>
    <w:p>
      <w:pPr xmlns:w="http://schemas.openxmlformats.org/wordprocessingml/2006/main">
        <w:jc w:val="both"/>
        <w:rPr>
          <w:b/>
          <w:spacing w:val="2"/>
          <w:sz w:val="22"/>
          <w:szCs w:val="22"/>
          <w:shd w:val="clear" w:color="auto" w:fill="FFFFFF"/>
        </w:rPr>
      </w:pPr>
      <w:r xmlns:w="http://schemas.openxmlformats.org/wordprocessingml/2006/main">
        <w:rPr>
          <w:b/>
          <w:sz w:val="22"/>
          <w:szCs w:val="22"/>
        </w:rPr>
        <w:t xml:space="preserve">TH3: Check “ </w:t>
      </w:r>
      <w:r xmlns:w="http://schemas.openxmlformats.org/wordprocessingml/2006/main">
        <w:rPr>
          <w:b/>
          <w:spacing w:val="2"/>
          <w:sz w:val="22"/>
          <w:szCs w:val="22"/>
          <w:shd w:val="clear" w:color="auto" w:fill="FFFFFF"/>
        </w:rPr>
        <w:t xml:space="preserve">Automatically set the invoice date to the most recent date”</w:t>
      </w:r>
    </w:p>
    <w:p>
      <w:pPr xmlns:w="http://schemas.openxmlformats.org/wordprocessingml/2006/main">
        <w:rPr>
          <w:sz w:val="22"/>
          <w:szCs w:val="22"/>
        </w:rPr>
      </w:pPr>
      <w:r xmlns:w="http://schemas.openxmlformats.org/wordprocessingml/2006/main">
        <w:rPr>
          <w:sz w:val="22"/>
          <w:szCs w:val="22"/>
        </w:rPr>
        <w:t xml:space="preserve">- Date created (invoiceIssuedDate) null: get the current date and time (sysdate)</w:t>
      </w:r>
    </w:p>
    <w:p>
      <w:pPr xmlns:w="http://schemas.openxmlformats.org/wordprocessingml/2006/main">
        <w:rPr>
          <w:sz w:val="22"/>
          <w:szCs w:val="22"/>
        </w:rPr>
      </w:pPr>
      <w:r xmlns:w="http://schemas.openxmlformats.org/wordprocessingml/2006/main">
        <w:rPr>
          <w:sz w:val="22"/>
          <w:szCs w:val="22"/>
        </w:rPr>
        <w:t xml:space="preserve">- Date made &lt; date of the last invoice: invalid date</w:t>
      </w:r>
    </w:p>
    <w:p>
      <w:pPr xmlns:w="http://schemas.openxmlformats.org/wordprocessingml/2006/main">
        <w:rPr>
          <w:sz w:val="22"/>
          <w:szCs w:val="22"/>
        </w:rPr>
      </w:pPr>
      <w:r xmlns:w="http://schemas.openxmlformats.org/wordprocessingml/2006/main">
        <w:rPr>
          <w:sz w:val="22"/>
          <w:szCs w:val="22"/>
        </w:rPr>
        <w:t xml:space="preserve">- Date made &gt;= the date of the last invoice and &lt;= current date: get the date of transmission</w:t>
      </w:r>
    </w:p>
    <w:p>
      <w:pPr xmlns:w="http://schemas.openxmlformats.org/wordprocessingml/2006/main">
        <w:rPr>
          <w:sz w:val="22"/>
          <w:szCs w:val="22"/>
        </w:rPr>
      </w:pPr>
      <w:r xmlns:w="http://schemas.openxmlformats.org/wordprocessingml/2006/main">
        <w:rPr>
          <w:sz w:val="22"/>
          <w:szCs w:val="22"/>
        </w:rPr>
        <w:t xml:space="preserve">- Created date &gt; current date: invalid creation date</w:t>
      </w:r>
    </w:p>
    <w:p>
      <w:pPr xmlns:w="http://schemas.openxmlformats.org/wordprocessingml/2006/main">
        <w:rPr>
          <w:b/>
          <w:sz w:val="22"/>
          <w:szCs w:val="22"/>
        </w:rPr>
      </w:pPr>
      <w:r xmlns:w="http://schemas.openxmlformats.org/wordprocessingml/2006/main">
        <w:rPr>
          <w:b/>
          <w:sz w:val="22"/>
          <w:szCs w:val="22"/>
        </w:rPr>
        <w:t xml:space="preserve">TH4: Product of both</w:t>
      </w:r>
    </w:p>
    <w:p>
      <w:pPr xmlns:w="http://schemas.openxmlformats.org/wordprocessingml/2006/main">
        <w:rPr>
          <w:sz w:val="22"/>
          <w:szCs w:val="22"/>
        </w:rPr>
      </w:pPr>
      <w:r xmlns:w="http://schemas.openxmlformats.org/wordprocessingml/2006/main">
        <w:rPr>
          <w:sz w:val="22"/>
          <w:szCs w:val="22"/>
        </w:rPr>
        <w:t xml:space="preserve">- InvoiceIssuedDate null: get the current date and time (sysdate)</w:t>
      </w:r>
    </w:p>
    <w:p>
      <w:pPr xmlns:w="http://schemas.openxmlformats.org/wordprocessingml/2006/main">
        <w:rPr>
          <w:sz w:val="22"/>
          <w:szCs w:val="22"/>
        </w:rPr>
      </w:pPr>
      <w:r xmlns:w="http://schemas.openxmlformats.org/wordprocessingml/2006/main">
        <w:rPr>
          <w:sz w:val="22"/>
          <w:szCs w:val="22"/>
        </w:rPr>
        <w:t xml:space="preserve">- Date of creation &lt; date of most recent invoice: get the date of the most recent invoice</w:t>
      </w:r>
    </w:p>
    <w:p>
      <w:pPr xmlns:w="http://schemas.openxmlformats.org/wordprocessingml/2006/main">
        <w:rPr>
          <w:sz w:val="22"/>
          <w:szCs w:val="22"/>
        </w:rPr>
      </w:pPr>
      <w:r xmlns:w="http://schemas.openxmlformats.org/wordprocessingml/2006/main">
        <w:rPr>
          <w:sz w:val="22"/>
          <w:szCs w:val="22"/>
        </w:rPr>
        <w:t xml:space="preserve">- Creation date &gt;= creation date of the most recent invoice and &lt;= current date: get the transmitted date</w:t>
      </w:r>
    </w:p>
    <w:p>
      <w:pPr xmlns:w="http://schemas.openxmlformats.org/wordprocessingml/2006/main">
        <w:rPr>
          <w:sz w:val="22"/>
          <w:szCs w:val="22"/>
        </w:rPr>
      </w:pPr>
      <w:r xmlns:w="http://schemas.openxmlformats.org/wordprocessingml/2006/main">
        <w:rPr>
          <w:sz w:val="22"/>
          <w:szCs w:val="22"/>
        </w:rPr>
        <w:t xml:space="preserve">- Creation date &gt; current date: invalid creation date</w:t>
      </w:r>
    </w:p>
    <w:p>
      <w:pPr xmlns:w="http://schemas.openxmlformats.org/wordprocessingml/2006/main">
        <w:numPr>
          <w:ilvl w:val="0"/>
          <w:numId w:val="9"/>
        </w:numPr>
        <w:jc w:val="both"/>
        <w:rPr>
          <w:b/>
          <w:color w:val="0000FF"/>
          <w:sz w:val="22"/>
          <w:szCs w:val="22"/>
        </w:rPr>
      </w:pPr>
      <w:r xmlns:w="http://schemas.openxmlformats.org/wordprocessingml/2006/main">
        <w:rPr>
          <w:b/>
          <w:color w:val="0000FF"/>
          <w:sz w:val="22"/>
          <w:szCs w:val="22"/>
        </w:rPr>
        <w:t xml:space="preserve">Input:</w:t>
      </w:r>
    </w:p>
    <w:p>
      <w:pPr xmlns:w="http://schemas.openxmlformats.org/wordprocessingml/2006/main">
        <w:jc w:val="both"/>
        <w:rPr>
          <w:sz w:val="22"/>
          <w:szCs w:val="22"/>
        </w:rPr>
      </w:pPr>
      <w:r xmlns:w="http://schemas.openxmlformats.org/wordprocessingml/2006/main">
        <w:rPr>
          <w:sz w:val="22"/>
          <w:szCs w:val="22"/>
        </w:rPr>
        <w:t xml:space="preserve">Webservice is commonly used in cases of original invoices, money adjustment invoices, information adjustment invoices, and replacement invoices.</w:t>
      </w:r>
    </w:p>
    <w:p>
      <w:pPr xmlns:w="http://schemas.openxmlformats.org/wordprocessingml/2006/main">
        <w:numPr>
          <w:ilvl w:val="0"/>
          <w:numId w:val="6"/>
        </w:numPr>
        <w:snapToGrid w:val="0"/>
        <w:jc w:val="both"/>
        <w:rPr>
          <w:sz w:val="22"/>
          <w:szCs w:val="22"/>
        </w:rPr>
      </w:pPr>
      <w:r xmlns:w="http://schemas.openxmlformats.org/wordprocessingml/2006/main">
        <w:rPr>
          <w:sz w:val="22"/>
          <w:szCs w:val="22"/>
        </w:rPr>
        <w:t xml:space="preserve">Action (POST): </w:t>
      </w:r>
      <w:r xmlns:w="http://schemas.openxmlformats.org/wordprocessingml/2006/main">
        <w:rPr>
          <w:color w:val="0070C0"/>
          <w:sz w:val="22"/>
          <w:szCs w:val="22"/>
        </w:rPr>
        <w:t xml:space="preserve">InvoiceAPI/InvoiceWS/createInvoice/{supplierTaxCode}</w:t>
      </w:r>
    </w:p>
    <w:p>
      <w:pPr xmlns:w="http://schemas.openxmlformats.org/wordprocessingml/2006/main">
        <w:numPr>
          <w:ilvl w:val="0"/>
          <w:numId w:val="6"/>
        </w:numPr>
        <w:jc w:val="both"/>
        <w:rPr>
          <w:sz w:val="22"/>
          <w:szCs w:val="22"/>
        </w:rPr>
      </w:pPr>
      <w:r xmlns:w="http://schemas.openxmlformats.org/wordprocessingml/2006/main">
        <w:rPr>
          <w:sz w:val="22"/>
          <w:szCs w:val="22"/>
        </w:rPr>
        <w:t xml:space="preserve">Headers:</w:t>
      </w:r>
    </w:p>
    <w:p>
      <w:pPr xmlns:w="http://schemas.openxmlformats.org/wordprocessingml/2006/main">
        <w:snapToGrid w:val="0"/>
        <w:ind w:firstLine="176"/>
        <w:jc w:val="both"/>
        <w:rPr>
          <w:b/>
          <w:sz w:val="22"/>
          <w:szCs w:val="22"/>
          <w:lang w:val="en"/>
        </w:rPr>
      </w:pPr>
      <w:r xmlns:w="http://schemas.openxmlformats.org/wordprocessingml/2006/main">
        <w:rPr>
          <w:sz w:val="22"/>
          <w:szCs w:val="22"/>
          <w:lang w:val="en"/>
        </w:rPr>
        <w:t xml:space="preserve">+ Cookie: access_token value or Authorization: username/pass like logging in on the web or Authorization: username/pass like logging in on the web</w:t>
      </w:r>
    </w:p>
    <w:p>
      <w:pPr xmlns:w="http://schemas.openxmlformats.org/wordprocessingml/2006/main">
        <w:snapToGrid w:val="0"/>
        <w:ind w:firstLine="176"/>
        <w:jc w:val="both"/>
        <w:rPr>
          <w:sz w:val="22"/>
          <w:szCs w:val="22"/>
          <w:lang w:val="fr-FR"/>
        </w:rPr>
      </w:pPr>
      <w:r xmlns:w="http://schemas.openxmlformats.org/wordprocessingml/2006/main">
        <w:rPr>
          <w:sz w:val="22"/>
          <w:szCs w:val="22"/>
          <w:lang w:val="fr-FR"/>
        </w:rPr>
        <w:t xml:space="preserve">+ Content-Type : application/json</w:t>
      </w:r>
    </w:p>
    <w:p>
      <w:pPr>
        <w:snapToGrid w:val="0"/>
        <w:ind w:firstLine="176"/>
        <w:jc w:val="both"/>
        <w:rPr>
          <w:sz w:val="22"/>
          <w:szCs w:val="22"/>
          <w:lang w:val="fr-FR"/>
        </w:rPr>
      </w:pPr>
    </w:p>
    <w:tbl>
      <w:tblPr>
        <w:tblStyle w:val="14"/>
        <w:tblW w:w="9497"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2449"/>
        <w:gridCol w:w="5063"/>
      </w:tblGrid>
      <w:tr>
        <w:trPr>
          <w:trHeight w:val="530" w:hRule="atLeast"/>
        </w:trPr>
        <w:tc>
          <w:tcPr>
            <w:tcW w:w="1985"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School's name</w:t>
            </w:r>
          </w:p>
        </w:tc>
        <w:tc>
          <w:tcPr>
            <w:tcW w:w="2449"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Data types, constraints</w:t>
            </w:r>
          </w:p>
        </w:tc>
        <w:tc>
          <w:tcPr>
            <w:tcW w:w="5063"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Describe</w:t>
            </w:r>
          </w:p>
        </w:tc>
      </w:tr>
      <w:tr>
        <w:tc>
          <w:tcPr>
            <w:tcW w:w="1985"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supplierTaxCode</w:t>
            </w:r>
          </w:p>
        </w:tc>
        <w:tc>
          <w:tcPr>
            <w:tcW w:w="2449"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w:t>
            </w:r>
          </w:p>
        </w:tc>
        <w:tc>
          <w:tcPr>
            <w:tcW w:w="506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Tax identification number of the invoice-issuing business/branch. A business can have multiple tax codes</w:t>
            </w:r>
          </w:p>
          <w:p>
            <w:pPr xmlns:w="http://schemas.openxmlformats.org/wordprocessingml/2006/main">
              <w:spacing w:before="0"/>
              <w:ind w:left="0"/>
              <w:jc w:val="both"/>
              <w:rPr>
                <w:sz w:val="22"/>
                <w:szCs w:val="22"/>
              </w:rPr>
            </w:pPr>
            <w:r xmlns:w="http://schemas.openxmlformats.org/wordprocessingml/2006/main">
              <w:rPr>
                <w:sz w:val="22"/>
                <w:szCs w:val="22"/>
              </w:rPr>
              <w:t xml:space="preserve">Model 1: 0312770607</w:t>
            </w:r>
          </w:p>
          <w:p>
            <w:pPr xmlns:w="http://schemas.openxmlformats.org/wordprocessingml/2006/main">
              <w:spacing w:before="0"/>
              <w:ind w:left="0"/>
              <w:jc w:val="both"/>
              <w:rPr>
                <w:sz w:val="22"/>
                <w:szCs w:val="22"/>
              </w:rPr>
            </w:pPr>
            <w:r xmlns:w="http://schemas.openxmlformats.org/wordprocessingml/2006/main">
              <w:rPr>
                <w:sz w:val="22"/>
                <w:szCs w:val="22"/>
              </w:rPr>
              <w:t xml:space="preserve">Model 2: 0312770607-001</w:t>
            </w:r>
          </w:p>
          <w:p>
            <w:pPr xmlns:w="http://schemas.openxmlformats.org/wordprocessingml/2006/main">
              <w:spacing w:before="0"/>
              <w:ind w:left="0"/>
              <w:jc w:val="both"/>
              <w:rPr>
                <w:sz w:val="22"/>
                <w:szCs w:val="22"/>
              </w:rPr>
            </w:pPr>
            <w:r xmlns:w="http://schemas.openxmlformats.org/wordprocessingml/2006/main">
              <w:rPr>
                <w:sz w:val="22"/>
                <w:szCs w:val="22"/>
              </w:rPr>
              <w:t xml:space="preserve">The system will use this information field to check and get information about the tax identification number of the branch/enterprise.</w:t>
            </w:r>
          </w:p>
          <w:p>
            <w:pPr xmlns:w="http://schemas.openxmlformats.org/wordprocessingml/2006/main">
              <w:spacing w:before="0"/>
              <w:ind w:left="0"/>
              <w:jc w:val="both"/>
              <w:rPr>
                <w:sz w:val="22"/>
                <w:szCs w:val="22"/>
              </w:rPr>
            </w:pP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HYPERLINK "https://vi.wikipedia.org/wiki/Thu%E1%BA%BF_Vi%E1%BB%87t_Nam" </w:instrText>
            </w:r>
            <w:r xmlns:w="http://schemas.openxmlformats.org/wordprocessingml/2006/main">
              <w:rPr>
                <w:sz w:val="22"/>
                <w:szCs w:val="22"/>
              </w:rPr>
              <w:fldChar xmlns:w="http://schemas.openxmlformats.org/wordprocessingml/2006/main" w:fldCharType="separate"/>
            </w:r>
            <w:r xmlns:w="http://schemas.openxmlformats.org/wordprocessingml/2006/main">
              <w:rPr>
                <w:rStyle w:val="12"/>
                <w:sz w:val="22"/>
                <w:szCs w:val="22"/>
              </w:rPr>
              <w:t xml:space="preserve">https://en.wikipedia.org/wiki/Thu%E1%BA%BF_Vi%E1%BB%87t_Nam</w:t>
            </w:r>
            <w:r xmlns:w="http://schemas.openxmlformats.org/wordprocessingml/2006/main">
              <w:rPr>
                <w:sz w:val="22"/>
                <w:szCs w:val="22"/>
              </w:rPr>
              <w:fldChar xmlns:w="http://schemas.openxmlformats.org/wordprocessingml/2006/main" w:fldCharType="end"/>
            </w:r>
            <w:r xmlns:w="http://schemas.openxmlformats.org/wordprocessingml/2006/main">
              <w:rPr>
                <w:sz w:val="22"/>
                <w:szCs w:val="22"/>
              </w:rPr>
              <w:t xml:space="preserve"> </w:t>
            </w:r>
          </w:p>
          <w:p>
            <w:pPr xmlns:w="http://schemas.openxmlformats.org/wordprocessingml/2006/main">
              <w:spacing w:before="0"/>
              <w:ind w:left="0"/>
              <w:jc w:val="both"/>
              <w:rPr>
                <w:sz w:val="22"/>
                <w:szCs w:val="22"/>
                <w:highlight w:val="yellow"/>
              </w:rPr>
            </w:pPr>
            <w:r xmlns:w="http://schemas.openxmlformats.org/wordprocessingml/2006/main">
              <w:rPr>
                <w:sz w:val="22"/>
                <w:szCs w:val="22"/>
                <w:highlight w:val="yellow"/>
              </w:rPr>
              <w:t xml:space="preserve">During the integration process, if the unit uses multiple accounts of multiple departments to issue invoices at the same time, each department should separate 1 invoice symbol for use.</w:t>
            </w:r>
          </w:p>
          <w:p>
            <w:pPr xmlns:w="http://schemas.openxmlformats.org/wordprocessingml/2006/main">
              <w:spacing w:before="0"/>
              <w:ind w:left="0"/>
              <w:jc w:val="both"/>
              <w:rPr>
                <w:sz w:val="22"/>
                <w:szCs w:val="22"/>
                <w:highlight w:val="yellow"/>
              </w:rPr>
            </w:pPr>
            <w:r xmlns:w="http://schemas.openxmlformats.org/wordprocessingml/2006/main">
              <w:rPr>
                <w:sz w:val="22"/>
                <w:szCs w:val="22"/>
                <w:highlight w:val="yellow"/>
              </w:rPr>
              <w:t xml:space="preserve">Example:</w:t>
            </w:r>
          </w:p>
          <w:p>
            <w:pPr xmlns:w="http://schemas.openxmlformats.org/wordprocessingml/2006/main">
              <w:spacing w:before="0"/>
              <w:ind w:left="0"/>
              <w:jc w:val="both"/>
              <w:rPr>
                <w:sz w:val="22"/>
                <w:szCs w:val="22"/>
                <w:highlight w:val="yellow"/>
              </w:rPr>
            </w:pPr>
            <w:r xmlns:w="http://schemas.openxmlformats.org/wordprocessingml/2006/main">
              <w:rPr>
                <w:sz w:val="22"/>
                <w:szCs w:val="22"/>
                <w:highlight w:val="yellow"/>
              </w:rPr>
              <w:t xml:space="preserve">+ The accounting department uses the symbol: C22TKT</w:t>
            </w:r>
          </w:p>
          <w:p>
            <w:pPr xmlns:w="http://schemas.openxmlformats.org/wordprocessingml/2006/main">
              <w:spacing w:before="0"/>
              <w:ind w:left="0"/>
              <w:jc w:val="both"/>
              <w:rPr>
                <w:sz w:val="22"/>
                <w:szCs w:val="22"/>
                <w:highlight w:val="yellow"/>
              </w:rPr>
            </w:pPr>
            <w:r xmlns:w="http://schemas.openxmlformats.org/wordprocessingml/2006/main">
              <w:rPr>
                <w:sz w:val="22"/>
                <w:szCs w:val="22"/>
                <w:highlight w:val="yellow"/>
              </w:rPr>
              <w:t xml:space="preserve">+ The general department uses the symbol: C22TTH</w:t>
            </w:r>
          </w:p>
          <w:p>
            <w:pPr xmlns:w="http://schemas.openxmlformats.org/wordprocessingml/2006/main">
              <w:spacing w:before="0"/>
              <w:ind w:left="0"/>
              <w:jc w:val="both"/>
              <w:rPr>
                <w:sz w:val="22"/>
                <w:szCs w:val="22"/>
                <w:highlight w:val="yellow"/>
              </w:rPr>
            </w:pPr>
            <w:r xmlns:w="http://schemas.openxmlformats.org/wordprocessingml/2006/main">
              <w:rPr>
                <w:sz w:val="22"/>
                <w:szCs w:val="22"/>
                <w:highlight w:val="yellow"/>
              </w:rPr>
              <w:t xml:space="preserve">In addition, it is possible to apply invoice symbol separation according to user use</w:t>
            </w:r>
          </w:p>
          <w:p>
            <w:pPr xmlns:w="http://schemas.openxmlformats.org/wordprocessingml/2006/main">
              <w:spacing w:before="0"/>
              <w:ind w:left="0"/>
              <w:jc w:val="both"/>
              <w:rPr>
                <w:sz w:val="22"/>
                <w:szCs w:val="22"/>
                <w:highlight w:val="yellow"/>
              </w:rPr>
            </w:pPr>
            <w:r xmlns:w="http://schemas.openxmlformats.org/wordprocessingml/2006/main">
              <w:rPr>
                <w:sz w:val="22"/>
                <w:szCs w:val="22"/>
                <w:highlight w:val="yellow"/>
              </w:rPr>
              <w:t xml:space="preserve">Example:</w:t>
            </w:r>
          </w:p>
          <w:p>
            <w:pPr xmlns:w="http://schemas.openxmlformats.org/wordprocessingml/2006/main">
              <w:spacing w:before="0"/>
              <w:ind w:left="0"/>
              <w:jc w:val="both"/>
              <w:rPr>
                <w:sz w:val="22"/>
                <w:szCs w:val="22"/>
                <w:highlight w:val="yellow"/>
              </w:rPr>
            </w:pPr>
            <w:r xmlns:w="http://schemas.openxmlformats.org/wordprocessingml/2006/main">
              <w:rPr>
                <w:sz w:val="22"/>
                <w:szCs w:val="22"/>
                <w:highlight w:val="yellow"/>
              </w:rPr>
              <w:t xml:space="preserve">+ Account A uses the symbol C22TAA</w:t>
            </w:r>
          </w:p>
          <w:p>
            <w:pPr xmlns:w="http://schemas.openxmlformats.org/wordprocessingml/2006/main">
              <w:spacing w:before="0"/>
              <w:ind w:left="0"/>
              <w:jc w:val="both"/>
              <w:rPr>
                <w:sz w:val="22"/>
                <w:szCs w:val="22"/>
              </w:rPr>
            </w:pPr>
            <w:r xmlns:w="http://schemas.openxmlformats.org/wordprocessingml/2006/main">
              <w:rPr>
                <w:sz w:val="22"/>
                <w:szCs w:val="22"/>
                <w:highlight w:val="yellow"/>
              </w:rPr>
              <w:t xml:space="preserve">+ Account B uses the symbol C22TBB</w:t>
            </w:r>
          </w:p>
        </w:tc>
      </w:tr>
      <w:tr>
        <w:tc>
          <w:tcPr>
            <w:tcW w:w="1985"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highlight w:val="yellow"/>
              </w:rPr>
              <w:t xml:space="preserve">originalInvoiceType</w:t>
            </w:r>
          </w:p>
        </w:tc>
        <w:tc>
          <w:tcPr>
            <w:tcW w:w="2449" w:type="dxa"/>
            <w:noWrap w:val="0"/>
            <w:vAlign w:val="top"/>
          </w:tcPr>
          <w:p>
            <w:pPr xmlns:w="http://schemas.openxmlformats.org/wordprocessingml/2006/main">
              <w:spacing w:before="0"/>
              <w:ind w:left="0"/>
              <w:jc w:val="both"/>
              <w:rPr>
                <w:sz w:val="22"/>
                <w:szCs w:val="22"/>
                <w:lang w:val="vi-VN"/>
              </w:rPr>
            </w:pPr>
            <w:r xmlns:w="http://schemas.openxmlformats.org/wordprocessingml/2006/main">
              <w:rPr>
                <w:sz w:val="22"/>
                <w:szCs w:val="22"/>
              </w:rPr>
              <w:t xml:space="preserve">Required: </w:t>
            </w:r>
            <w:r xmlns:w="http://schemas.openxmlformats.org/wordprocessingml/2006/main">
              <w:rPr>
                <w:sz w:val="22"/>
                <w:szCs w:val="22"/>
                <w:lang w:val="vi-VN"/>
              </w:rPr>
              <w:t xml:space="preserve">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N/A</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063" w:type="dxa"/>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Original invoice type</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Pass a numeric value with the following meaning</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0- Not paper invoices/invoices that don't exist on the system</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1-Invoice TT78</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2-Invoice according to Decision 1209</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3-Electronic/Paper Invoice TT32</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4-Paper invoice TT 78</w:t>
            </w:r>
          </w:p>
          <w:p>
            <w:pPr xmlns:w="http://schemas.openxmlformats.org/wordprocessingml/2006/main">
              <w:ind w:left="0"/>
              <w:rPr>
                <w:sz w:val="22"/>
                <w:szCs w:val="22"/>
              </w:rPr>
            </w:pPr>
            <w:r xmlns:w="http://schemas.openxmlformats.org/wordprocessingml/2006/main">
              <w:rPr>
                <w:bCs/>
                <w:color w:val="FF0000"/>
                <w:sz w:val="22"/>
                <w:szCs w:val="22"/>
              </w:rPr>
              <w:t xml:space="preserve">Note </w:t>
            </w:r>
            <w:r xmlns:w="http://schemas.openxmlformats.org/wordprocessingml/2006/main">
              <w:rPr>
                <w:bCs/>
                <w:sz w:val="22"/>
                <w:szCs w:val="22"/>
              </w:rPr>
              <w:t xml:space="preserve">: </w:t>
            </w:r>
            <w:r xmlns:w="http://schemas.openxmlformats.org/wordprocessingml/2006/main">
              <w:rPr>
                <w:sz w:val="22"/>
                <w:szCs w:val="22"/>
              </w:rPr>
              <w:t xml:space="preserve">In case the originalInvoiceType tag is not transmitted or the empty value/0 is transmitted, the originalTemplateCode tag is not required to be transmitted. The system validates the information when making an invoice as is.</w:t>
            </w:r>
          </w:p>
          <w:p>
            <w:pPr xmlns:w="http://schemas.openxmlformats.org/wordprocessingml/2006/main">
              <w:rPr>
                <w:sz w:val="22"/>
                <w:szCs w:val="22"/>
              </w:rPr>
            </w:pPr>
            <w:r xmlns:w="http://schemas.openxmlformats.org/wordprocessingml/2006/main">
              <w:rPr>
                <w:sz w:val="22"/>
                <w:szCs w:val="22"/>
              </w:rPr>
              <w:t xml:space="preserve">-In case the originalInvoiceType tag transmits the value 1, 2, 3 or 4, then</w:t>
            </w:r>
          </w:p>
          <w:p>
            <w:pPr xmlns:w="http://schemas.openxmlformats.org/wordprocessingml/2006/main">
              <w:rPr>
                <w:sz w:val="22"/>
                <w:szCs w:val="22"/>
              </w:rPr>
            </w:pPr>
            <w:r xmlns:w="http://schemas.openxmlformats.org/wordprocessingml/2006/main">
              <w:rPr>
                <w:sz w:val="22"/>
                <w:szCs w:val="22"/>
              </w:rPr>
              <w:t xml:space="preserve">+The originalTemplateCode tag must be passed, the validation rules for this tag are the same as the current templateCode tag.</w:t>
            </w:r>
          </w:p>
          <w:p>
            <w:pPr xmlns:w="http://schemas.openxmlformats.org/wordprocessingml/2006/main">
              <w:spacing w:before="0"/>
              <w:ind w:left="41"/>
              <w:jc w:val="both"/>
              <w:rPr>
                <w:bCs/>
                <w:sz w:val="22"/>
                <w:szCs w:val="22"/>
              </w:rPr>
            </w:pPr>
            <w:r xmlns:w="http://schemas.openxmlformats.org/wordprocessingml/2006/main">
              <w:rPr>
                <w:sz w:val="22"/>
                <w:szCs w:val="22"/>
              </w:rPr>
              <w:t xml:space="preserve">+When making an invoice, the system </w:t>
            </w:r>
            <w:r xmlns:w="http://schemas.openxmlformats.org/wordprocessingml/2006/main">
              <w:rPr>
                <w:b/>
                <w:bCs/>
                <w:sz w:val="22"/>
                <w:szCs w:val="22"/>
              </w:rPr>
              <w:t xml:space="preserve">does not check the existence </w:t>
            </w:r>
            <w:r xmlns:w="http://schemas.openxmlformats.org/wordprocessingml/2006/main">
              <w:rPr>
                <w:sz w:val="22"/>
                <w:szCs w:val="22"/>
              </w:rPr>
              <w:t xml:space="preserve">of the original invoice on the system, other authentication rules remain the same</w:t>
            </w:r>
          </w:p>
        </w:tc>
      </w:tr>
      <w:tr>
        <w:tc>
          <w:tcPr>
            <w:tcW w:w="1985"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highlight w:val="yellow"/>
              </w:rPr>
              <w:t xml:space="preserve">originalTemplateCode</w:t>
            </w:r>
          </w:p>
        </w:tc>
        <w:tc>
          <w:tcPr>
            <w:tcW w:w="2449"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N/A</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063" w:type="dxa"/>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Casting is required if originalInvoiceType is 1, 2, 3 or 4</w:t>
            </w:r>
          </w:p>
          <w:p>
            <w:pPr xmlns:w="http://schemas.openxmlformats.org/wordprocessingml/2006/main">
              <w:spacing w:before="0"/>
              <w:ind w:left="41"/>
              <w:jc w:val="both"/>
              <w:rPr>
                <w:bCs/>
                <w:sz w:val="22"/>
                <w:szCs w:val="22"/>
                <w:lang w:val="vi-VN"/>
              </w:rPr>
            </w:pPr>
            <w:r xmlns:w="http://schemas.openxmlformats.org/wordprocessingml/2006/main">
              <w:rPr>
                <w:bCs/>
                <w:sz w:val="22"/>
                <w:szCs w:val="22"/>
                <w:lang w:val="vi-VN"/>
              </w:rPr>
              <w:t xml:space="preserve">Example TT32: 01GTKT0/001</w:t>
            </w:r>
          </w:p>
          <w:p>
            <w:pPr xmlns:w="http://schemas.openxmlformats.org/wordprocessingml/2006/main">
              <w:spacing w:before="0"/>
              <w:ind w:left="41"/>
              <w:jc w:val="both"/>
              <w:rPr>
                <w:bCs/>
                <w:sz w:val="22"/>
                <w:szCs w:val="22"/>
                <w:lang w:val="vi-VN"/>
              </w:rPr>
            </w:pPr>
            <w:r xmlns:w="http://schemas.openxmlformats.org/wordprocessingml/2006/main">
              <w:rPr>
                <w:bCs/>
                <w:sz w:val="22"/>
                <w:szCs w:val="22"/>
                <w:lang w:val="vi-VN"/>
              </w:rPr>
              <w:t xml:space="preserve">Example TT78: 1/0224</w:t>
            </w:r>
          </w:p>
        </w:tc>
      </w:tr>
    </w:tbl>
    <w:p>
      <w:pPr xmlns:w="http://schemas.openxmlformats.org/wordprocessingml/2006/main">
        <w:numPr>
          <w:ilvl w:val="0"/>
          <w:numId w:val="6"/>
        </w:numPr>
        <w:snapToGrid w:val="0"/>
        <w:jc w:val="both"/>
        <w:rPr>
          <w:sz w:val="22"/>
          <w:szCs w:val="22"/>
        </w:rPr>
      </w:pPr>
      <w:r xmlns:w="http://schemas.openxmlformats.org/wordprocessingml/2006/main">
        <w:rPr>
          <w:sz w:val="22"/>
          <w:szCs w:val="22"/>
        </w:rPr>
        <w:t xml:space="preserve">Data: Invoicing sample data ( </w:t>
      </w:r>
      <w:r xmlns:w="http://schemas.openxmlformats.org/wordprocessingml/2006/main">
        <w:rPr>
          <w:b/>
          <w:sz w:val="22"/>
          <w:szCs w:val="22"/>
        </w:rPr>
        <w:t xml:space="preserve">Details of objects see each subsection in section 5 </w:t>
      </w:r>
      <w:r xmlns:w="http://schemas.openxmlformats.org/wordprocessingml/2006/main">
        <w:rPr>
          <w:sz w:val="22"/>
          <w:szCs w:val="22"/>
        </w:rPr>
        <w:t xml:space="preserve">)</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b/>
          <w:bCs/>
          <w:snapToGrid/>
          <w:color w:val="525252"/>
          <w:sz w:val="22"/>
          <w:szCs w:val="22"/>
        </w:rPr>
        <w:t xml:space="preserve">"generalInvoiceInfo":{ //General information of the invoice</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b/>
          <w:bCs/>
          <w:snapToGrid/>
          <w:color w:val="525252"/>
          <w:sz w:val="22"/>
          <w:szCs w:val="22"/>
        </w:rPr>
        <w:t xml:space="preserve">"buyerInfo":{ //seller info</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b/>
          <w:bCs/>
          <w:snapToGrid/>
          <w:color w:val="525252"/>
          <w:sz w:val="22"/>
          <w:szCs w:val="22"/>
        </w:rPr>
        <w:t xml:space="preserve">"sellerInfo":{ //buyer info</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b/>
          <w:bCs/>
          <w:snapToGrid/>
          <w:color w:val="525252"/>
          <w:sz w:val="22"/>
          <w:szCs w:val="22"/>
        </w:rPr>
        <w:t xml:space="preserve">"payments":[ </w:t>
      </w:r>
      <w:r xmlns:w="http://schemas.openxmlformats.org/wordprocessingml/2006/main">
        <w:rPr>
          <w:b/>
          <w:bCs/>
          <w:snapToGrid/>
          <w:color w:val="525252"/>
          <w:sz w:val="22"/>
          <w:szCs w:val="22"/>
        </w:rPr>
        <w:tab xmlns:w="http://schemas.openxmlformats.org/wordprocessingml/2006/main"/>
      </w:r>
      <w:r xmlns:w="http://schemas.openxmlformats.org/wordprocessingml/2006/main">
        <w:rPr>
          <w:b/>
          <w:bCs/>
          <w:snapToGrid/>
          <w:color w:val="525252"/>
          <w:sz w:val="22"/>
          <w:szCs w:val="22"/>
        </w:rPr>
        <w:t xml:space="preserve">//payment information</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b/>
          <w:bCs/>
          <w:snapToGrid/>
          <w:color w:val="525252"/>
          <w:sz w:val="22"/>
          <w:szCs w:val="22"/>
        </w:rPr>
        <w:t xml:space="preserve">"itemInfo":[ //commodity information</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b/>
          <w:bCs/>
          <w:snapToGrid/>
          <w:color w:val="525252"/>
          <w:sz w:val="22"/>
          <w:szCs w:val="22"/>
        </w:rPr>
        <w:t xml:space="preserve">"metadata":[ </w:t>
      </w:r>
      <w:r xmlns:w="http://schemas.openxmlformats.org/wordprocessingml/2006/main">
        <w:rPr>
          <w:b/>
          <w:bCs/>
          <w:snapToGrid/>
          <w:color w:val="525252"/>
          <w:sz w:val="22"/>
          <w:szCs w:val="22"/>
        </w:rPr>
        <w:tab xmlns:w="http://schemas.openxmlformats.org/wordprocessingml/2006/main"/>
      </w:r>
      <w:r xmlns:w="http://schemas.openxmlformats.org/wordprocessingml/2006/main">
        <w:rPr>
          <w:b/>
          <w:bCs/>
          <w:snapToGrid/>
          <w:color w:val="525252"/>
          <w:sz w:val="22"/>
          <w:szCs w:val="22"/>
        </w:rPr>
        <w:t xml:space="preserve">//dynamic field information</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color w:val="1F497D"/>
          <w:sz w:val="22"/>
          <w:szCs w:val="22"/>
        </w:rPr>
        <w:t xml:space="preserve">" </w:t>
      </w:r>
      <w:r xmlns:w="http://schemas.openxmlformats.org/wordprocessingml/2006/main">
        <w:rPr>
          <w:b/>
          <w:bCs/>
          <w:snapToGrid/>
          <w:color w:val="525252"/>
          <w:sz w:val="22"/>
          <w:szCs w:val="22"/>
        </w:rPr>
        <w:t xml:space="preserve">meterReading": </w:t>
      </w:r>
      <w:r xmlns:w="http://schemas.openxmlformats.org/wordprocessingml/2006/main">
        <w:rPr>
          <w:b/>
          <w:bCs/>
          <w:snapToGrid/>
          <w:color w:val="525252"/>
          <w:sz w:val="22"/>
          <w:szCs w:val="22"/>
        </w:rPr>
        <w:tab xmlns:w="http://schemas.openxmlformats.org/wordprocessingml/2006/main"/>
      </w:r>
      <w:r xmlns:w="http://schemas.openxmlformats.org/wordprocessingml/2006/main">
        <w:rPr>
          <w:b/>
          <w:bCs/>
          <w:snapToGrid/>
          <w:color w:val="525252"/>
          <w:sz w:val="22"/>
          <w:szCs w:val="22"/>
        </w:rPr>
        <w:t xml:space="preserve">//special information for utility bills</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b/>
          <w:bCs/>
          <w:snapToGrid/>
          <w:color w:val="525252"/>
          <w:sz w:val="22"/>
          <w:szCs w:val="22"/>
        </w:rPr>
        <w:t xml:space="preserve">"summarizeInfo":{ </w:t>
      </w:r>
      <w:r xmlns:w="http://schemas.openxmlformats.org/wordprocessingml/2006/main">
        <w:rPr>
          <w:b/>
          <w:bCs/>
          <w:snapToGrid/>
          <w:color w:val="525252"/>
          <w:sz w:val="22"/>
          <w:szCs w:val="22"/>
        </w:rPr>
        <w:tab xmlns:w="http://schemas.openxmlformats.org/wordprocessingml/2006/main"/>
      </w:r>
      <w:r xmlns:w="http://schemas.openxmlformats.org/wordprocessingml/2006/main">
        <w:rPr>
          <w:b/>
          <w:bCs/>
          <w:snapToGrid/>
          <w:color w:val="525252"/>
          <w:sz w:val="22"/>
          <w:szCs w:val="22"/>
        </w:rPr>
        <w:t xml:space="preserve">//invoice summarize information</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b/>
          <w:bCs/>
          <w:snapToGrid/>
          <w:color w:val="525252"/>
          <w:sz w:val="22"/>
          <w:szCs w:val="22"/>
        </w:rPr>
        <w:t xml:space="preserve">"taxBreakdowns":[ </w:t>
      </w:r>
      <w:r xmlns:w="http://schemas.openxmlformats.org/wordprocessingml/2006/main">
        <w:rPr>
          <w:b/>
          <w:bCs/>
          <w:snapToGrid/>
          <w:color w:val="525252"/>
          <w:sz w:val="22"/>
          <w:szCs w:val="22"/>
        </w:rPr>
        <w:tab xmlns:w="http://schemas.openxmlformats.org/wordprocessingml/2006/main"/>
      </w:r>
      <w:r xmlns:w="http://schemas.openxmlformats.org/wordprocessingml/2006/main">
        <w:rPr>
          <w:b/>
          <w:bCs/>
          <w:snapToGrid/>
          <w:color w:val="525252"/>
          <w:sz w:val="22"/>
          <w:szCs w:val="22"/>
        </w:rPr>
        <w:t xml:space="preserve">//invoice grouping information by tax rate</w:t>
      </w:r>
    </w:p>
    <w:p>
      <w:pPr xmlns:w="http://schemas.openxmlformats.org/wordprocessingml/2006/main">
        <w:widowControl/>
        <w:shd w:val="clear" w:color="auto" w:fill="DBE5F1"/>
        <w:spacing w:before="0" w:line="240" w:lineRule="auto"/>
        <w:ind w:left="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0"/>
        <w:jc w:val="both"/>
        <w:rPr>
          <w:snapToGrid/>
          <w:color w:val="525252"/>
          <w:sz w:val="22"/>
          <w:szCs w:val="22"/>
        </w:rPr>
      </w:pPr>
      <w:r xmlns:w="http://schemas.openxmlformats.org/wordprocessingml/2006/main">
        <w:rPr>
          <w:b/>
          <w:bCs/>
          <w:snapToGrid/>
          <w:color w:val="525252"/>
          <w:sz w:val="22"/>
          <w:szCs w:val="22"/>
        </w:rPr>
        <w:t xml:space="preserve">}</w:t>
      </w:r>
    </w:p>
    <w:p>
      <w:pPr>
        <w:snapToGrid w:val="0"/>
        <w:ind w:left="0"/>
        <w:jc w:val="both"/>
        <w:rPr>
          <w:b/>
          <w:sz w:val="22"/>
          <w:szCs w:val="22"/>
        </w:rPr>
      </w:pPr>
    </w:p>
    <w:p>
      <w:pPr xmlns:w="http://schemas.openxmlformats.org/wordprocessingml/2006/main">
        <w:snapToGrid w:val="0"/>
        <w:ind w:left="0"/>
        <w:jc w:val="both"/>
        <w:rPr>
          <w:sz w:val="22"/>
          <w:szCs w:val="22"/>
        </w:rPr>
      </w:pPr>
      <w:r xmlns:w="http://schemas.openxmlformats.org/wordprocessingml/2006/main">
        <w:rPr>
          <w:b/>
          <w:sz w:val="22"/>
          <w:szCs w:val="22"/>
        </w:rPr>
        <w:t xml:space="preserve">Note:</w:t>
      </w:r>
      <w:r xmlns:w="http://schemas.openxmlformats.org/wordprocessingml/2006/main">
        <w:rPr>
          <w:sz w:val="22"/>
          <w:szCs w:val="22"/>
        </w:rPr>
        <w:t xml:space="preserve"> </w:t>
      </w:r>
    </w:p>
    <w:p>
      <w:pPr xmlns:w="http://schemas.openxmlformats.org/wordprocessingml/2006/main">
        <w:numPr>
          <w:ilvl w:val="0"/>
          <w:numId w:val="10"/>
        </w:numPr>
        <w:snapToGrid w:val="0"/>
        <w:jc w:val="both"/>
        <w:rPr>
          <w:sz w:val="22"/>
          <w:szCs w:val="22"/>
        </w:rPr>
      </w:pPr>
      <w:r xmlns:w="http://schemas.openxmlformats.org/wordprocessingml/2006/main">
        <w:rPr>
          <w:sz w:val="22"/>
          <w:szCs w:val="22"/>
        </w:rPr>
        <w:t xml:space="preserve">These data include all possible data fields when invoicing. Not all information fields are required, users can remove them to suit customer needs. Details of </w:t>
      </w:r>
      <w:r xmlns:w="http://schemas.openxmlformats.org/wordprocessingml/2006/main">
        <w:rPr>
          <w:sz w:val="22"/>
          <w:szCs w:val="22"/>
          <w:highlight w:val="yellow"/>
        </w:rPr>
        <w:t xml:space="preserve">required or optional </w:t>
      </w:r>
      <w:r xmlns:w="http://schemas.openxmlformats.org/wordprocessingml/2006/main">
        <w:rPr>
          <w:sz w:val="22"/>
          <w:szCs w:val="22"/>
        </w:rPr>
        <w:t xml:space="preserve">fields can be found in section 5.</w:t>
      </w:r>
    </w:p>
    <w:p>
      <w:pPr xmlns:w="http://schemas.openxmlformats.org/wordprocessingml/2006/main">
        <w:numPr>
          <w:ilvl w:val="0"/>
          <w:numId w:val="10"/>
        </w:numPr>
        <w:snapToGrid w:val="0"/>
        <w:jc w:val="both"/>
        <w:rPr>
          <w:sz w:val="22"/>
          <w:szCs w:val="22"/>
          <w:highlight w:val="yellow"/>
        </w:rPr>
      </w:pPr>
      <w:r xmlns:w="http://schemas.openxmlformats.org/wordprocessingml/2006/main">
        <w:rPr>
          <w:sz w:val="22"/>
          <w:szCs w:val="22"/>
          <w:highlight w:val="yellow"/>
        </w:rPr>
        <w:t xml:space="preserve">In case the enterprise removes the data constraint, add totalAmountAfterDiscount to summarizeInfo and save this value (if it is empty or null or not transmitted, then recalculate). In case the enterprise does not remove the data binding, this field will not be processed (whether transmitted or not).</w:t>
      </w:r>
    </w:p>
    <w:p>
      <w:pPr xmlns:w="http://schemas.openxmlformats.org/wordprocessingml/2006/main">
        <w:numPr>
          <w:ilvl w:val="0"/>
          <w:numId w:val="10"/>
        </w:numPr>
        <w:snapToGrid w:val="0"/>
        <w:jc w:val="both"/>
        <w:rPr>
          <w:sz w:val="22"/>
          <w:szCs w:val="22"/>
          <w:highlight w:val="yellow"/>
        </w:rPr>
      </w:pPr>
      <w:r xmlns:w="http://schemas.openxmlformats.org/wordprocessingml/2006/main">
        <w:rPr>
          <w:sz w:val="22"/>
          <w:szCs w:val="22"/>
          <w:highlight w:val="yellow"/>
        </w:rPr>
        <w:t xml:space="preserve">If it is a cash register invoice, the response will return information including the CQT code issued: "codeOfTax", if it is not a cash register invoice, return codeOfTax = null</w:t>
      </w:r>
    </w:p>
    <w:p>
      <w:pPr xmlns:w="http://schemas.openxmlformats.org/wordprocessingml/2006/main">
        <w:snapToGrid w:val="0"/>
        <w:ind w:left="720"/>
        <w:jc w:val="both"/>
        <w:rPr>
          <w:sz w:val="22"/>
          <w:szCs w:val="22"/>
          <w:highlight w:val="yellow"/>
          <w:lang w:val="vi-VN"/>
        </w:rPr>
      </w:pPr>
      <w:r xmlns:w="http://schemas.openxmlformats.org/wordprocessingml/2006/main">
        <w:rPr>
          <w:sz w:val="22"/>
          <w:szCs w:val="22"/>
          <w:highlight w:val="yellow"/>
          <w:lang w:val="vi-VN"/>
        </w:rPr>
        <w:t xml:space="preserve">Example output sample</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"errorCode": null,</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"description": null,</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"result": {</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"supplierTaxCode": "0100109106-710",</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"invoiceNo": "C23MHY3",</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"transactionID": "168378907853232661",</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"reservationCode": "2QTBFEMAXFWZO5B",</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"codeOfTax": "M1-23-34567-0000000201"</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w:t>
      </w:r>
    </w:p>
    <w:p>
      <w:pPr xmlns:w="http://schemas.openxmlformats.org/wordprocessingml/2006/main">
        <w:snapToGrid w:val="0"/>
        <w:ind w:left="720"/>
        <w:jc w:val="both"/>
        <w:rPr>
          <w:sz w:val="22"/>
          <w:szCs w:val="22"/>
          <w:highlight w:val="yellow"/>
          <w:lang w:val="vi-VN"/>
        </w:rPr>
      </w:pPr>
      <w:r xmlns:w="http://schemas.openxmlformats.org/wordprocessingml/2006/main">
        <w:rPr>
          <w:bCs/>
          <w:szCs w:val="24"/>
          <w:highlight w:val="yellow"/>
        </w:rPr>
        <w:t xml:space="preserve">}</w:t>
      </w:r>
    </w:p>
    <w:p>
      <w:pPr xmlns:w="http://schemas.openxmlformats.org/wordprocessingml/2006/main">
        <w:numPr>
          <w:ilvl w:val="0"/>
          <w:numId w:val="10"/>
        </w:numPr>
        <w:rPr>
          <w:highlight w:val="yellow"/>
        </w:rPr>
      </w:pPr>
      <w:r xmlns:w="http://schemas.openxmlformats.org/wordprocessingml/2006/main">
        <w:rPr>
          <w:highlight w:val="yellow"/>
        </w:rPr>
        <w:t xml:space="preserve">If the No Invoice Signing configuration has an initialization code from the cash register and the invoice is of the cash register type, it allows businesses to use USB Token signature and CloudCA to issue invoices using API </w:t>
      </w:r>
      <w:r xmlns:w="http://schemas.openxmlformats.org/wordprocessingml/2006/main">
        <w:rPr>
          <w:b/>
          <w:bCs/>
          <w:highlight w:val="yellow"/>
        </w:rPr>
        <w:t xml:space="preserve">Server </w:t>
      </w:r>
      <w:r xmlns:w="http://schemas.openxmlformats.org/wordprocessingml/2006/main">
        <w:rPr>
          <w:highlight w:val="yellow"/>
        </w:rPr>
        <w:t xml:space="preserve">.</w:t>
      </w:r>
    </w:p>
    <w:p>
      <w:pPr>
        <w:snapToGrid w:val="0"/>
        <w:ind w:left="0"/>
        <w:jc w:val="both"/>
        <w:rPr>
          <w:sz w:val="22"/>
          <w:szCs w:val="22"/>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1"/>
        <w:gridCol w:w="5508"/>
        <w:gridCol w:w="2831"/>
      </w:tblGrid>
      <w:tr>
        <w:tc>
          <w:tcPr>
            <w:tcW w:w="888" w:type="pct"/>
            <w:noWrap w:val="0"/>
            <w:vAlign w:val="top"/>
          </w:tcPr>
          <w:p>
            <w:pPr xmlns:w="http://schemas.openxmlformats.org/wordprocessingml/2006/main">
              <w:snapToGrid w:val="0"/>
              <w:ind w:left="0"/>
              <w:jc w:val="center"/>
              <w:rPr>
                <w:sz w:val="22"/>
                <w:szCs w:val="22"/>
              </w:rPr>
            </w:pPr>
            <w:r xmlns:w="http://schemas.openxmlformats.org/wordprocessingml/2006/main">
              <w:rPr>
                <w:sz w:val="22"/>
                <w:szCs w:val="22"/>
              </w:rPr>
              <w:t xml:space="preserve">Sample data</w:t>
            </w:r>
          </w:p>
        </w:tc>
        <w:tc>
          <w:tcPr>
            <w:tcW w:w="2715" w:type="pct"/>
            <w:noWrap w:val="0"/>
            <w:vAlign w:val="top"/>
          </w:tcPr>
          <w:p>
            <w:pPr xmlns:w="http://schemas.openxmlformats.org/wordprocessingml/2006/main">
              <w:snapToGrid w:val="0"/>
              <w:ind w:left="0"/>
              <w:jc w:val="center"/>
              <w:rPr>
                <w:sz w:val="22"/>
                <w:szCs w:val="22"/>
              </w:rPr>
            </w:pPr>
            <w:r xmlns:w="http://schemas.openxmlformats.org/wordprocessingml/2006/main">
              <w:rPr>
                <w:sz w:val="22"/>
                <w:szCs w:val="22"/>
              </w:rPr>
              <w:t xml:space="preserve">JSON</w:t>
            </w:r>
          </w:p>
        </w:tc>
        <w:tc>
          <w:tcPr>
            <w:tcW w:w="1396" w:type="pct"/>
            <w:noWrap w:val="0"/>
            <w:vAlign w:val="top"/>
          </w:tcPr>
          <w:p>
            <w:pPr xmlns:w="http://schemas.openxmlformats.org/wordprocessingml/2006/main">
              <w:snapToGrid w:val="0"/>
              <w:ind w:left="0"/>
              <w:jc w:val="center"/>
              <w:rPr>
                <w:sz w:val="22"/>
                <w:szCs w:val="22"/>
              </w:rPr>
            </w:pPr>
            <w:r xmlns:w="http://schemas.openxmlformats.org/wordprocessingml/2006/main">
              <w:rPr>
                <w:sz w:val="22"/>
                <w:szCs w:val="22"/>
              </w:rPr>
              <w:t xml:space="preserve">Note</w:t>
            </w:r>
          </w:p>
        </w:tc>
      </w:tr>
      <w:tr>
        <w:tc>
          <w:tcPr>
            <w:tcW w:w="888" w:type="pct"/>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Original bill</w:t>
            </w:r>
          </w:p>
        </w:tc>
        <w:tc>
          <w:tcPr>
            <w:tcW w:w="2715" w:type="pct"/>
            <w:noWrap w:val="0"/>
            <w:vAlign w:val="top"/>
          </w:tcPr>
          <w:p>
            <w:pPr>
              <w:snapToGrid w:val="0"/>
              <w:ind w:left="0"/>
              <w:jc w:val="both"/>
              <w:rPr>
                <w:sz w:val="22"/>
                <w:szCs w:val="22"/>
              </w:rPr>
            </w:pPr>
            <w:r>
              <w:rPr>
                <w:sz w:val="22"/>
                <w:szCs w:val="22"/>
              </w:rPr>
              <w:object>
                <v:shape id="_x0000_i1033" o:spt="75" type="#_x0000_t75" style="height:50pt;width:77.05pt;" o:ole="t" filled="f" stroked="f" coordsize="21600,21600">
                  <v:path/>
                  <v:fill on="f" focussize="0,0"/>
                  <v:stroke on="f"/>
                  <v:imagedata r:id="rId20" o:title=""/>
                  <o:lock v:ext="edit" aspectratio="t"/>
                  <w10:wrap type="none"/>
                  <w10:anchorlock/>
                </v:shape>
                <o:OLEObject Type="Embed" ProgID="Package" ShapeID="_x0000_i1033" DrawAspect="Icon" ObjectID="_1468075727" r:id="rId19">
                  <o:LockedField>false</o:LockedField>
                </o:OLEObject>
              </w:object>
            </w:r>
            <w:r>
              <w:rPr>
                <w:sz w:val="22"/>
                <w:szCs w:val="22"/>
              </w:rPr>
              <w:object>
                <v:shape id="_x0000_i1034" o:spt="75" type="#_x0000_t75" style="height:50pt;width:77.05pt;" o:ole="t" filled="f" stroked="f" coordsize="21600,21600">
                  <v:path/>
                  <v:fill on="f" focussize="0,0"/>
                  <v:stroke on="f"/>
                  <v:imagedata r:id="rId22" o:title=""/>
                  <o:lock v:ext="edit" aspectratio="t"/>
                  <w10:wrap type="none"/>
                  <w10:anchorlock/>
                </v:shape>
                <o:OLEObject Type="Embed" ProgID="Package" ShapeID="_x0000_i1034" DrawAspect="Icon" ObjectID="_1468075728" r:id="rId21">
                  <o:LockedField>false</o:LockedField>
                </o:OLEObject>
              </w:object>
            </w:r>
            <w:r>
              <w:rPr>
                <w:sz w:val="22"/>
                <w:szCs w:val="22"/>
              </w:rPr>
              <w:object>
                <v:shape id="_x0000_i1035" o:spt="75" type="#_x0000_t75" style="height:50pt;width:77.05pt;" o:ole="t" filled="f" stroked="f" coordsize="21600,21600">
                  <v:path/>
                  <v:fill on="f" focussize="0,0"/>
                  <v:stroke on="f"/>
                  <v:imagedata r:id="rId24" o:title=""/>
                  <o:lock v:ext="edit" aspectratio="t"/>
                  <w10:wrap type="none"/>
                  <w10:anchorlock/>
                </v:shape>
                <o:OLEObject Type="Embed" ProgID="Package" ShapeID="_x0000_i1035" DrawAspect="Icon" ObjectID="_1468075729" r:id="rId23">
                  <o:LockedField>false</o:LockedField>
                </o:OLEObject>
              </w:object>
            </w:r>
            <w:r>
              <w:rPr>
                <w:sz w:val="22"/>
                <w:szCs w:val="22"/>
              </w:rPr>
              <w:object>
                <v:shape id="_x0000_i1036" o:spt="75" type="#_x0000_t75" style="height:40.5pt;width:132.75pt;" o:ole="t" filled="f" stroked="f" coordsize="21600,21600">
                  <v:path/>
                  <v:fill on="f" focussize="0,0"/>
                  <v:stroke on="f"/>
                  <v:imagedata r:id="rId26" o:title=""/>
                  <o:lock v:ext="edit" aspectratio="t"/>
                  <w10:wrap type="none"/>
                  <w10:anchorlock/>
                </v:shape>
                <o:OLEObject Type="Embed" ProgID="Package" ShapeID="_x0000_i1036" DrawAspect="Content" ObjectID="_1468075730" r:id="rId25">
                  <o:LockedField>false</o:LockedField>
                </o:OLEObject>
              </w:object>
            </w:r>
            <w:r>
              <w:rPr>
                <w:sz w:val="22"/>
                <w:szCs w:val="22"/>
              </w:rPr>
              <w:object>
                <v:shape id="_x0000_i1037" o:spt="75" type="#_x0000_t75" style="height:40.5pt;width:170.3pt;" o:ole="t" filled="f" stroked="f" coordsize="21600,21600">
                  <v:path/>
                  <v:fill on="f" focussize="0,0"/>
                  <v:stroke on="f"/>
                  <v:imagedata r:id="rId28" o:title=""/>
                  <o:lock v:ext="edit" aspectratio="t"/>
                  <w10:wrap type="none"/>
                  <w10:anchorlock/>
                </v:shape>
                <o:OLEObject Type="Embed" ProgID="Package" ShapeID="_x0000_i1037" DrawAspect="Content" ObjectID="_1468075731" r:id="rId27">
                  <o:LockedField>false</o:LockedField>
                </o:OLEObject>
              </w:object>
            </w:r>
            <w:r>
              <w:rPr>
                <w:sz w:val="22"/>
                <w:szCs w:val="22"/>
              </w:rPr>
              <w:object>
                <v:shape id="_x0000_i1038" o:spt="75" type="#_x0000_t75" style="height:40.5pt;width:78.75pt;" o:ole="t" filled="f" stroked="f" coordsize="21600,21600">
                  <v:path/>
                  <v:fill on="f" focussize="0,0"/>
                  <v:stroke on="f"/>
                  <v:imagedata r:id="rId30" o:title=""/>
                  <o:lock v:ext="edit" aspectratio="t"/>
                  <w10:wrap type="none"/>
                  <w10:anchorlock/>
                </v:shape>
                <o:OLEObject Type="Embed" ProgID="Package" ShapeID="_x0000_i1038" DrawAspect="Content" ObjectID="_1468075732" r:id="rId29">
                  <o:LockedField>false</o:LockedField>
                </o:OLEObject>
              </w:object>
            </w:r>
            <w:r>
              <w:rPr>
                <w:sz w:val="22"/>
                <w:szCs w:val="22"/>
              </w:rPr>
              <w:object>
                <v:shape id="_x0000_i1039" o:spt="75" type="#_x0000_t75" style="height:40.5pt;width:169.5pt;" o:ole="t" filled="f" stroked="f" coordsize="21600,21600">
                  <v:path/>
                  <v:fill on="f" focussize="0,0"/>
                  <v:stroke on="f"/>
                  <v:imagedata r:id="rId32" o:title=""/>
                  <o:lock v:ext="edit" aspectratio="t"/>
                  <w10:wrap type="none"/>
                  <w10:anchorlock/>
                </v:shape>
                <o:OLEObject Type="Embed" ProgID="Package" ShapeID="_x0000_i1039" DrawAspect="Content" ObjectID="_1468075733" r:id="rId31">
                  <o:LockedField>false</o:LockedField>
                </o:OLEObject>
              </w:object>
            </w:r>
            <w:r>
              <w:rPr>
                <w:sz w:val="22"/>
                <w:szCs w:val="22"/>
              </w:rPr>
              <w:object>
                <v:shape id="_x0000_i1040" o:spt="75" type="#_x0000_t75" style="height:40.5pt;width:79.55pt;" o:ole="t" filled="f" stroked="f" coordsize="21600,21600">
                  <v:path/>
                  <v:fill on="f" focussize="0,0"/>
                  <v:stroke on="f"/>
                  <v:imagedata r:id="rId34" o:title=""/>
                  <o:lock v:ext="edit" aspectratio="t"/>
                  <w10:wrap type="none"/>
                  <w10:anchorlock/>
                </v:shape>
                <o:OLEObject Type="Embed" ProgID="Package" ShapeID="_x0000_i1040" DrawAspect="Content" ObjectID="_1468075734" r:id="rId33">
                  <o:LockedField>false</o:LockedField>
                </o:OLEObject>
              </w:object>
            </w:r>
          </w:p>
          <w:p>
            <w:pPr>
              <w:snapToGrid w:val="0"/>
              <w:ind w:left="0"/>
              <w:jc w:val="both"/>
              <w:rPr>
                <w:sz w:val="22"/>
                <w:szCs w:val="22"/>
              </w:rPr>
            </w:pPr>
          </w:p>
        </w:tc>
        <w:tc>
          <w:tcPr>
            <w:tcW w:w="1396" w:type="pct"/>
            <w:noWrap w:val="0"/>
            <w:vAlign w:val="top"/>
          </w:tcPr>
          <w:p>
            <w:pPr>
              <w:snapToGrid w:val="0"/>
              <w:ind w:left="0"/>
              <w:jc w:val="both"/>
              <w:rPr>
                <w:sz w:val="22"/>
                <w:szCs w:val="22"/>
              </w:rPr>
            </w:pPr>
          </w:p>
        </w:tc>
      </w:tr>
      <w:tr>
        <w:tc>
          <w:tcPr>
            <w:tcW w:w="888" w:type="pct"/>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Substitute Invoice</w:t>
            </w:r>
          </w:p>
        </w:tc>
        <w:tc>
          <w:tcPr>
            <w:tcW w:w="2715" w:type="pct"/>
            <w:noWrap w:val="0"/>
            <w:vAlign w:val="top"/>
          </w:tcPr>
          <w:p>
            <w:pPr>
              <w:snapToGrid w:val="0"/>
              <w:ind w:left="0"/>
              <w:jc w:val="both"/>
              <w:rPr>
                <w:sz w:val="22"/>
                <w:szCs w:val="22"/>
              </w:rPr>
            </w:pPr>
            <w:r>
              <w:rPr>
                <w:sz w:val="22"/>
                <w:szCs w:val="22"/>
              </w:rPr>
              <w:object>
                <v:shape id="_x0000_i1041" o:spt="75" type="#_x0000_t75" style="height:40.8pt;width:152.9pt;" o:ole="t" filled="f" o:preferrelative="t" stroked="f" coordsize="21600,21600">
                  <v:path/>
                  <v:fill on="f" alignshape="1" focussize="0,0"/>
                  <v:stroke on="f"/>
                  <v:imagedata r:id="rId36" o:title=""/>
                  <o:lock v:ext="edit" aspectratio="t"/>
                  <w10:wrap type="none"/>
                  <w10:anchorlock/>
                </v:shape>
                <o:OLEObject Type="Embed" ProgID="Package" ShapeID="_x0000_i1041" DrawAspect="Content" ObjectID="_1468075735" r:id="rId35">
                  <o:LockedField>false</o:LockedField>
                </o:OLEObject>
              </w:object>
            </w:r>
          </w:p>
        </w:tc>
        <w:tc>
          <w:tcPr>
            <w:tcW w:w="1396" w:type="pct"/>
            <w:noWrap w:val="0"/>
            <w:vAlign w:val="top"/>
          </w:tcPr>
          <w:p>
            <w:pPr>
              <w:snapToGrid w:val="0"/>
              <w:ind w:left="0"/>
              <w:jc w:val="both"/>
              <w:rPr>
                <w:sz w:val="22"/>
                <w:szCs w:val="22"/>
              </w:rPr>
            </w:pPr>
          </w:p>
        </w:tc>
      </w:tr>
      <w:tr>
        <w:tc>
          <w:tcPr>
            <w:tcW w:w="888" w:type="pct"/>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 for adjustment of information</w:t>
            </w:r>
          </w:p>
        </w:tc>
        <w:tc>
          <w:tcPr>
            <w:tcW w:w="2715" w:type="pct"/>
            <w:noWrap w:val="0"/>
            <w:vAlign w:val="top"/>
          </w:tcPr>
          <w:p>
            <w:pPr>
              <w:snapToGrid w:val="0"/>
              <w:ind w:left="0"/>
              <w:jc w:val="both"/>
              <w:rPr>
                <w:sz w:val="22"/>
                <w:szCs w:val="22"/>
              </w:rPr>
            </w:pPr>
            <w:r>
              <w:rPr>
                <w:sz w:val="22"/>
                <w:szCs w:val="22"/>
              </w:rPr>
              <w:object>
                <v:shape id="_x0000_i1042" o:spt="75" type="#_x0000_t75" style="height:40.8pt;width:177.6pt;" o:ole="t" filled="f" o:preferrelative="t" stroked="f" coordsize="21600,21600">
                  <v:path/>
                  <v:fill on="f" alignshape="1" focussize="0,0"/>
                  <v:stroke on="f"/>
                  <v:imagedata r:id="rId38" o:title=""/>
                  <o:lock v:ext="edit" aspectratio="t"/>
                  <w10:wrap type="none"/>
                  <w10:anchorlock/>
                </v:shape>
                <o:OLEObject Type="Embed" ProgID="Package" ShapeID="_x0000_i1042" DrawAspect="Content" ObjectID="_1468075736" r:id="rId37">
                  <o:LockedField>false</o:LockedField>
                </o:OLEObject>
              </w:object>
            </w:r>
          </w:p>
        </w:tc>
        <w:tc>
          <w:tcPr>
            <w:tcW w:w="1396" w:type="pct"/>
            <w:noWrap w:val="0"/>
            <w:vAlign w:val="top"/>
          </w:tcPr>
          <w:p>
            <w:pPr xmlns:w="http://schemas.openxmlformats.org/wordprocessingml/2006/main">
              <w:snapToGrid w:val="0"/>
              <w:ind w:left="0"/>
              <w:jc w:val="both"/>
              <w:rPr>
                <w:sz w:val="22"/>
                <w:szCs w:val="22"/>
              </w:rPr>
            </w:pPr>
            <w:r xmlns:w="http://schemas.openxmlformats.org/wordprocessingml/2006/main">
              <w:rPr>
                <w:sz w:val="22"/>
                <w:szCs w:val="22"/>
              </w:rPr>
              <w:t xml:space="preserve">Do not record values in itemInfo</w:t>
            </w:r>
          </w:p>
        </w:tc>
      </w:tr>
      <w:tr>
        <w:tc>
          <w:tcPr>
            <w:tcW w:w="888" w:type="pct"/>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Money Adjustment Invoice</w:t>
            </w:r>
          </w:p>
        </w:tc>
        <w:tc>
          <w:tcPr>
            <w:tcW w:w="2715" w:type="pct"/>
            <w:noWrap w:val="0"/>
            <w:vAlign w:val="top"/>
          </w:tcPr>
          <w:p>
            <w:pPr>
              <w:snapToGrid w:val="0"/>
              <w:ind w:left="0"/>
              <w:jc w:val="both"/>
              <w:rPr>
                <w:sz w:val="22"/>
                <w:szCs w:val="22"/>
              </w:rPr>
            </w:pPr>
            <w:r>
              <w:rPr>
                <w:sz w:val="22"/>
                <w:szCs w:val="22"/>
              </w:rPr>
              <w:object>
                <v:shape id="_x0000_i1043" o:spt="75" type="#_x0000_t75" style="height:40.8pt;width:151.85pt;" o:ole="t" filled="f" o:preferrelative="t" stroked="f" coordsize="21600,21600">
                  <v:path/>
                  <v:fill on="f" alignshape="1" focussize="0,0"/>
                  <v:stroke on="f"/>
                  <v:imagedata r:id="rId40" o:title=""/>
                  <o:lock v:ext="edit" aspectratio="t"/>
                  <w10:wrap type="none"/>
                  <w10:anchorlock/>
                </v:shape>
                <o:OLEObject Type="Embed" ProgID="Package" ShapeID="_x0000_i1043" DrawAspect="Content" ObjectID="_1468075737" r:id="rId39">
                  <o:LockedField>false</o:LockedField>
                </o:OLEObject>
              </w:object>
            </w:r>
          </w:p>
        </w:tc>
        <w:tc>
          <w:tcPr>
            <w:tcW w:w="1396" w:type="pct"/>
            <w:noWrap w:val="0"/>
            <w:vAlign w:val="top"/>
          </w:tcPr>
          <w:p>
            <w:pPr xmlns:w="http://schemas.openxmlformats.org/wordprocessingml/2006/main">
              <w:snapToGrid w:val="0"/>
              <w:ind w:left="0"/>
              <w:jc w:val="both"/>
              <w:rPr>
                <w:sz w:val="22"/>
                <w:szCs w:val="22"/>
              </w:rPr>
            </w:pPr>
            <w:r xmlns:w="http://schemas.openxmlformats.org/wordprocessingml/2006/main">
              <w:rPr>
                <w:sz w:val="22"/>
                <w:szCs w:val="22"/>
              </w:rPr>
              <w:t xml:space="preserve">Do not record values in buyerInfo</w:t>
            </w:r>
          </w:p>
        </w:tc>
      </w:tr>
      <w:tr>
        <w:tc>
          <w:tcPr>
            <w:tcW w:w="888" w:type="pct"/>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Internal warehouse release slip</w:t>
            </w:r>
          </w:p>
        </w:tc>
        <w:tc>
          <w:tcPr>
            <w:tcW w:w="2715" w:type="pct"/>
            <w:noWrap w:val="0"/>
            <w:vAlign w:val="top"/>
          </w:tcPr>
          <w:p>
            <w:pPr xmlns:w="http://schemas.openxmlformats.org/wordprocessingml/2006/main">
              <w:snapToGrid w:val="0"/>
              <w:ind w:left="0"/>
              <w:jc w:val="both"/>
              <w:rPr>
                <w:sz w:val="22"/>
                <w:szCs w:val="22"/>
              </w:rPr>
            </w:pPr>
            <w:r xmlns:w="http://schemas.openxmlformats.org/wordprocessingml/2006/main" xmlns:v="urn:schemas-microsoft-com:vml" xmlns:o="urn:schemas-microsoft-com:office:office" xmlns:r="http://schemas.openxmlformats.org/officeDocument/2006/relationships" xmlns:w10="urn:schemas-microsoft-com:office:word">
              <w:rPr>
                <w:sz w:val="22"/>
                <w:szCs w:val="22"/>
              </w:rPr>
              <w:object xmlns:w="http://schemas.openxmlformats.org/wordprocessingml/2006/main" xmlns:v="urn:schemas-microsoft-com:vml" xmlns:o="urn:schemas-microsoft-com:office:office" xmlns:r="http://schemas.openxmlformats.org/officeDocument/2006/relationships" xmlns:w10="urn:schemas-microsoft-com:office:word">
                <v:shape id="_x0000_i1044" o:spt="75" type="#_x0000_t75" style="height:40.4pt;width:80.25pt;" o:ole="t" filled="f" o:preferrelative="t" stroked="f" coordsize="21600,21600">
                  <v:path/>
                  <v:fill on="f" alignshape="1" focussize="0,0"/>
                  <v:stroke on="f"/>
                  <v:imagedata r:id="rId42" o:title=""/>
                  <o:lock v:ext="edit" aspectratio="t"/>
                  <w10:wrap type="none"/>
                  <w10:anchorlock/>
                </v:shape>
                <o:OLEObject Type="Embed" ProgID="Package" ShapeID="_x0000_i1044" DrawAspect="Content" ObjectID="_1468075738" r:id="rId41">
                  <o:LockedField>false</o:LockedField>
                </o:OLEObject>
              </w:object>
            </w:r>
            <w:r xmlns:w="http://schemas.openxmlformats.org/wordprocessingml/2006/main">
              <w:rPr>
                <w:sz w:val="22"/>
                <w:szCs w:val="22"/>
              </w:rPr>
              <w:t xml:space="preserve"> </w:t>
            </w:r>
            <w:r xmlns:w="http://schemas.openxmlformats.org/wordprocessingml/2006/main" xmlns:v="urn:schemas-microsoft-com:vml" xmlns:o="urn:schemas-microsoft-com:office:office" xmlns:r="http://schemas.openxmlformats.org/officeDocument/2006/relationships" xmlns:w10="urn:schemas-microsoft-com:office:word">
              <w:rPr>
                <w:sz w:val="22"/>
                <w:szCs w:val="22"/>
              </w:rPr>
              <w:object xmlns:w="http://schemas.openxmlformats.org/wordprocessingml/2006/main" xmlns:v="urn:schemas-microsoft-com:vml" xmlns:o="urn:schemas-microsoft-com:office:office" xmlns:r="http://schemas.openxmlformats.org/officeDocument/2006/relationships" xmlns:w10="urn:schemas-microsoft-com:office:word">
                <v:shape id="_x0000_i1045" o:spt="75" type="#_x0000_t75" style="height:49.8pt;width:76.55pt;" o:ole="t" filled="f" stroked="f" coordsize="21600,21600">
                  <v:path/>
                  <v:fill on="f" focussize="0,0"/>
                  <v:stroke on="f"/>
                  <v:imagedata r:id="rId44" o:title=""/>
                  <o:lock v:ext="edit" aspectratio="t"/>
                  <w10:wrap type="none"/>
                  <w10:anchorlock/>
                </v:shape>
                <o:OLEObject Type="Embed" ProgID="Package" ShapeID="_x0000_i1045" DrawAspect="Icon" ObjectID="_1468075739" r:id="rId43">
                  <o:LockedField>false</o:LockedField>
                </o:OLEObject>
              </w:object>
            </w:r>
          </w:p>
        </w:tc>
        <w:tc>
          <w:tcPr>
            <w:tcW w:w="1396" w:type="pct"/>
            <w:noWrap w:val="0"/>
            <w:vAlign w:val="top"/>
          </w:tcPr>
          <w:p>
            <w:pPr xmlns:w="http://schemas.openxmlformats.org/wordprocessingml/2006/main">
              <w:snapToGrid w:val="0"/>
              <w:ind w:left="0"/>
              <w:rPr>
                <w:sz w:val="22"/>
                <w:szCs w:val="22"/>
              </w:rPr>
            </w:pPr>
            <w:r xmlns:w="http://schemas.openxmlformats.org/wordprocessingml/2006/main">
              <w:rPr>
                <w:i/>
                <w:sz w:val="22"/>
                <w:szCs w:val="22"/>
              </w:rPr>
              <w:t xml:space="preserve">economicContractNo </w:t>
            </w:r>
            <w:r xmlns:w="http://schemas.openxmlformats.org/wordprocessingml/2006/main">
              <w:rPr>
                <w:sz w:val="22"/>
                <w:szCs w:val="22"/>
              </w:rPr>
              <w:t xml:space="preserve">values </w:t>
            </w:r>
            <w:r xmlns:w="http://schemas.openxmlformats.org/wordprocessingml/2006/main">
              <w:rPr>
                <w:sz w:val="22"/>
                <w:szCs w:val="22"/>
              </w:rPr>
              <w:t xml:space="preserve">, </w:t>
            </w:r>
            <w:r xmlns:w="http://schemas.openxmlformats.org/wordprocessingml/2006/main">
              <w:rPr>
                <w:i/>
                <w:sz w:val="22"/>
                <w:szCs w:val="22"/>
              </w:rPr>
              <w:t xml:space="preserve">vehicle </w:t>
            </w:r>
            <w:r xmlns:w="http://schemas.openxmlformats.org/wordprocessingml/2006/main">
              <w:rPr>
                <w:sz w:val="22"/>
                <w:szCs w:val="22"/>
              </w:rPr>
              <w:t xml:space="preserve">are required to be transmitted with circular 78</w:t>
            </w:r>
          </w:p>
        </w:tc>
      </w:tr>
      <w:tr>
        <w:tc>
          <w:tcPr>
            <w:tcW w:w="888" w:type="pct"/>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Dealer delivery note</w:t>
            </w:r>
          </w:p>
        </w:tc>
        <w:tc>
          <w:tcPr>
            <w:tcW w:w="2715" w:type="pct"/>
            <w:noWrap w:val="0"/>
            <w:vAlign w:val="top"/>
          </w:tcPr>
          <w:p>
            <w:pPr>
              <w:snapToGrid w:val="0"/>
              <w:ind w:left="0"/>
              <w:jc w:val="both"/>
              <w:rPr>
                <w:sz w:val="22"/>
                <w:szCs w:val="22"/>
              </w:rPr>
            </w:pPr>
            <w:r>
              <w:rPr>
                <w:sz w:val="22"/>
                <w:szCs w:val="22"/>
              </w:rPr>
              <w:object>
                <v:shape id="_x0000_i1046" o:spt="75" type="#_x0000_t75" style="height:49.8pt;width:76.55pt;" o:ole="t" filled="f" stroked="f" coordsize="21600,21600">
                  <v:path/>
                  <v:fill on="f" focussize="0,0"/>
                  <v:stroke on="f"/>
                  <v:imagedata r:id="rId46" o:title=""/>
                  <o:lock v:ext="edit" aspectratio="t"/>
                  <w10:wrap type="none"/>
                  <w10:anchorlock/>
                </v:shape>
                <o:OLEObject Type="Embed" ProgID="Package" ShapeID="_x0000_i1046" DrawAspect="Icon" ObjectID="_1468075740" r:id="rId45">
                  <o:LockedField>false</o:LockedField>
                </o:OLEObject>
              </w:object>
            </w:r>
          </w:p>
        </w:tc>
        <w:tc>
          <w:tcPr>
            <w:tcW w:w="1396" w:type="pct"/>
            <w:noWrap w:val="0"/>
            <w:vAlign w:val="top"/>
          </w:tcPr>
          <w:p>
            <w:pPr xmlns:w="http://schemas.openxmlformats.org/wordprocessingml/2006/main">
              <w:snapToGrid w:val="0"/>
              <w:ind w:left="0"/>
              <w:rPr>
                <w:sz w:val="22"/>
                <w:szCs w:val="22"/>
              </w:rPr>
            </w:pPr>
            <w:r xmlns:w="http://schemas.openxmlformats.org/wordprocessingml/2006/main">
              <w:rPr>
                <w:sz w:val="22"/>
                <w:szCs w:val="22"/>
              </w:rPr>
              <w:t xml:space="preserve">Note the 4 values </w:t>
            </w:r>
            <w:r xmlns:w="http://schemas.openxmlformats.org/wordprocessingml/2006/main">
              <w:rPr>
                <w:i/>
                <w:sz w:val="22"/>
                <w:szCs w:val="22"/>
              </w:rPr>
              <w:t xml:space="preserve">economicContractNo </w:t>
            </w:r>
            <w:r xmlns:w="http://schemas.openxmlformats.org/wordprocessingml/2006/main">
              <w:rPr>
                <w:sz w:val="22"/>
                <w:szCs w:val="22"/>
              </w:rPr>
              <w:t xml:space="preserve">, </w:t>
            </w:r>
            <w:r xmlns:w="http://schemas.openxmlformats.org/wordprocessingml/2006/main">
              <w:rPr>
                <w:i/>
                <w:sz w:val="22"/>
                <w:szCs w:val="22"/>
              </w:rPr>
              <w:t xml:space="preserve">vehicle,</w:t>
            </w:r>
            <w:r xmlns:w="http://schemas.openxmlformats.org/wordprocessingml/2006/main">
              <w:rPr>
                <w:sz w:val="22"/>
                <w:szCs w:val="22"/>
              </w:rPr>
              <w:t xml:space="preserve"> </w:t>
            </w:r>
            <w:r xmlns:w="http://schemas.openxmlformats.org/wordprocessingml/2006/main">
              <w:rPr>
                <w:i/>
                <w:sz w:val="22"/>
                <w:szCs w:val="22"/>
              </w:rPr>
              <w:t xml:space="preserve">commandDate, transformer </w:t>
            </w:r>
            <w:r xmlns:w="http://schemas.openxmlformats.org/wordprocessingml/2006/main">
              <w:rPr>
                <w:sz w:val="22"/>
                <w:szCs w:val="22"/>
              </w:rPr>
              <w:t xml:space="preserve">is required to transmit with circular 78</w:t>
            </w:r>
          </w:p>
        </w:tc>
      </w:tr>
    </w:tbl>
    <w:p>
      <w:pPr>
        <w:jc w:val="both"/>
        <w:rPr>
          <w:b/>
          <w:color w:val="0000FF"/>
          <w:sz w:val="22"/>
          <w:szCs w:val="22"/>
        </w:rPr>
      </w:pPr>
    </w:p>
    <w:p>
      <w:pPr xmlns:w="http://schemas.openxmlformats.org/wordprocessingml/2006/main">
        <w:numPr>
          <w:ilvl w:val="0"/>
          <w:numId w:val="9"/>
        </w:numPr>
        <w:jc w:val="both"/>
        <w:rPr>
          <w:b/>
          <w:color w:val="0000FF"/>
          <w:sz w:val="22"/>
          <w:szCs w:val="22"/>
        </w:rPr>
      </w:pPr>
      <w:r xmlns:w="http://schemas.openxmlformats.org/wordprocessingml/2006/main">
        <w:rPr>
          <w:b/>
          <w:color w:val="0000FF"/>
          <w:sz w:val="22"/>
          <w:szCs w:val="22"/>
        </w:rPr>
        <w:t xml:space="preserve">Output:</w:t>
      </w:r>
    </w:p>
    <w:p>
      <w:pPr xmlns:w="http://schemas.openxmlformats.org/wordprocessingml/2006/main">
        <w:ind w:left="0"/>
        <w:jc w:val="both"/>
        <w:rPr>
          <w:color w:val="000000"/>
          <w:sz w:val="22"/>
          <w:szCs w:val="22"/>
        </w:rPr>
      </w:pPr>
      <w:r xmlns:w="http://schemas.openxmlformats.org/wordprocessingml/2006/main">
        <w:rPr>
          <w:sz w:val="22"/>
          <w:szCs w:val="22"/>
        </w:rPr>
        <w:t xml:space="preserve">The Response object describes the error status returned by the Webservice and the </w:t>
      </w:r>
      <w:r xmlns:w="http://schemas.openxmlformats.org/wordprocessingml/2006/main">
        <w:rPr>
          <w:color w:val="000000"/>
          <w:sz w:val="22"/>
          <w:szCs w:val="22"/>
        </w:rPr>
        <w:t xml:space="preserve">returned Webservice data object:</w:t>
      </w:r>
    </w:p>
    <w:p>
      <w:pPr xmlns:w="http://schemas.openxmlformats.org/wordprocessingml/2006/main">
        <w:numPr>
          <w:ilvl w:val="2"/>
          <w:numId w:val="6"/>
        </w:numPr>
        <w:snapToGrid w:val="0"/>
        <w:ind w:left="851"/>
        <w:jc w:val="both"/>
        <w:rPr>
          <w:sz w:val="22"/>
          <w:szCs w:val="22"/>
        </w:rPr>
      </w:pPr>
      <w:r xmlns:w="http://schemas.openxmlformats.org/wordprocessingml/2006/main">
        <w:rPr>
          <w:sz w:val="22"/>
          <w:szCs w:val="22"/>
        </w:rPr>
        <w:t xml:space="preserve">Data about information about issued invoices</w:t>
      </w:r>
    </w:p>
    <w:p>
      <w:pPr xmlns:w="http://schemas.openxmlformats.org/wordprocessingml/2006/main">
        <w:widowControl/>
        <w:shd w:val="clear" w:color="auto" w:fill="DBE5F1"/>
        <w:spacing w:before="0" w:line="240" w:lineRule="auto"/>
        <w:ind w:left="567"/>
        <w:jc w:val="both"/>
        <w:rPr>
          <w:snapToGrid/>
          <w:color w:val="000000"/>
          <w:sz w:val="22"/>
          <w:szCs w:val="22"/>
        </w:rPr>
      </w:pPr>
      <w:bookmarkStart xmlns:w="http://schemas.openxmlformats.org/wordprocessingml/2006/main" w:id="31" w:name="OLE_LINK9"/>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"errorCode" </w:t>
      </w: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"description" </w:t>
      </w: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"result" </w:t>
      </w:r>
      <w:r xmlns:w="http://schemas.openxmlformats.org/wordprocessingml/2006/main">
        <w:rPr>
          <w:snapToGrid/>
          <w:color w:val="000000"/>
          <w:sz w:val="22"/>
          <w:szCs w:val="22"/>
        </w:rPr>
        <w:t xml:space="preserve">: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"supplierTaxCode" </w:t>
      </w:r>
      <w:r xmlns:w="http://schemas.openxmlformats.org/wordprocessingml/2006/main">
        <w:rPr>
          <w:snapToGrid/>
          <w:color w:val="000000"/>
          <w:sz w:val="22"/>
          <w:szCs w:val="22"/>
        </w:rPr>
        <w:t xml:space="preserve">: </w:t>
      </w:r>
      <w:r xmlns:w="http://schemas.openxmlformats.org/wordprocessingml/2006/main">
        <w:rPr>
          <w:snapToGrid/>
          <w:color w:val="FF8000"/>
          <w:sz w:val="22"/>
          <w:szCs w:val="22"/>
        </w:rPr>
        <w:t xml:space="preserve">1258694363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"invoiceNo" </w:t>
      </w:r>
      <w:r xmlns:w="http://schemas.openxmlformats.org/wordprocessingml/2006/main">
        <w:rPr>
          <w:snapToGrid/>
          <w:color w:val="000000"/>
          <w:sz w:val="22"/>
          <w:szCs w:val="22"/>
        </w:rPr>
        <w:t xml:space="preserve">: AA </w:t>
      </w:r>
      <w:r xmlns:w="http://schemas.openxmlformats.org/wordprocessingml/2006/main">
        <w:rPr>
          <w:b/>
          <w:bCs/>
          <w:snapToGrid/>
          <w:color w:val="8000FF"/>
          <w:sz w:val="22"/>
          <w:szCs w:val="22"/>
        </w:rPr>
        <w:t xml:space="preserve">/ </w:t>
      </w:r>
      <w:r xmlns:w="http://schemas.openxmlformats.org/wordprocessingml/2006/main">
        <w:rPr>
          <w:snapToGrid/>
          <w:color w:val="FF8000"/>
          <w:sz w:val="22"/>
          <w:szCs w:val="22"/>
        </w:rPr>
        <w:t xml:space="preserve">20E0000001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"transactionID" </w:t>
      </w:r>
      <w:r xmlns:w="http://schemas.openxmlformats.org/wordprocessingml/2006/main">
        <w:rPr>
          <w:snapToGrid/>
          <w:color w:val="000000"/>
          <w:sz w:val="22"/>
          <w:szCs w:val="22"/>
        </w:rPr>
        <w:t xml:space="preserve">: </w:t>
      </w:r>
      <w:r xmlns:w="http://schemas.openxmlformats.org/wordprocessingml/2006/main">
        <w:rPr>
          <w:snapToGrid/>
          <w:color w:val="FF8000"/>
          <w:sz w:val="22"/>
          <w:szCs w:val="22"/>
        </w:rPr>
        <w:t xml:space="preserve">12523522245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"reservationCode" </w:t>
      </w:r>
      <w:r xmlns:w="http://schemas.openxmlformats.org/wordprocessingml/2006/main">
        <w:rPr>
          <w:snapToGrid/>
          <w:color w:val="000000"/>
          <w:sz w:val="22"/>
          <w:szCs w:val="22"/>
        </w:rPr>
        <w:t xml:space="preserve">: AXHBNK8I0H</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567"/>
        <w:jc w:val="both"/>
        <w:rPr>
          <w:b/>
          <w:bCs/>
          <w:snapToGrid/>
          <w:color w:val="8000FF"/>
          <w:sz w:val="22"/>
          <w:szCs w:val="22"/>
        </w:rPr>
      </w:pPr>
      <w:r xmlns:w="http://schemas.openxmlformats.org/wordprocessingml/2006/main">
        <w:rPr>
          <w:b/>
          <w:bCs/>
          <w:snapToGrid/>
          <w:color w:val="8000FF"/>
          <w:sz w:val="22"/>
          <w:szCs w:val="22"/>
        </w:rPr>
        <w:t xml:space="preserve">}</w:t>
      </w:r>
    </w:p>
    <w:p>
      <w:pPr>
        <w:ind w:left="0"/>
        <w:rPr>
          <w:b/>
          <w:bCs/>
          <w:sz w:val="22"/>
          <w:szCs w:val="22"/>
          <w:lang w:val="vi-VN"/>
        </w:rPr>
      </w:pPr>
    </w:p>
    <w:p>
      <w:pPr xmlns:w="http://schemas.openxmlformats.org/wordprocessingml/2006/main">
        <w:ind w:left="0"/>
        <w:rPr>
          <w:b/>
          <w:bCs/>
          <w:sz w:val="22"/>
          <w:szCs w:val="22"/>
          <w:lang w:val="vi-VN"/>
        </w:rPr>
      </w:pPr>
      <w:r xmlns:w="http://schemas.openxmlformats.org/wordprocessingml/2006/main">
        <w:rPr>
          <w:b/>
          <w:bCs/>
          <w:sz w:val="22"/>
          <w:szCs w:val="22"/>
          <w:lang w:val="vi-VN"/>
        </w:rPr>
        <w:t xml:space="preserve">Example response in case originalInvoiceType . is passed incorrectly</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"code": 400,</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"message": "BAD_REQUEST_ORIGINAL_INVOICE_TYPE_INVALID",</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"data": "BAD_REQUEST_ORIGINAL_INVOICE_TYPE_INVALID"</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w:t>
      </w:r>
      <w:bookmarkEnd xmlns:w="http://schemas.openxmlformats.org/wordprocessingml/2006/main" w:id="31"/>
    </w:p>
    <w:p>
      <w:pPr>
        <w:widowControl/>
        <w:shd w:val="clear" w:color="auto" w:fill="DBE5F1"/>
        <w:spacing w:before="0" w:line="240" w:lineRule="auto"/>
        <w:ind w:left="567"/>
        <w:jc w:val="both"/>
        <w:rPr>
          <w:b/>
          <w:bCs/>
          <w:snapToGrid/>
          <w:color w:val="8000FF"/>
          <w:sz w:val="22"/>
          <w:szCs w:val="22"/>
        </w:rPr>
      </w:pPr>
    </w:p>
    <w:p>
      <w:pPr xmlns:w="http://schemas.openxmlformats.org/wordprocessingml/2006/main">
        <w:snapToGrid w:val="0"/>
        <w:jc w:val="both"/>
        <w:rPr>
          <w:sz w:val="22"/>
          <w:szCs w:val="22"/>
        </w:rPr>
      </w:pPr>
      <w:r xmlns:w="http://schemas.openxmlformats.org/wordprocessingml/2006/main">
        <w:rPr>
          <w:sz w:val="22"/>
          <w:szCs w:val="22"/>
        </w:rPr>
        <w:t xml:space="preserve">Describe</w:t>
      </w:r>
    </w:p>
    <w:tbl>
      <w:tblPr>
        <w:tblStyle w:val="14"/>
        <w:tblW w:w="8784" w:type="dxa"/>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gridCol w:w="6251"/>
      </w:tblGrid>
      <w:tr>
        <w:tc>
          <w:tcPr>
            <w:tcW w:w="2533"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School's name</w:t>
            </w:r>
          </w:p>
        </w:tc>
        <w:tc>
          <w:tcPr>
            <w:tcW w:w="6251"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Describe</w:t>
            </w:r>
          </w:p>
        </w:tc>
      </w:tr>
      <w:t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errorCode</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 code (value is null if invoiced successfully)</w:t>
            </w:r>
          </w:p>
        </w:tc>
      </w:tr>
      <w:t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description</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 Description (value is null if invoiced successfully)</w:t>
            </w:r>
          </w:p>
        </w:tc>
      </w:tr>
      <w:t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supplierTaxCode</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Seller tax code (invoice-issuing business)</w:t>
            </w:r>
          </w:p>
        </w:tc>
      </w:tr>
      <w:t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invoiceNo</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 number Example: AA/20E0000001</w:t>
            </w:r>
          </w:p>
        </w:tc>
      </w:tr>
      <w:t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transactionID</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Id of the transaction</w:t>
            </w:r>
          </w:p>
        </w:tc>
      </w:tr>
      <w:t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reservationCode</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Secret codes used by customers to look up</w:t>
            </w:r>
          </w:p>
        </w:tc>
      </w:tr>
    </w:tbl>
    <w:p>
      <w:pPr xmlns:w="http://schemas.openxmlformats.org/wordprocessingml/2006/main">
        <w:numPr>
          <w:ilvl w:val="0"/>
          <w:numId w:val="9"/>
        </w:numPr>
        <w:jc w:val="both"/>
        <w:rPr>
          <w:b/>
          <w:color w:val="0000FF"/>
          <w:sz w:val="22"/>
          <w:szCs w:val="22"/>
        </w:rPr>
      </w:pPr>
      <w:r xmlns:w="http://schemas.openxmlformats.org/wordprocessingml/2006/main">
        <w:rPr>
          <w:b/>
          <w:color w:val="0000FF"/>
          <w:sz w:val="22"/>
          <w:szCs w:val="22"/>
        </w:rPr>
        <w:t xml:space="preserve">Example:</w:t>
      </w:r>
    </w:p>
    <w:p>
      <w:pPr>
        <w:ind w:left="1264" w:hanging="1122"/>
        <w:jc w:val="both"/>
        <w:rPr>
          <w:b/>
          <w:color w:val="0000FF"/>
          <w:sz w:val="22"/>
          <w:szCs w:val="22"/>
        </w:rPr>
      </w:pPr>
      <w:r>
        <w:rPr>
          <w:b/>
          <w:color w:val="0000FF"/>
          <w:sz w:val="22"/>
          <w:szCs w:val="22"/>
        </w:rPr>
        <w:drawing>
          <wp:inline distT="0" distB="0" distL="114300" distR="114300">
            <wp:extent cx="6335395" cy="1343025"/>
            <wp:effectExtent l="0" t="0" r="14605" b="3175"/>
            <wp:docPr id="1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3"/>
                    <pic:cNvPicPr>
                      <a:picLocks noChangeAspect="1"/>
                    </pic:cNvPicPr>
                  </pic:nvPicPr>
                  <pic:blipFill>
                    <a:blip r:embed="rId47"/>
                    <a:stretch>
                      <a:fillRect/>
                    </a:stretch>
                  </pic:blipFill>
                  <pic:spPr>
                    <a:xfrm>
                      <a:off x="0" y="0"/>
                      <a:ext cx="6335395" cy="1343025"/>
                    </a:xfrm>
                    <a:prstGeom prst="rect">
                      <a:avLst/>
                    </a:prstGeom>
                    <a:noFill/>
                    <a:ln w="9525">
                      <a:noFill/>
                    </a:ln>
                  </pic:spPr>
                </pic:pic>
              </a:graphicData>
            </a:graphic>
          </wp:inline>
        </w:drawing>
      </w:r>
    </w:p>
    <w:p>
      <w:pPr>
        <w:ind w:left="0"/>
        <w:rPr>
          <w:sz w:val="22"/>
          <w:szCs w:val="22"/>
        </w:rPr>
      </w:pPr>
    </w:p>
    <w:p>
      <w:pPr>
        <w:ind w:left="1264" w:hanging="980"/>
        <w:jc w:val="both"/>
        <w:rPr>
          <w:b/>
          <w:color w:val="0000FF"/>
          <w:sz w:val="22"/>
          <w:szCs w:val="22"/>
        </w:rPr>
      </w:pPr>
      <w:r>
        <w:rPr>
          <w:b/>
          <w:color w:val="0000FF"/>
          <w:sz w:val="22"/>
          <w:szCs w:val="22"/>
        </w:rPr>
        <w:drawing>
          <wp:inline distT="0" distB="0" distL="114300" distR="114300">
            <wp:extent cx="6314440" cy="3876040"/>
            <wp:effectExtent l="0" t="0" r="10160" b="10160"/>
            <wp:docPr id="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4"/>
                    <pic:cNvPicPr>
                      <a:picLocks noChangeAspect="1"/>
                    </pic:cNvPicPr>
                  </pic:nvPicPr>
                  <pic:blipFill>
                    <a:blip r:embed="rId48"/>
                    <a:stretch>
                      <a:fillRect/>
                    </a:stretch>
                  </pic:blipFill>
                  <pic:spPr>
                    <a:xfrm>
                      <a:off x="0" y="0"/>
                      <a:ext cx="6314440" cy="3876040"/>
                    </a:xfrm>
                    <a:prstGeom prst="rect">
                      <a:avLst/>
                    </a:prstGeom>
                    <a:noFill/>
                    <a:ln w="9525">
                      <a:noFill/>
                    </a:ln>
                  </pic:spPr>
                </pic:pic>
              </a:graphicData>
            </a:graphic>
          </wp:inline>
        </w:drawing>
      </w:r>
    </w:p>
    <w:p>
      <w:pPr xmlns:w="http://schemas.openxmlformats.org/wordprocessingml/2006/main">
        <w:pStyle w:val="20"/>
        <w:rPr>
          <w:sz w:val="22"/>
          <w:szCs w:val="22"/>
        </w:rPr>
      </w:pPr>
      <w:r xmlns:w="http://schemas.openxmlformats.org/wordprocessingml/2006/main">
        <w:rPr>
          <w:sz w:val="22"/>
          <w:szCs w:val="22"/>
        </w:rPr>
        <w:t xml:space="preserve"> </w:t>
      </w:r>
      <w:bookmarkStart xmlns:w="http://schemas.openxmlformats.org/wordprocessingml/2006/main" w:id="32" w:name="_Toc115266185"/>
      <w:r xmlns:w="http://schemas.openxmlformats.org/wordprocessingml/2006/main">
        <w:rPr>
          <w:sz w:val="22"/>
          <w:szCs w:val="22"/>
        </w:rPr>
        <w:t xml:space="preserve">Get the invoice file</w:t>
      </w:r>
      <w:bookmarkEnd xmlns:w="http://schemas.openxmlformats.org/wordprocessingml/2006/main" w:id="32"/>
    </w:p>
    <w:p>
      <w:pPr xmlns:w="http://schemas.openxmlformats.org/wordprocessingml/2006/main">
        <w:pStyle w:val="4"/>
        <w:rPr>
          <w:sz w:val="22"/>
          <w:szCs w:val="22"/>
        </w:rPr>
      </w:pPr>
      <w:r xmlns:w="http://schemas.openxmlformats.org/wordprocessingml/2006/main">
        <w:rPr>
          <w:sz w:val="22"/>
          <w:szCs w:val="22"/>
        </w:rPr>
        <w:t xml:space="preserve">Webservice used for system integration can get invoice files after successfully issued.</w:t>
      </w:r>
    </w:p>
    <w:p>
      <w:pPr xmlns:w="http://schemas.openxmlformats.org/wordprocessingml/2006/main">
        <w:pStyle w:val="4"/>
        <w:rPr>
          <w:sz w:val="22"/>
          <w:szCs w:val="22"/>
        </w:rPr>
      </w:pPr>
      <w:r xmlns:w="http://schemas.openxmlformats.org/wordprocessingml/2006/main">
        <w:rPr>
          <w:sz w:val="22"/>
          <w:szCs w:val="22"/>
        </w:rPr>
        <w:t xml:space="preserve">Note:</w:t>
      </w:r>
    </w:p>
    <w:p>
      <w:pPr xmlns:w="http://schemas.openxmlformats.org/wordprocessingml/2006/main">
        <w:pStyle w:val="4"/>
        <w:numPr>
          <w:ilvl w:val="0"/>
          <w:numId w:val="11"/>
        </w:numPr>
        <w:rPr>
          <w:sz w:val="22"/>
          <w:szCs w:val="22"/>
        </w:rPr>
      </w:pPr>
      <w:r xmlns:w="http://schemas.openxmlformats.org/wordprocessingml/2006/main">
        <w:rPr>
          <w:sz w:val="22"/>
          <w:szCs w:val="22"/>
        </w:rPr>
        <w:t xml:space="preserve">The electronic invoice system runs on an asynchronous mechanism, so the system pushes invoices to the database after receiving a request to issue an invoice about 1 second. Therefore, when integrating, the request to get the invoice file should be made 2-5 seconds after the invoice is issued.</w:t>
      </w:r>
    </w:p>
    <w:p>
      <w:pPr xmlns:w="http://schemas.openxmlformats.org/wordprocessingml/2006/main">
        <w:pStyle w:val="4"/>
        <w:numPr>
          <w:ilvl w:val="0"/>
          <w:numId w:val="11"/>
        </w:numPr>
        <w:rPr>
          <w:sz w:val="22"/>
          <w:szCs w:val="22"/>
          <w:highlight w:val="yellow"/>
        </w:rPr>
      </w:pPr>
      <w:r xmlns:w="http://schemas.openxmlformats.org/wordprocessingml/2006/main">
        <w:rPr>
          <w:sz w:val="22"/>
          <w:szCs w:val="22"/>
          <w:highlight w:val="yellow"/>
        </w:rPr>
        <w:t xml:space="preserve">The system only retrieves invoices with available status (state = 1).</w:t>
      </w:r>
    </w:p>
    <w:p>
      <w:pPr xmlns:w="http://schemas.openxmlformats.org/wordprocessingml/2006/main">
        <w:pStyle w:val="19"/>
        <w:widowControl w:val="0"/>
        <w:numPr>
          <w:ilvl w:val="0"/>
          <w:numId w:val="12"/>
        </w:numPr>
        <w:spacing w:before="120" w:line="360" w:lineRule="auto"/>
        <w:contextualSpacing/>
        <w:jc w:val="both"/>
        <w:rPr>
          <w:rFonts w:ascii="Times New Roman" w:hAnsi="Times New Roman"/>
          <w:b/>
          <w:color w:val="0000FF"/>
        </w:rPr>
      </w:pPr>
      <w:r xmlns:w="http://schemas.openxmlformats.org/wordprocessingml/2006/main">
        <w:rPr>
          <w:rFonts w:ascii="Times New Roman" w:hAnsi="Times New Roman"/>
          <w:b/>
          <w:color w:val="0000FF"/>
        </w:rPr>
        <w:t xml:space="preserve">Input:</w:t>
      </w:r>
    </w:p>
    <w:p>
      <w:pPr xmlns:w="http://schemas.openxmlformats.org/wordprocessingml/2006/main">
        <w:numPr>
          <w:ilvl w:val="0"/>
          <w:numId w:val="6"/>
        </w:numPr>
        <w:snapToGrid w:val="0"/>
        <w:jc w:val="both"/>
        <w:rPr>
          <w:sz w:val="22"/>
          <w:szCs w:val="22"/>
        </w:rPr>
      </w:pPr>
      <w:r xmlns:w="http://schemas.openxmlformats.org/wordprocessingml/2006/main">
        <w:rPr>
          <w:sz w:val="22"/>
          <w:szCs w:val="22"/>
        </w:rPr>
        <w:t xml:space="preserve">Action (POST): </w:t>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HYPERLINK "https://10.60.108.210:8273/InvoiceAPI/InvoiceWS/createBatchInvoice/0100109106" </w:instrText>
      </w:r>
      <w:r xmlns:w="http://schemas.openxmlformats.org/wordprocessingml/2006/main">
        <w:rPr>
          <w:sz w:val="22"/>
          <w:szCs w:val="22"/>
        </w:rPr>
        <w:fldChar xmlns:w="http://schemas.openxmlformats.org/wordprocessingml/2006/main" w:fldCharType="separate"/>
      </w:r>
      <w:r xmlns:w="http://schemas.openxmlformats.org/wordprocessingml/2006/main">
        <w:rPr>
          <w:rStyle w:val="12"/>
          <w:sz w:val="22"/>
          <w:szCs w:val="22"/>
        </w:rPr>
        <w:t xml:space="preserve">/InvoiceAPI/ </w:t>
      </w:r>
      <w:r xmlns:w="http://schemas.openxmlformats.org/wordprocessingml/2006/main">
        <w:rPr>
          <w:rStyle w:val="12"/>
          <w:sz w:val="22"/>
          <w:szCs w:val="22"/>
        </w:rPr>
        <w:fldChar xmlns:w="http://schemas.openxmlformats.org/wordprocessingml/2006/main" w:fldCharType="end"/>
      </w:r>
      <w:r xmlns:w="http://schemas.openxmlformats.org/wordprocessingml/2006/main">
        <w:rPr>
          <w:rStyle w:val="12"/>
          <w:sz w:val="22"/>
          <w:szCs w:val="22"/>
        </w:rPr>
        <w:t xml:space="preserve">InvoiceUtilsWS/getInvoiceRepresentationFile</w:t>
      </w:r>
    </w:p>
    <w:p>
      <w:pPr xmlns:w="http://schemas.openxmlformats.org/wordprocessingml/2006/main">
        <w:numPr>
          <w:ilvl w:val="0"/>
          <w:numId w:val="6"/>
        </w:numPr>
        <w:jc w:val="both"/>
        <w:rPr>
          <w:sz w:val="22"/>
          <w:szCs w:val="22"/>
        </w:rPr>
      </w:pPr>
      <w:r xmlns:w="http://schemas.openxmlformats.org/wordprocessingml/2006/main">
        <w:rPr>
          <w:sz w:val="22"/>
          <w:szCs w:val="22"/>
        </w:rPr>
        <w:t xml:space="preserve">Headers:</w:t>
      </w:r>
    </w:p>
    <w:p>
      <w:pPr xmlns:w="http://schemas.openxmlformats.org/wordprocessingml/2006/main">
        <w:snapToGrid w:val="0"/>
        <w:ind w:firstLine="176"/>
        <w:jc w:val="both"/>
        <w:rPr>
          <w:sz w:val="22"/>
          <w:szCs w:val="22"/>
          <w:lang w:val="en"/>
        </w:rPr>
      </w:pPr>
      <w:r xmlns:w="http://schemas.openxmlformats.org/wordprocessingml/2006/main">
        <w:rPr>
          <w:sz w:val="22"/>
          <w:szCs w:val="22"/>
          <w:lang w:val="en"/>
        </w:rPr>
        <w:t xml:space="preserve">+ Cookie: access_token value or Authorization: username/pass like logging in on the web or Authorization: username/pass like logging in on the web</w:t>
      </w:r>
    </w:p>
    <w:p>
      <w:pPr xmlns:w="http://schemas.openxmlformats.org/wordprocessingml/2006/main">
        <w:snapToGrid w:val="0"/>
        <w:ind w:firstLine="176"/>
        <w:jc w:val="both"/>
        <w:rPr>
          <w:sz w:val="22"/>
          <w:szCs w:val="22"/>
          <w:lang w:val="fr-FR"/>
        </w:rPr>
      </w:pPr>
      <w:r xmlns:w="http://schemas.openxmlformats.org/wordprocessingml/2006/main">
        <w:rPr>
          <w:sz w:val="22"/>
          <w:szCs w:val="22"/>
          <w:lang w:val="fr-FR"/>
        </w:rPr>
        <w:t xml:space="preserve">+ Content-Type : application/json</w:t>
      </w:r>
    </w:p>
    <w:p>
      <w:pPr xmlns:w="http://schemas.openxmlformats.org/wordprocessingml/2006/main">
        <w:pStyle w:val="19"/>
        <w:widowControl w:val="0"/>
        <w:snapToGrid w:val="0"/>
        <w:spacing w:before="120" w:line="360" w:lineRule="auto"/>
        <w:ind w:left="0"/>
        <w:contextualSpacing/>
        <w:jc w:val="both"/>
        <w:rPr>
          <w:rFonts w:ascii="Times New Roman" w:hAnsi="Times New Roman"/>
        </w:rPr>
      </w:pPr>
      <w:r xmlns:w="http://schemas.openxmlformats.org/wordprocessingml/2006/main">
        <w:rPr>
          <w:rFonts w:ascii="Times New Roman" w:hAnsi="Times New Roman"/>
        </w:rPr>
        <w:t xml:space="preserve">Parameters of the CommonDataInput . object</w:t>
      </w:r>
    </w:p>
    <w:tbl>
      <w:tblPr>
        <w:tblStyle w:val="14"/>
        <w:tblW w:w="9355"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8"/>
        <w:gridCol w:w="2516"/>
        <w:gridCol w:w="4831"/>
      </w:tblGrid>
      <w:tr>
        <w:trPr>
          <w:trHeight w:val="806" w:hRule="atLeast"/>
        </w:trPr>
        <w:tc>
          <w:tcPr>
            <w:tcW w:w="2008" w:type="dxa"/>
            <w:shd w:val="clear" w:color="auto" w:fill="D9D9D9"/>
            <w:noWrap w:val="0"/>
            <w:vAlign w:val="top"/>
          </w:tcPr>
          <w:p>
            <w:pPr xmlns:w="http://schemas.openxmlformats.org/wordprocessingml/2006/main">
              <w:ind w:left="0"/>
              <w:jc w:val="both"/>
              <w:rPr>
                <w:b/>
                <w:bCs/>
                <w:color w:val="000000"/>
                <w:sz w:val="22"/>
                <w:szCs w:val="22"/>
              </w:rPr>
            </w:pPr>
            <w:r xmlns:w="http://schemas.openxmlformats.org/wordprocessingml/2006/main">
              <w:rPr>
                <w:b/>
                <w:bCs/>
                <w:color w:val="000000"/>
                <w:sz w:val="22"/>
                <w:szCs w:val="22"/>
              </w:rPr>
              <w:t xml:space="preserve">Parameter name</w:t>
            </w:r>
          </w:p>
        </w:tc>
        <w:tc>
          <w:tcPr>
            <w:tcW w:w="2516" w:type="dxa"/>
            <w:shd w:val="clear" w:color="auto" w:fill="D9D9D9"/>
            <w:noWrap w:val="0"/>
            <w:vAlign w:val="top"/>
          </w:tcPr>
          <w:p>
            <w:pPr xmlns:w="http://schemas.openxmlformats.org/wordprocessingml/2006/main">
              <w:ind w:left="0"/>
              <w:jc w:val="both"/>
              <w:rPr>
                <w:b/>
                <w:bCs/>
                <w:color w:val="000000"/>
                <w:sz w:val="22"/>
                <w:szCs w:val="22"/>
              </w:rPr>
            </w:pPr>
            <w:r xmlns:w="http://schemas.openxmlformats.org/wordprocessingml/2006/main">
              <w:rPr>
                <w:b/>
                <w:bCs/>
                <w:color w:val="000000"/>
                <w:sz w:val="22"/>
                <w:szCs w:val="22"/>
              </w:rPr>
              <w:t xml:space="preserve">Data types, constraints</w:t>
            </w:r>
          </w:p>
        </w:tc>
        <w:tc>
          <w:tcPr>
            <w:tcW w:w="4831" w:type="dxa"/>
            <w:shd w:val="clear" w:color="auto" w:fill="D9D9D9"/>
            <w:noWrap w:val="0"/>
            <w:vAlign w:val="top"/>
          </w:tcPr>
          <w:p>
            <w:pPr xmlns:w="http://schemas.openxmlformats.org/wordprocessingml/2006/main">
              <w:ind w:left="0"/>
              <w:jc w:val="both"/>
              <w:rPr>
                <w:b/>
                <w:bCs/>
                <w:color w:val="000000"/>
                <w:sz w:val="22"/>
                <w:szCs w:val="22"/>
              </w:rPr>
            </w:pPr>
            <w:r xmlns:w="http://schemas.openxmlformats.org/wordprocessingml/2006/main">
              <w:rPr>
                <w:b/>
                <w:bCs/>
                <w:color w:val="000000"/>
                <w:sz w:val="22"/>
                <w:szCs w:val="22"/>
              </w:rPr>
              <w:t xml:space="preserve">Describe</w:t>
            </w:r>
          </w:p>
        </w:tc>
      </w:tr>
      <w:tr>
        <w:trPr>
          <w:trHeight w:val="448" w:hRule="atLeast"/>
        </w:trPr>
        <w:tc>
          <w:tcPr>
            <w:tcW w:w="2008"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supplierTaxCode</w:t>
            </w:r>
          </w:p>
        </w:tc>
        <w:tc>
          <w:tcPr>
            <w:tcW w:w="251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 [0-9-]+</w:t>
            </w:r>
          </w:p>
        </w:tc>
        <w:tc>
          <w:tcPr>
            <w:tcW w:w="483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Tax identification number of the invoice-issuing business/branch. A business can have multiple tax codes</w:t>
            </w:r>
          </w:p>
          <w:p>
            <w:pPr xmlns:w="http://schemas.openxmlformats.org/wordprocessingml/2006/main">
              <w:spacing w:before="0"/>
              <w:ind w:left="0"/>
              <w:jc w:val="both"/>
              <w:rPr>
                <w:sz w:val="22"/>
                <w:szCs w:val="22"/>
                <w:lang w:val="fr-FR"/>
              </w:rPr>
            </w:pPr>
            <w:r xmlns:w="http://schemas.openxmlformats.org/wordprocessingml/2006/main">
              <w:rPr>
                <w:sz w:val="22"/>
                <w:szCs w:val="22"/>
                <w:lang w:val="fr-FR"/>
              </w:rPr>
              <w:t xml:space="preserve">Model 1: 0312770607</w:t>
            </w:r>
          </w:p>
          <w:p>
            <w:pPr xmlns:w="http://schemas.openxmlformats.org/wordprocessingml/2006/main">
              <w:spacing w:before="0"/>
              <w:ind w:left="0"/>
              <w:jc w:val="both"/>
              <w:rPr>
                <w:sz w:val="22"/>
                <w:szCs w:val="22"/>
                <w:lang w:val="fr-FR"/>
              </w:rPr>
            </w:pPr>
            <w:r xmlns:w="http://schemas.openxmlformats.org/wordprocessingml/2006/main">
              <w:rPr>
                <w:sz w:val="22"/>
                <w:szCs w:val="22"/>
                <w:lang w:val="fr-FR"/>
              </w:rPr>
              <w:t xml:space="preserve">Model 2: 0312770607-001</w:t>
            </w:r>
          </w:p>
          <w:p>
            <w:pPr xmlns:w="http://schemas.openxmlformats.org/wordprocessingml/2006/main">
              <w:spacing w:before="0"/>
              <w:ind w:left="0"/>
              <w:jc w:val="both"/>
              <w:rPr>
                <w:sz w:val="22"/>
                <w:szCs w:val="22"/>
                <w:lang w:val="fr-FR"/>
              </w:rPr>
            </w:pPr>
            <w:r xmlns:w="http://schemas.openxmlformats.org/wordprocessingml/2006/main">
              <w:rPr>
                <w:sz w:val="22"/>
                <w:szCs w:val="22"/>
              </w:rPr>
              <w:fldChar xmlns:w="http://schemas.openxmlformats.org/wordprocessingml/2006/main" w:fldCharType="begin"/>
            </w:r>
            <w:r xmlns:w="http://schemas.openxmlformats.org/wordprocessingml/2006/main">
              <w:rPr>
                <w:sz w:val="22"/>
                <w:szCs w:val="22"/>
                <w:lang w:val="fr-FR"/>
              </w:rPr>
              <w:instrText xmlns:w="http://schemas.openxmlformats.org/wordprocessingml/2006/main" xml:space="preserve"> HYPERLINK "https://vi.wikipedia.org/wiki/Thu%E1%BA%BF_Vi%E1%BB%87t_Nam" </w:instrText>
            </w:r>
            <w:r xmlns:w="http://schemas.openxmlformats.org/wordprocessingml/2006/main">
              <w:rPr>
                <w:sz w:val="22"/>
                <w:szCs w:val="22"/>
              </w:rPr>
              <w:fldChar xmlns:w="http://schemas.openxmlformats.org/wordprocessingml/2006/main" w:fldCharType="separate"/>
            </w:r>
            <w:r xmlns:w="http://schemas.openxmlformats.org/wordprocessingml/2006/main">
              <w:rPr>
                <w:rStyle w:val="12"/>
                <w:sz w:val="22"/>
                <w:szCs w:val="22"/>
                <w:lang w:val="fr-FR"/>
              </w:rPr>
              <w:t xml:space="preserve">https://en.wikipedia.org/wiki/Thu%E1%BA%BF_Vi%E1%BB%87t_Nam</w:t>
            </w:r>
            <w:r xmlns:w="http://schemas.openxmlformats.org/wordprocessingml/2006/main">
              <w:rPr>
                <w:sz w:val="22"/>
                <w:szCs w:val="22"/>
              </w:rPr>
              <w:fldChar xmlns:w="http://schemas.openxmlformats.org/wordprocessingml/2006/main" w:fldCharType="end"/>
            </w:r>
          </w:p>
          <w:p>
            <w:pPr>
              <w:spacing w:before="0"/>
              <w:ind w:left="0"/>
              <w:jc w:val="both"/>
              <w:rPr>
                <w:sz w:val="22"/>
                <w:szCs w:val="22"/>
                <w:lang w:val="fr-FR"/>
              </w:rPr>
            </w:pPr>
          </w:p>
        </w:tc>
      </w:tr>
      <w:tr>
        <w:trPr>
          <w:trHeight w:val="806" w:hRule="atLeast"/>
        </w:trPr>
        <w:tc>
          <w:tcPr>
            <w:tcW w:w="2008"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invoiceNo</w:t>
            </w:r>
          </w:p>
        </w:tc>
        <w:tc>
          <w:tcPr>
            <w:tcW w:w="251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7</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15</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 [a-zA-Z0-9]*$</w:t>
            </w:r>
          </w:p>
          <w:p>
            <w:pPr>
              <w:spacing w:before="0"/>
              <w:ind w:left="0"/>
              <w:jc w:val="both"/>
              <w:rPr>
                <w:sz w:val="22"/>
                <w:szCs w:val="22"/>
              </w:rPr>
            </w:pPr>
          </w:p>
        </w:tc>
        <w:tc>
          <w:tcPr>
            <w:tcW w:w="483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 number, including invoice number and invoice number</w:t>
            </w:r>
          </w:p>
          <w:p>
            <w:pPr>
              <w:spacing w:before="0"/>
              <w:ind w:left="0"/>
              <w:jc w:val="both"/>
              <w:rPr>
                <w:sz w:val="22"/>
                <w:szCs w:val="22"/>
              </w:rPr>
            </w:pPr>
          </w:p>
        </w:tc>
      </w:tr>
      <w:tr>
        <w:trPr>
          <w:trHeight w:val="273" w:hRule="atLeast"/>
        </w:trPr>
        <w:tc>
          <w:tcPr>
            <w:tcW w:w="2008" w:type="dxa"/>
            <w:noWrap w:val="0"/>
            <w:vAlign w:val="top"/>
          </w:tcPr>
          <w:p>
            <w:pPr xmlns:w="http://schemas.openxmlformats.org/wordprocessingml/2006/main">
              <w:spacing w:before="0"/>
              <w:ind w:left="0"/>
              <w:jc w:val="both"/>
              <w:rPr>
                <w:sz w:val="22"/>
                <w:szCs w:val="22"/>
                <w:highlight w:val="yellow"/>
              </w:rPr>
            </w:pPr>
            <w:r xmlns:w="http://schemas.openxmlformats.org/wordprocessingml/2006/main">
              <w:rPr>
                <w:sz w:val="22"/>
                <w:szCs w:val="22"/>
              </w:rPr>
              <w:t xml:space="preserve">templateCode</w:t>
            </w:r>
          </w:p>
        </w:tc>
        <w:tc>
          <w:tcPr>
            <w:tcW w:w="251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 20</w:t>
            </w:r>
          </w:p>
          <w:p>
            <w:pPr xmlns:w="http://schemas.openxmlformats.org/wordprocessingml/2006/main">
              <w:spacing w:before="0"/>
              <w:ind w:left="0"/>
              <w:jc w:val="both"/>
              <w:rPr>
                <w:sz w:val="22"/>
                <w:szCs w:val="22"/>
                <w:highlight w:val="yellow"/>
              </w:rPr>
            </w:pPr>
            <w:r xmlns:w="http://schemas.openxmlformats.org/wordprocessingml/2006/main">
              <w:rPr>
                <w:sz w:val="22"/>
                <w:szCs w:val="22"/>
              </w:rPr>
              <w:t xml:space="preserve">Format :</w:t>
            </w:r>
          </w:p>
        </w:tc>
        <w:tc>
          <w:tcPr>
            <w:tcW w:w="483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 sample code</w:t>
            </w:r>
          </w:p>
          <w:p>
            <w:pPr xmlns:w="http://schemas.openxmlformats.org/wordprocessingml/2006/main">
              <w:spacing w:before="0"/>
              <w:ind w:left="0"/>
              <w:jc w:val="both"/>
              <w:rPr>
                <w:sz w:val="22"/>
                <w:szCs w:val="22"/>
              </w:rPr>
            </w:pPr>
            <w:r xmlns:w="http://schemas.openxmlformats.org/wordprocessingml/2006/main">
              <w:rPr>
                <w:sz w:val="22"/>
                <w:szCs w:val="22"/>
              </w:rPr>
              <w:t xml:space="preserve">VD:</w:t>
            </w:r>
          </w:p>
          <w:p>
            <w:pPr xmlns:w="http://schemas.openxmlformats.org/wordprocessingml/2006/main">
              <w:spacing w:before="0"/>
              <w:ind w:left="0"/>
              <w:jc w:val="both"/>
              <w:rPr>
                <w:sz w:val="22"/>
                <w:szCs w:val="22"/>
              </w:rPr>
            </w:pPr>
            <w:r xmlns:w="http://schemas.openxmlformats.org/wordprocessingml/2006/main">
              <w:rPr>
                <w:sz w:val="22"/>
                <w:szCs w:val="22"/>
              </w:rPr>
              <w:t xml:space="preserve">01GTKT0/001</w:t>
            </w:r>
          </w:p>
          <w:p>
            <w:pPr xmlns:w="http://schemas.openxmlformats.org/wordprocessingml/2006/main">
              <w:spacing w:before="0"/>
              <w:ind w:left="41"/>
              <w:jc w:val="both"/>
              <w:rPr>
                <w:sz w:val="22"/>
                <w:szCs w:val="22"/>
                <w:highlight w:val="yellow"/>
              </w:rPr>
            </w:pPr>
            <w:r xmlns:w="http://schemas.openxmlformats.org/wordprocessingml/2006/main">
              <w:rPr>
                <w:sz w:val="22"/>
                <w:szCs w:val="22"/>
              </w:rPr>
              <w:t xml:space="preserve">1/001</w:t>
            </w:r>
          </w:p>
        </w:tc>
      </w:tr>
      <w:tr>
        <w:trPr>
          <w:trHeight w:val="806" w:hRule="atLeast"/>
        </w:trPr>
        <w:tc>
          <w:tcPr>
            <w:tcW w:w="2008"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transactionUuid</w:t>
            </w:r>
          </w:p>
        </w:tc>
        <w:tc>
          <w:tcPr>
            <w:tcW w:w="251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 10</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 36</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 N/A</w:t>
            </w:r>
          </w:p>
        </w:tc>
        <w:tc>
          <w:tcPr>
            <w:tcW w:w="483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The data check string (fkey) is passed in when invoicing. For details see section 6.2</w:t>
            </w:r>
          </w:p>
          <w:p>
            <w:pPr>
              <w:spacing w:before="0"/>
              <w:ind w:left="0"/>
              <w:jc w:val="both"/>
              <w:rPr>
                <w:sz w:val="22"/>
                <w:szCs w:val="22"/>
              </w:rPr>
            </w:pPr>
          </w:p>
        </w:tc>
      </w:tr>
      <w:tr>
        <w:trPr>
          <w:trHeight w:val="806" w:hRule="atLeast"/>
        </w:trPr>
        <w:tc>
          <w:tcPr>
            <w:tcW w:w="2008"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fileType</w:t>
            </w:r>
          </w:p>
        </w:tc>
        <w:tc>
          <w:tcPr>
            <w:tcW w:w="251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 3</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 3</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 N/A</w:t>
            </w:r>
          </w:p>
        </w:tc>
        <w:tc>
          <w:tcPr>
            <w:tcW w:w="483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File type you want to download, allowed formats</w:t>
            </w:r>
          </w:p>
          <w:p>
            <w:pPr xmlns:w="http://schemas.openxmlformats.org/wordprocessingml/2006/main">
              <w:spacing w:before="0"/>
              <w:ind w:left="0"/>
              <w:jc w:val="both"/>
              <w:rPr>
                <w:sz w:val="22"/>
                <w:szCs w:val="22"/>
              </w:rPr>
            </w:pPr>
            <w:r xmlns:w="http://schemas.openxmlformats.org/wordprocessingml/2006/main">
              <w:rPr>
                <w:sz w:val="22"/>
                <w:szCs w:val="22"/>
              </w:rPr>
              <w:t xml:space="preserve">ZIP, PDF</w:t>
            </w:r>
          </w:p>
          <w:p>
            <w:pPr>
              <w:spacing w:before="0"/>
              <w:ind w:left="0"/>
              <w:jc w:val="both"/>
              <w:rPr>
                <w:sz w:val="22"/>
                <w:szCs w:val="22"/>
              </w:rPr>
            </w:pPr>
          </w:p>
        </w:tc>
      </w:tr>
      <w:tr>
        <w:trPr>
          <w:trHeight w:val="806" w:hRule="atLeast"/>
        </w:trPr>
        <w:tc>
          <w:tcPr>
            <w:tcW w:w="2008"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highlight w:val="yellow"/>
              </w:rPr>
              <w:t xml:space="preserve">paid</w:t>
            </w:r>
          </w:p>
        </w:tc>
        <w:tc>
          <w:tcPr>
            <w:tcW w:w="251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boolean</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 N/A</w:t>
            </w:r>
          </w:p>
        </w:tc>
        <w:tc>
          <w:tcPr>
            <w:tcW w:w="483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true – Paid</w:t>
            </w:r>
          </w:p>
          <w:p>
            <w:pPr xmlns:w="http://schemas.openxmlformats.org/wordprocessingml/2006/main">
              <w:spacing w:before="0"/>
              <w:ind w:left="0"/>
              <w:jc w:val="both"/>
              <w:rPr>
                <w:sz w:val="22"/>
                <w:szCs w:val="22"/>
              </w:rPr>
            </w:pPr>
            <w:r xmlns:w="http://schemas.openxmlformats.org/wordprocessingml/2006/main">
              <w:rPr>
                <w:sz w:val="22"/>
                <w:szCs w:val="22"/>
              </w:rPr>
              <w:t xml:space="preserve">false – Unpaid</w:t>
            </w:r>
          </w:p>
          <w:p>
            <w:pPr>
              <w:spacing w:before="0"/>
              <w:ind w:left="0"/>
              <w:jc w:val="both"/>
              <w:rPr>
                <w:sz w:val="22"/>
                <w:szCs w:val="22"/>
              </w:rPr>
            </w:pPr>
          </w:p>
        </w:tc>
      </w:tr>
      <w:tr>
        <w:trPr>
          <w:trHeight w:val="806" w:hRule="atLeast"/>
        </w:trPr>
        <w:tc>
          <w:tcPr>
            <w:tcW w:w="2008" w:type="dxa"/>
            <w:noWrap w:val="0"/>
            <w:vAlign w:val="top"/>
          </w:tcPr>
          <w:p>
            <w:pPr>
              <w:spacing w:before="0"/>
              <w:ind w:left="0"/>
              <w:jc w:val="both"/>
              <w:rPr>
                <w:sz w:val="22"/>
                <w:szCs w:val="22"/>
                <w:highlight w:val="yellow"/>
              </w:rPr>
            </w:pPr>
          </w:p>
        </w:tc>
        <w:tc>
          <w:tcPr>
            <w:tcW w:w="2516" w:type="dxa"/>
            <w:noWrap w:val="0"/>
            <w:vAlign w:val="top"/>
          </w:tcPr>
          <w:p>
            <w:pPr>
              <w:spacing w:before="0"/>
              <w:ind w:left="0"/>
              <w:jc w:val="both"/>
              <w:rPr>
                <w:sz w:val="22"/>
                <w:szCs w:val="22"/>
              </w:rPr>
            </w:pPr>
          </w:p>
        </w:tc>
        <w:tc>
          <w:tcPr>
            <w:tcW w:w="4831" w:type="dxa"/>
            <w:noWrap w:val="0"/>
            <w:vAlign w:val="top"/>
          </w:tcPr>
          <w:p>
            <w:pPr>
              <w:spacing w:before="0"/>
              <w:ind w:left="0"/>
              <w:jc w:val="both"/>
              <w:rPr>
                <w:sz w:val="22"/>
                <w:szCs w:val="22"/>
              </w:rPr>
            </w:pPr>
          </w:p>
        </w:tc>
      </w:tr>
    </w:tbl>
    <w:p>
      <w:pPr>
        <w:jc w:val="both"/>
        <w:rPr>
          <w:sz w:val="22"/>
          <w:szCs w:val="22"/>
        </w:rPr>
      </w:pPr>
    </w:p>
    <w:p>
      <w:pPr>
        <w:jc w:val="both"/>
        <w:rPr>
          <w:sz w:val="22"/>
          <w:szCs w:val="22"/>
        </w:rPr>
      </w:pPr>
    </w:p>
    <w:p>
      <w:pPr>
        <w:ind w:left="0"/>
        <w:jc w:val="both"/>
        <w:rPr>
          <w:sz w:val="22"/>
          <w:szCs w:val="22"/>
        </w:rPr>
      </w:pPr>
    </w:p>
    <w:p>
      <w:pPr xmlns:w="http://schemas.openxmlformats.org/wordprocessingml/2006/main">
        <w:jc w:val="both"/>
        <w:rPr>
          <w:sz w:val="22"/>
          <w:szCs w:val="22"/>
        </w:rPr>
      </w:pPr>
      <w:r xmlns:w="http://schemas.openxmlformats.org/wordprocessingml/2006/main">
        <w:rPr>
          <w:sz w:val="22"/>
          <w:szCs w:val="22"/>
        </w:rPr>
        <w:t xml:space="preserve">Sample example and data fields:</w:t>
      </w:r>
    </w:p>
    <w:p>
      <w:pPr xmlns:w="http://schemas.openxmlformats.org/wordprocessingml/2006/main">
        <w:pStyle w:val="4"/>
        <w:numPr>
          <w:ilvl w:val="0"/>
          <w:numId w:val="6"/>
        </w:numPr>
        <w:rPr>
          <w:sz w:val="22"/>
          <w:szCs w:val="22"/>
        </w:rPr>
      </w:pPr>
      <w:r xmlns:w="http://schemas.openxmlformats.org/wordprocessingml/2006/main">
        <w:rPr>
          <w:sz w:val="22"/>
          <w:szCs w:val="22"/>
        </w:rPr>
        <w:t xml:space="preserve">JSON:</w:t>
      </w:r>
    </w:p>
    <w:p>
      <w:pPr xmlns:w="http://schemas.openxmlformats.org/wordprocessingml/2006/main">
        <w:shd w:val="clear" w:color="auto" w:fill="C6D9F1"/>
        <w:ind w:left="720"/>
        <w:jc w:val="both"/>
        <w:rPr>
          <w:color w:val="800000"/>
          <w:sz w:val="22"/>
          <w:szCs w:val="22"/>
        </w:rPr>
      </w:pPr>
      <w:r xmlns:w="http://schemas.openxmlformats.org/wordprocessingml/2006/main">
        <w:rPr>
          <w:color w:val="800000"/>
          <w:sz w:val="22"/>
          <w:szCs w:val="22"/>
        </w:rPr>
        <w:t xml:space="preserve">{</w:t>
      </w:r>
    </w:p>
    <w:p>
      <w:pPr xmlns:w="http://schemas.openxmlformats.org/wordprocessingml/2006/main">
        <w:shd w:val="clear" w:color="auto" w:fill="C6D9F1"/>
        <w:ind w:left="720"/>
        <w:jc w:val="both"/>
        <w:rPr>
          <w:color w:val="800000"/>
          <w:sz w:val="22"/>
          <w:szCs w:val="22"/>
        </w:rPr>
      </w:pPr>
      <w:r xmlns:w="http://schemas.openxmlformats.org/wordprocessingml/2006/main">
        <w:rPr>
          <w:color w:val="800000"/>
          <w:sz w:val="22"/>
          <w:szCs w:val="22"/>
        </w:rPr>
        <w:t xml:space="preserve">"supplierTaxCode":"0100109106-712",</w:t>
      </w:r>
    </w:p>
    <w:p>
      <w:pPr xmlns:w="http://schemas.openxmlformats.org/wordprocessingml/2006/main">
        <w:shd w:val="clear" w:color="auto" w:fill="C6D9F1"/>
        <w:ind w:left="720"/>
        <w:jc w:val="both"/>
        <w:rPr>
          <w:color w:val="800000"/>
          <w:sz w:val="22"/>
          <w:szCs w:val="22"/>
        </w:rPr>
      </w:pPr>
      <w:r xmlns:w="http://schemas.openxmlformats.org/wordprocessingml/2006/main">
        <w:rPr>
          <w:color w:val="800000"/>
          <w:sz w:val="22"/>
          <w:szCs w:val="22"/>
        </w:rPr>
        <w:t xml:space="preserve">"invoiceNo":"AA/20E0000166",</w:t>
      </w:r>
    </w:p>
    <w:p>
      <w:pPr xmlns:w="http://schemas.openxmlformats.org/wordprocessingml/2006/main">
        <w:shd w:val="clear" w:color="auto" w:fill="C6D9F1"/>
        <w:ind w:left="720"/>
        <w:jc w:val="both"/>
        <w:rPr>
          <w:color w:val="800000"/>
          <w:sz w:val="22"/>
          <w:szCs w:val="22"/>
        </w:rPr>
      </w:pPr>
      <w:r xmlns:w="http://schemas.openxmlformats.org/wordprocessingml/2006/main">
        <w:rPr>
          <w:color w:val="800000"/>
          <w:sz w:val="22"/>
          <w:szCs w:val="22"/>
        </w:rPr>
        <w:t xml:space="preserve">"templateCode":"01GTKT0/002",</w:t>
      </w:r>
    </w:p>
    <w:p>
      <w:pPr xmlns:w="http://schemas.openxmlformats.org/wordprocessingml/2006/main">
        <w:shd w:val="clear" w:color="auto" w:fill="C6D9F1"/>
        <w:ind w:left="720"/>
        <w:jc w:val="both"/>
        <w:rPr>
          <w:color w:val="800000"/>
          <w:sz w:val="22"/>
          <w:szCs w:val="22"/>
        </w:rPr>
      </w:pPr>
      <w:r xmlns:w="http://schemas.openxmlformats.org/wordprocessingml/2006/main">
        <w:rPr>
          <w:color w:val="800000"/>
          <w:sz w:val="22"/>
          <w:szCs w:val="22"/>
        </w:rPr>
        <w:t xml:space="preserve">"transactionUuid":"testuuid9999999",</w:t>
      </w:r>
    </w:p>
    <w:p>
      <w:pPr xmlns:w="http://schemas.openxmlformats.org/wordprocessingml/2006/main">
        <w:shd w:val="clear" w:color="auto" w:fill="C6D9F1"/>
        <w:ind w:left="720"/>
        <w:jc w:val="both"/>
        <w:rPr>
          <w:color w:val="800000"/>
          <w:sz w:val="22"/>
          <w:szCs w:val="22"/>
        </w:rPr>
      </w:pPr>
      <w:r xmlns:w="http://schemas.openxmlformats.org/wordprocessingml/2006/main">
        <w:rPr>
          <w:color w:val="800000"/>
          <w:sz w:val="22"/>
          <w:szCs w:val="22"/>
        </w:rPr>
        <w:t xml:space="preserve">"fileType":"ZIP"</w:t>
      </w:r>
    </w:p>
    <w:p>
      <w:pPr xmlns:w="http://schemas.openxmlformats.org/wordprocessingml/2006/main">
        <w:shd w:val="clear" w:color="auto" w:fill="C6D9F1"/>
        <w:ind w:left="720"/>
        <w:jc w:val="both"/>
        <w:rPr>
          <w:color w:val="800000"/>
          <w:sz w:val="22"/>
          <w:szCs w:val="22"/>
        </w:rPr>
      </w:pPr>
      <w:r xmlns:w="http://schemas.openxmlformats.org/wordprocessingml/2006/main">
        <w:rPr>
          <w:color w:val="800000"/>
          <w:sz w:val="22"/>
          <w:szCs w:val="22"/>
        </w:rPr>
        <w:t xml:space="preserve">}</w:t>
      </w:r>
    </w:p>
    <w:p>
      <w:pPr xmlns:w="http://schemas.openxmlformats.org/wordprocessingml/2006/main">
        <w:numPr>
          <w:ilvl w:val="0"/>
          <w:numId w:val="9"/>
        </w:numPr>
        <w:jc w:val="both"/>
        <w:rPr>
          <w:b/>
          <w:color w:val="0000FF"/>
          <w:sz w:val="22"/>
          <w:szCs w:val="22"/>
        </w:rPr>
      </w:pPr>
      <w:r xmlns:w="http://schemas.openxmlformats.org/wordprocessingml/2006/main">
        <w:rPr>
          <w:b/>
          <w:color w:val="0000FF"/>
          <w:sz w:val="22"/>
          <w:szCs w:val="22"/>
        </w:rPr>
        <w:t xml:space="preserve">Output:</w:t>
      </w:r>
    </w:p>
    <w:p>
      <w:pPr xmlns:w="http://schemas.openxmlformats.org/wordprocessingml/2006/main">
        <w:ind w:left="904"/>
        <w:jc w:val="both"/>
        <w:rPr>
          <w:sz w:val="22"/>
          <w:szCs w:val="22"/>
        </w:rPr>
      </w:pPr>
      <w:r xmlns:w="http://schemas.openxmlformats.org/wordprocessingml/2006/main">
        <w:rPr>
          <w:sz w:val="22"/>
          <w:szCs w:val="22"/>
        </w:rPr>
        <w:t xml:space="preserve">Response object with HTTPSstatus and output Entity.</w:t>
      </w:r>
    </w:p>
    <w:tbl>
      <w:tblPr>
        <w:tblStyle w:val="14"/>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6903"/>
      </w:tblGrid>
      <w:tr>
        <w:trPr>
          <w:jc w:val="center"/>
        </w:trPr>
        <w:tc>
          <w:tcPr>
            <w:tcW w:w="2533"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School's name</w:t>
            </w:r>
          </w:p>
        </w:tc>
        <w:tc>
          <w:tcPr>
            <w:tcW w:w="6251"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Describe</w:t>
            </w:r>
          </w:p>
        </w:tc>
      </w:tr>
      <w:tr>
        <w:trPr>
          <w:jc w:val="center"/>
        </w:trP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errorCode</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 code (value is null, no error occurs)</w:t>
            </w:r>
          </w:p>
        </w:tc>
      </w:tr>
      <w:tr>
        <w:trPr>
          <w:jc w:val="center"/>
        </w:trP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description</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 description (value is null, no error occurs)</w:t>
            </w:r>
          </w:p>
        </w:tc>
      </w:tr>
      <w:tr>
        <w:trPr>
          <w:jc w:val="center"/>
        </w:trP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fileName</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Download file name</w:t>
            </w:r>
          </w:p>
        </w:tc>
      </w:tr>
      <w:tr>
        <w:trPr>
          <w:jc w:val="center"/>
        </w:trP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fileToBytes</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File content is converted to bytes</w:t>
            </w:r>
          </w:p>
          <w:p>
            <w:pPr xmlns:w="http://schemas.openxmlformats.org/wordprocessingml/2006/main">
              <w:ind w:left="0"/>
              <w:jc w:val="both"/>
              <w:rPr>
                <w:color w:val="000000"/>
                <w:sz w:val="22"/>
                <w:szCs w:val="22"/>
              </w:rPr>
            </w:pPr>
            <w:r xmlns:w="http://schemas.openxmlformats.org/wordprocessingml/2006/main">
              <w:rPr>
                <w:color w:val="000000"/>
                <w:sz w:val="22"/>
                <w:szCs w:val="22"/>
              </w:rPr>
              <w:t xml:space="preserve">Invoice file bytes array, converting this bytes array to a file will yield a file containing invoice information. For example, a .zip file includes .xml, .xsl files, logo image, watermark, qrcode</w:t>
            </w:r>
          </w:p>
          <w:p>
            <w:pPr xmlns:w="http://schemas.openxmlformats.org/wordprocessingml/2006/main">
              <w:ind w:left="0"/>
              <w:jc w:val="both"/>
              <w:rPr>
                <w:color w:val="000000"/>
                <w:sz w:val="22"/>
                <w:szCs w:val="22"/>
              </w:rPr>
            </w:pPr>
            <w:r xmlns:w="http://schemas.openxmlformats.org/wordprocessingml/2006/main">
              <w:rPr>
                <w:color w:val="000000"/>
                <w:sz w:val="22"/>
                <w:szCs w:val="22"/>
              </w:rPr>
              <w:t xml:space="preserve">Code converted to Java file</w:t>
            </w:r>
          </w:p>
          <w:p>
            <w:pPr xmlns:w="http://schemas.openxmlformats.org/wordprocessingml/2006/main">
              <w:spacing w:before="0"/>
              <w:ind w:left="0"/>
              <w:jc w:val="both"/>
              <w:rPr>
                <w:sz w:val="22"/>
                <w:szCs w:val="22"/>
              </w:rPr>
            </w:pPr>
            <w:r xmlns:w="http://schemas.openxmlformats.org/wordprocessingml/2006/main">
              <w:rPr>
                <w:b/>
                <w:bCs/>
                <w:snapToGrid/>
                <w:color w:val="8000FF"/>
                <w:sz w:val="22"/>
                <w:szCs w:val="22"/>
              </w:rPr>
              <w:t xml:space="preserve">FileUtils.writeByteArrayToFile(newFile("D:/viettel/fileName.zip"), output.getFileToBytes());</w:t>
            </w:r>
          </w:p>
        </w:tc>
      </w:tr>
    </w:tbl>
    <w:p>
      <w:pPr>
        <w:rPr>
          <w:sz w:val="22"/>
          <w:szCs w:val="22"/>
        </w:rPr>
      </w:pPr>
    </w:p>
    <w:p>
      <w:pPr xmlns:w="http://schemas.openxmlformats.org/wordprocessingml/2006/main">
        <w:pStyle w:val="20"/>
        <w:rPr>
          <w:sz w:val="22"/>
          <w:szCs w:val="22"/>
        </w:rPr>
      </w:pPr>
      <w:r xmlns:w="http://schemas.openxmlformats.org/wordprocessingml/2006/main">
        <w:rPr>
          <w:sz w:val="22"/>
          <w:szCs w:val="22"/>
        </w:rPr>
        <w:t xml:space="preserve"> </w:t>
      </w:r>
      <w:bookmarkStart xmlns:w="http://schemas.openxmlformats.org/wordprocessingml/2006/main" w:id="33" w:name="_Toc115266186"/>
      <w:r xmlns:w="http://schemas.openxmlformats.org/wordprocessingml/2006/main">
        <w:rPr>
          <w:sz w:val="22"/>
          <w:szCs w:val="22"/>
        </w:rPr>
        <w:t xml:space="preserve">Get the invoice file with the secret code</w:t>
      </w:r>
      <w:bookmarkEnd xmlns:w="http://schemas.openxmlformats.org/wordprocessingml/2006/main" w:id="33"/>
    </w:p>
    <w:p>
      <w:pPr xmlns:w="http://schemas.openxmlformats.org/wordprocessingml/2006/main">
        <w:pStyle w:val="4"/>
        <w:ind w:firstLine="720"/>
        <w:rPr>
          <w:sz w:val="22"/>
          <w:szCs w:val="22"/>
        </w:rPr>
      </w:pPr>
      <w:r xmlns:w="http://schemas.openxmlformats.org/wordprocessingml/2006/main">
        <w:rPr>
          <w:sz w:val="22"/>
          <w:szCs w:val="22"/>
        </w:rPr>
        <w:t xml:space="preserve">Allows to get the successfully issued invoice file with secret code check.</w:t>
      </w:r>
    </w:p>
    <w:p>
      <w:pPr xmlns:w="http://schemas.openxmlformats.org/wordprocessingml/2006/main">
        <w:pStyle w:val="4"/>
        <w:ind w:firstLine="720"/>
        <w:rPr>
          <w:sz w:val="22"/>
          <w:szCs w:val="22"/>
        </w:rPr>
      </w:pPr>
      <w:r xmlns:w="http://schemas.openxmlformats.org/wordprocessingml/2006/main">
        <w:rPr>
          <w:sz w:val="22"/>
          <w:szCs w:val="22"/>
        </w:rPr>
        <w:t xml:space="preserve">Note:</w:t>
      </w:r>
    </w:p>
    <w:p>
      <w:pPr xmlns:w="http://schemas.openxmlformats.org/wordprocessingml/2006/main">
        <w:pStyle w:val="4"/>
        <w:numPr>
          <w:ilvl w:val="0"/>
          <w:numId w:val="11"/>
        </w:numPr>
        <w:rPr>
          <w:sz w:val="22"/>
          <w:szCs w:val="22"/>
        </w:rPr>
      </w:pPr>
      <w:r xmlns:w="http://schemas.openxmlformats.org/wordprocessingml/2006/main">
        <w:rPr>
          <w:sz w:val="22"/>
          <w:szCs w:val="22"/>
        </w:rPr>
        <w:t xml:space="preserve">The electronic invoice system runs on an asynchronous mechanism, so the system pushes invoices to the database after receiving a request to issue an invoice about 1 second. Therefore, when integrating, the request to get the invoice file should be made 2-5 seconds after the invoice is issued.</w:t>
      </w:r>
    </w:p>
    <w:p>
      <w:pPr xmlns:w="http://schemas.openxmlformats.org/wordprocessingml/2006/main">
        <w:pStyle w:val="4"/>
        <w:numPr>
          <w:ilvl w:val="0"/>
          <w:numId w:val="11"/>
        </w:numPr>
        <w:rPr>
          <w:sz w:val="22"/>
          <w:szCs w:val="22"/>
          <w:highlight w:val="yellow"/>
        </w:rPr>
      </w:pPr>
      <w:r xmlns:w="http://schemas.openxmlformats.org/wordprocessingml/2006/main">
        <w:rPr>
          <w:sz w:val="22"/>
          <w:szCs w:val="22"/>
          <w:highlight w:val="yellow"/>
        </w:rPr>
        <w:t xml:space="preserve">The system only retrieves invoices with available status (state = 1).</w:t>
      </w:r>
    </w:p>
    <w:p>
      <w:pPr xmlns:w="http://schemas.openxmlformats.org/wordprocessingml/2006/main">
        <w:numPr>
          <w:ilvl w:val="0"/>
          <w:numId w:val="9"/>
        </w:numPr>
        <w:jc w:val="both"/>
        <w:rPr>
          <w:b/>
          <w:color w:val="0000FF"/>
          <w:sz w:val="22"/>
          <w:szCs w:val="22"/>
        </w:rPr>
      </w:pPr>
      <w:r xmlns:w="http://schemas.openxmlformats.org/wordprocessingml/2006/main">
        <w:rPr>
          <w:b/>
          <w:color w:val="0000FF"/>
          <w:sz w:val="22"/>
          <w:szCs w:val="22"/>
        </w:rPr>
        <w:t xml:space="preserve">Input:</w:t>
      </w:r>
    </w:p>
    <w:p>
      <w:pPr xmlns:w="http://schemas.openxmlformats.org/wordprocessingml/2006/main">
        <w:numPr>
          <w:ilvl w:val="0"/>
          <w:numId w:val="6"/>
        </w:numPr>
        <w:snapToGrid w:val="0"/>
        <w:jc w:val="both"/>
        <w:rPr>
          <w:sz w:val="22"/>
          <w:szCs w:val="22"/>
        </w:rPr>
      </w:pPr>
      <w:r xmlns:w="http://schemas.openxmlformats.org/wordprocessingml/2006/main">
        <w:rPr>
          <w:sz w:val="22"/>
          <w:szCs w:val="22"/>
        </w:rPr>
        <w:t xml:space="preserve">Action (POST): InvoiceAPI/InvoiceUtilsWS/getInvoiceFilePortal</w:t>
      </w:r>
    </w:p>
    <w:p>
      <w:pPr xmlns:w="http://schemas.openxmlformats.org/wordprocessingml/2006/main">
        <w:numPr>
          <w:ilvl w:val="0"/>
          <w:numId w:val="6"/>
        </w:numPr>
        <w:jc w:val="both"/>
        <w:rPr>
          <w:sz w:val="22"/>
          <w:szCs w:val="22"/>
          <w:lang w:val="fr-FR"/>
        </w:rPr>
      </w:pPr>
      <w:r xmlns:w="http://schemas.openxmlformats.org/wordprocessingml/2006/main">
        <w:rPr>
          <w:sz w:val="22"/>
          <w:szCs w:val="22"/>
        </w:rPr>
        <w:t xml:space="preserve">Headers:</w:t>
      </w:r>
    </w:p>
    <w:p>
      <w:pPr xmlns:w="http://schemas.openxmlformats.org/wordprocessingml/2006/main">
        <w:ind w:left="720"/>
        <w:jc w:val="both"/>
        <w:rPr>
          <w:sz w:val="22"/>
          <w:szCs w:val="22"/>
          <w:lang w:val="en"/>
        </w:rPr>
      </w:pPr>
      <w:r xmlns:w="http://schemas.openxmlformats.org/wordprocessingml/2006/main">
        <w:rPr>
          <w:sz w:val="22"/>
          <w:szCs w:val="22"/>
          <w:lang w:val="fr-FR"/>
        </w:rPr>
        <w:t xml:space="preserve"> </w:t>
      </w:r>
      <w:r xmlns:w="http://schemas.openxmlformats.org/wordprocessingml/2006/main">
        <w:rPr>
          <w:sz w:val="22"/>
          <w:szCs w:val="22"/>
          <w:lang w:val="en"/>
        </w:rPr>
        <w:t xml:space="preserve">+ Cookie: access_token value or Authorization: username/pass like logging in on the web or Authorization: username/pass like logging in on the web</w:t>
      </w:r>
    </w:p>
    <w:p>
      <w:pPr xmlns:w="http://schemas.openxmlformats.org/wordprocessingml/2006/main">
        <w:ind w:left="720"/>
        <w:jc w:val="both"/>
        <w:rPr>
          <w:sz w:val="22"/>
          <w:szCs w:val="22"/>
          <w:lang w:val="fr-FR"/>
        </w:rPr>
      </w:pPr>
      <w:r xmlns:w="http://schemas.openxmlformats.org/wordprocessingml/2006/main">
        <w:rPr>
          <w:sz w:val="22"/>
          <w:szCs w:val="22"/>
          <w:lang w:val="fr-FR"/>
        </w:rPr>
        <w:t xml:space="preserve">+ Content-Type : application/x-www-form-urlencoded</w:t>
      </w:r>
    </w:p>
    <w:p>
      <w:pPr>
        <w:snapToGrid w:val="0"/>
        <w:ind w:left="0"/>
        <w:jc w:val="both"/>
        <w:rPr>
          <w:sz w:val="22"/>
          <w:szCs w:val="22"/>
          <w:lang w:val="fr-FR"/>
        </w:rPr>
      </w:pPr>
    </w:p>
    <w:tbl>
      <w:tblPr>
        <w:tblStyle w:val="14"/>
        <w:tblW w:w="981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0"/>
        <w:gridCol w:w="2520"/>
        <w:gridCol w:w="5580"/>
      </w:tblGrid>
      <w:tr>
        <w:trPr>
          <w:trHeight w:val="530" w:hRule="atLeast"/>
        </w:trPr>
        <w:tc>
          <w:tcPr>
            <w:tcW w:w="1710"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School's name</w:t>
            </w:r>
          </w:p>
        </w:tc>
        <w:tc>
          <w:tcPr>
            <w:tcW w:w="2520"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Data types, constraints</w:t>
            </w:r>
          </w:p>
        </w:tc>
        <w:tc>
          <w:tcPr>
            <w:tcW w:w="5580"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Describe</w:t>
            </w:r>
          </w:p>
        </w:tc>
      </w:tr>
      <w:tr>
        <w:tc>
          <w:tcPr>
            <w:tcW w:w="171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supplierTaxCode</w:t>
            </w:r>
          </w:p>
        </w:tc>
        <w:tc>
          <w:tcPr>
            <w:tcW w:w="252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[0-9-]+</w:t>
            </w:r>
          </w:p>
        </w:tc>
        <w:tc>
          <w:tcPr>
            <w:tcW w:w="55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Tax identification number of the invoice-issuing business/branch. A business can have multiple tax codes</w:t>
            </w:r>
          </w:p>
          <w:p>
            <w:pPr xmlns:w="http://schemas.openxmlformats.org/wordprocessingml/2006/main">
              <w:spacing w:before="0"/>
              <w:ind w:left="0"/>
              <w:jc w:val="both"/>
              <w:rPr>
                <w:sz w:val="22"/>
                <w:szCs w:val="22"/>
              </w:rPr>
            </w:pPr>
            <w:r xmlns:w="http://schemas.openxmlformats.org/wordprocessingml/2006/main">
              <w:rPr>
                <w:sz w:val="22"/>
                <w:szCs w:val="22"/>
              </w:rPr>
              <w:t xml:space="preserve">Model 1: 0312770607</w:t>
            </w:r>
          </w:p>
          <w:p>
            <w:pPr xmlns:w="http://schemas.openxmlformats.org/wordprocessingml/2006/main">
              <w:spacing w:before="0"/>
              <w:ind w:left="0"/>
              <w:jc w:val="both"/>
              <w:rPr>
                <w:sz w:val="22"/>
                <w:szCs w:val="22"/>
              </w:rPr>
            </w:pPr>
            <w:r xmlns:w="http://schemas.openxmlformats.org/wordprocessingml/2006/main">
              <w:rPr>
                <w:sz w:val="22"/>
                <w:szCs w:val="22"/>
              </w:rPr>
              <w:t xml:space="preserve">Form 2: 0312770607-001</w:t>
            </w:r>
          </w:p>
          <w:p>
            <w:pPr>
              <w:spacing w:before="0"/>
              <w:ind w:left="0"/>
              <w:jc w:val="both"/>
              <w:rPr>
                <w:sz w:val="22"/>
                <w:szCs w:val="22"/>
              </w:rPr>
            </w:pPr>
          </w:p>
        </w:tc>
      </w:tr>
      <w:tr>
        <w:tc>
          <w:tcPr>
            <w:tcW w:w="1710" w:type="dxa"/>
            <w:noWrap w:val="0"/>
            <w:vAlign w:val="top"/>
          </w:tcPr>
          <w:p>
            <w:pPr xmlns:w="http://schemas.openxmlformats.org/wordprocessingml/2006/main">
              <w:spacing w:before="0"/>
              <w:ind w:left="0"/>
              <w:jc w:val="both"/>
              <w:rPr>
                <w:sz w:val="22"/>
                <w:szCs w:val="22"/>
                <w:highlight w:val="yellow"/>
              </w:rPr>
            </w:pPr>
            <w:r xmlns:w="http://schemas.openxmlformats.org/wordprocessingml/2006/main">
              <w:rPr>
                <w:sz w:val="22"/>
                <w:szCs w:val="22"/>
              </w:rPr>
              <w:t xml:space="preserve">templateCode</w:t>
            </w:r>
          </w:p>
        </w:tc>
        <w:tc>
          <w:tcPr>
            <w:tcW w:w="252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 20</w:t>
            </w:r>
          </w:p>
          <w:p>
            <w:pPr xmlns:w="http://schemas.openxmlformats.org/wordprocessingml/2006/main">
              <w:spacing w:before="0"/>
              <w:ind w:left="0"/>
              <w:jc w:val="both"/>
              <w:rPr>
                <w:sz w:val="22"/>
                <w:szCs w:val="22"/>
                <w:highlight w:val="yellow"/>
              </w:rPr>
            </w:pPr>
            <w:r xmlns:w="http://schemas.openxmlformats.org/wordprocessingml/2006/main">
              <w:rPr>
                <w:sz w:val="22"/>
                <w:szCs w:val="22"/>
              </w:rPr>
              <w:t xml:space="preserve">Format :</w:t>
            </w:r>
          </w:p>
        </w:tc>
        <w:tc>
          <w:tcPr>
            <w:tcW w:w="55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 sample code</w:t>
            </w:r>
          </w:p>
          <w:p>
            <w:pPr xmlns:w="http://schemas.openxmlformats.org/wordprocessingml/2006/main">
              <w:spacing w:before="0"/>
              <w:ind w:left="0"/>
              <w:jc w:val="both"/>
              <w:rPr>
                <w:sz w:val="22"/>
                <w:szCs w:val="22"/>
              </w:rPr>
            </w:pPr>
            <w:r xmlns:w="http://schemas.openxmlformats.org/wordprocessingml/2006/main">
              <w:rPr>
                <w:sz w:val="22"/>
                <w:szCs w:val="22"/>
              </w:rPr>
              <w:t xml:space="preserve">VD:</w:t>
            </w:r>
          </w:p>
          <w:p>
            <w:pPr xmlns:w="http://schemas.openxmlformats.org/wordprocessingml/2006/main">
              <w:spacing w:before="0"/>
              <w:ind w:left="0"/>
              <w:jc w:val="both"/>
              <w:rPr>
                <w:sz w:val="22"/>
                <w:szCs w:val="22"/>
              </w:rPr>
            </w:pPr>
            <w:r xmlns:w="http://schemas.openxmlformats.org/wordprocessingml/2006/main">
              <w:rPr>
                <w:sz w:val="22"/>
                <w:szCs w:val="22"/>
              </w:rPr>
              <w:t xml:space="preserve">01GTKT0/001</w:t>
            </w:r>
          </w:p>
          <w:p>
            <w:pPr xmlns:w="http://schemas.openxmlformats.org/wordprocessingml/2006/main">
              <w:spacing w:before="0"/>
              <w:ind w:left="41"/>
              <w:jc w:val="both"/>
              <w:rPr>
                <w:sz w:val="22"/>
                <w:szCs w:val="22"/>
                <w:highlight w:val="yellow"/>
              </w:rPr>
            </w:pPr>
            <w:r xmlns:w="http://schemas.openxmlformats.org/wordprocessingml/2006/main">
              <w:rPr>
                <w:sz w:val="22"/>
                <w:szCs w:val="22"/>
              </w:rPr>
              <w:t xml:space="preserve">1/001</w:t>
            </w:r>
          </w:p>
        </w:tc>
      </w:tr>
      <w:tr>
        <w:tc>
          <w:tcPr>
            <w:tcW w:w="171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invoiceNo</w:t>
            </w:r>
          </w:p>
        </w:tc>
        <w:tc>
          <w:tcPr>
            <w:tcW w:w="252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7</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15</w:t>
            </w:r>
          </w:p>
          <w:p>
            <w:pPr xmlns:w="http://schemas.openxmlformats.org/wordprocessingml/2006/main">
              <w:spacing w:before="0"/>
              <w:ind w:left="0"/>
              <w:jc w:val="both"/>
              <w:rPr>
                <w:color w:val="000000"/>
                <w:sz w:val="22"/>
                <w:szCs w:val="22"/>
              </w:rPr>
            </w:pPr>
            <w:r xmlns:w="http://schemas.openxmlformats.org/wordprocessingml/2006/main">
              <w:rPr>
                <w:sz w:val="22"/>
                <w:szCs w:val="22"/>
              </w:rPr>
              <w:t xml:space="preserve">Format: [a-zA-Z0-9]*$</w:t>
            </w:r>
          </w:p>
        </w:tc>
        <w:tc>
          <w:tcPr>
            <w:tcW w:w="5580"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Is </w:t>
            </w:r>
            <w:r xmlns:w="http://schemas.openxmlformats.org/wordprocessingml/2006/main">
              <w:rPr>
                <w:sz w:val="22"/>
                <w:szCs w:val="22"/>
                <w:lang w:val="en"/>
              </w:rPr>
              <w:t xml:space="preserve">invoice number = </w:t>
            </w:r>
            <w:r xmlns:w="http://schemas.openxmlformats.org/wordprocessingml/2006/main">
              <w:rPr>
                <w:sz w:val="22"/>
                <w:szCs w:val="22"/>
              </w:rPr>
              <w:t xml:space="preserve">invoice symbol + invoice number </w:t>
            </w:r>
            <w:r xmlns:w="http://schemas.openxmlformats.org/wordprocessingml/2006/main">
              <w:rPr>
                <w:sz w:val="22"/>
                <w:szCs w:val="22"/>
                <w:lang w:val="en"/>
              </w:rPr>
              <w:t xml:space="preserve">eg </w:t>
            </w:r>
            <w:r xmlns:w="http://schemas.openxmlformats.org/wordprocessingml/2006/main">
              <w:rPr>
                <w:sz w:val="22"/>
                <w:szCs w:val="22"/>
              </w:rPr>
              <w:t xml:space="preserve">: AA/20E0000001, according to tax department standards</w:t>
            </w:r>
          </w:p>
          <w:p>
            <w:pPr>
              <w:spacing w:before="0"/>
              <w:ind w:left="41"/>
              <w:jc w:val="both"/>
              <w:rPr>
                <w:sz w:val="22"/>
                <w:szCs w:val="22"/>
              </w:rPr>
            </w:pPr>
          </w:p>
        </w:tc>
      </w:tr>
      <w:tr>
        <w:tc>
          <w:tcPr>
            <w:tcW w:w="171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buyerIdNo</w:t>
            </w:r>
          </w:p>
        </w:tc>
        <w:tc>
          <w:tcPr>
            <w:tcW w:w="252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100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580"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Buyer's document number</w:t>
            </w:r>
          </w:p>
          <w:p>
            <w:pPr>
              <w:spacing w:before="0"/>
              <w:ind w:left="41"/>
              <w:jc w:val="both"/>
              <w:rPr>
                <w:sz w:val="22"/>
                <w:szCs w:val="22"/>
              </w:rPr>
            </w:pPr>
          </w:p>
        </w:tc>
      </w:tr>
      <w:tr>
        <w:tc>
          <w:tcPr>
            <w:tcW w:w="1710" w:type="dxa"/>
            <w:noWrap w:val="0"/>
            <w:vAlign w:val="top"/>
          </w:tcPr>
          <w:p>
            <w:pPr xmlns:w="http://schemas.openxmlformats.org/wordprocessingml/2006/main">
              <w:spacing w:before="0"/>
              <w:ind w:left="0"/>
              <w:jc w:val="both"/>
              <w:rPr>
                <w:sz w:val="22"/>
                <w:szCs w:val="22"/>
              </w:rPr>
            </w:pPr>
            <w:bookmarkStart xmlns:w="http://schemas.openxmlformats.org/wordprocessingml/2006/main" w:id="34" w:name="OLE_LINK20"/>
            <w:bookmarkStart xmlns:w="http://schemas.openxmlformats.org/wordprocessingml/2006/main" w:id="35" w:name="OLE_LINK21"/>
            <w:r xmlns:w="http://schemas.openxmlformats.org/wordprocessingml/2006/main">
              <w:rPr>
                <w:sz w:val="22"/>
                <w:szCs w:val="22"/>
              </w:rPr>
              <w:t xml:space="preserve">reservationCode</w:t>
            </w:r>
            <w:bookmarkEnd xmlns:w="http://schemas.openxmlformats.org/wordprocessingml/2006/main" w:id="34"/>
            <w:bookmarkEnd xmlns:w="http://schemas.openxmlformats.org/wordprocessingml/2006/main" w:id="35"/>
          </w:p>
        </w:tc>
        <w:tc>
          <w:tcPr>
            <w:tcW w:w="252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100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580"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Secret number</w:t>
            </w:r>
          </w:p>
          <w:p>
            <w:pPr>
              <w:spacing w:before="0"/>
              <w:ind w:left="41"/>
              <w:jc w:val="both"/>
              <w:rPr>
                <w:sz w:val="22"/>
                <w:szCs w:val="22"/>
              </w:rPr>
            </w:pPr>
          </w:p>
        </w:tc>
      </w:tr>
      <w:tr>
        <w:tc>
          <w:tcPr>
            <w:tcW w:w="171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fileType</w:t>
            </w:r>
          </w:p>
        </w:tc>
        <w:tc>
          <w:tcPr>
            <w:tcW w:w="252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100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580"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File type: zip</w:t>
            </w:r>
          </w:p>
          <w:p>
            <w:pPr>
              <w:spacing w:before="0"/>
              <w:ind w:left="41"/>
              <w:jc w:val="both"/>
              <w:rPr>
                <w:sz w:val="22"/>
                <w:szCs w:val="22"/>
              </w:rPr>
            </w:pPr>
          </w:p>
        </w:tc>
      </w:tr>
      <w:tr>
        <w:tc>
          <w:tcPr>
            <w:tcW w:w="171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strIssueDate</w:t>
            </w:r>
          </w:p>
        </w:tc>
        <w:tc>
          <w:tcPr>
            <w:tcW w:w="252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highlight w:val="yellow"/>
              </w:rPr>
              <w:t xml:space="preserve">DataType:</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highlight w:val="yellow"/>
              </w:rPr>
              <w:t xml:space="preserve">Format </w:t>
            </w:r>
            <w:r xmlns:w="http://schemas.openxmlformats.org/wordprocessingml/2006/main">
              <w:rPr>
                <w:sz w:val="22"/>
                <w:szCs w:val="22"/>
                <w:highlight w:val="yellow"/>
              </w:rPr>
              <w:t xml:space="preserve">: Standard </w:t>
            </w:r>
            <w:r xmlns:w="http://schemas.openxmlformats.org/wordprocessingml/2006/main">
              <w:rPr>
                <w:sz w:val="22"/>
                <w:szCs w:val="22"/>
                <w:highlight w:val="yellow"/>
                <w:lang w:val="en"/>
              </w:rPr>
              <w:t xml:space="preserve">5.1</w:t>
            </w:r>
          </w:p>
        </w:tc>
        <w:tc>
          <w:tcPr>
            <w:tcW w:w="5580"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highlight w:val="yellow"/>
              </w:rPr>
              <w:t xml:space="preserve">Invoice issue date</w:t>
            </w:r>
          </w:p>
          <w:p>
            <w:pPr>
              <w:spacing w:before="0"/>
              <w:ind w:left="41"/>
              <w:jc w:val="both"/>
              <w:rPr>
                <w:sz w:val="22"/>
                <w:szCs w:val="22"/>
              </w:rPr>
            </w:pPr>
          </w:p>
        </w:tc>
      </w:tr>
    </w:tbl>
    <w:p>
      <w:pPr xmlns:w="http://schemas.openxmlformats.org/wordprocessingml/2006/main">
        <w:ind w:left="904"/>
        <w:jc w:val="both"/>
        <w:rPr>
          <w:lang w:val="en"/>
        </w:rPr>
      </w:pPr>
      <w:r xmlns:w="http://schemas.openxmlformats.org/wordprocessingml/2006/main">
        <w:rPr>
          <w:lang w:val="en"/>
        </w:rPr>
        <w:t xml:space="preserve">VD:</w:t>
      </w:r>
    </w:p>
    <w:p>
      <w:pPr xmlns:w="http://schemas.openxmlformats.org/wordprocessingml/2006/main">
        <w:ind w:left="904"/>
        <w:jc w:val="both"/>
        <w:rPr>
          <w:b/>
          <w:color w:val="0000FF"/>
          <w:szCs w:val="24"/>
        </w:rPr>
      </w:pPr>
      <w:r xmlns:w="http://schemas.openxmlformats.org/wordprocessingml/2006/main" xmlns:wp="http://schemas.openxmlformats.org/drawingml/2006/wordprocessingDrawing" xmlns:r="http://schemas.openxmlformats.org/officeDocument/2006/relationships">
        <w:drawing xmlns:w="http://schemas.openxmlformats.org/wordprocessingml/2006/main" xmlns:wp="http://schemas.openxmlformats.org/drawingml/2006/wordprocessingDrawing" xmlns:r="http://schemas.openxmlformats.org/officeDocument/2006/relationships">
          <wp:inline distT="0" distB="0" distL="114300" distR="114300">
            <wp:extent cx="6300470" cy="3136900"/>
            <wp:effectExtent l="0" t="0" r="24130" b="1270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49"/>
                    <a:stretch>
                      <a:fillRect/>
                    </a:stretch>
                  </pic:blipFill>
                  <pic:spPr>
                    <a:xfrm>
                      <a:off x="0" y="0"/>
                      <a:ext cx="6300470" cy="3136900"/>
                    </a:xfrm>
                    <a:prstGeom prst="rect">
                      <a:avLst/>
                    </a:prstGeom>
                    <a:noFill/>
                    <a:ln w="9525">
                      <a:noFill/>
                    </a:ln>
                  </pic:spPr>
                </pic:pic>
              </a:graphicData>
            </a:graphic>
          </wp:inline>
        </w:drawing>
      </w:r>
      <w:r xmlns:w="http://schemas.openxmlformats.org/wordprocessingml/2006/main">
        <w:rPr>
          <w:b/>
          <w:color w:val="0000FF"/>
          <w:szCs w:val="24"/>
        </w:rPr>
        <w:t xml:space="preserve">Output:</w:t>
      </w:r>
    </w:p>
    <w:p>
      <w:pPr xmlns:w="http://schemas.openxmlformats.org/wordprocessingml/2006/main">
        <w:ind w:left="0"/>
        <w:jc w:val="both"/>
        <w:rPr>
          <w:color w:val="000000"/>
        </w:rPr>
      </w:pPr>
      <w:r xmlns:w="http://schemas.openxmlformats.org/wordprocessingml/2006/main">
        <w:t xml:space="preserve">The Response object describes the error status returned by the Webservice and the </w:t>
      </w:r>
      <w:r xmlns:w="http://schemas.openxmlformats.org/wordprocessingml/2006/main">
        <w:rPr>
          <w:color w:val="000000"/>
        </w:rPr>
        <w:t xml:space="preserve">returned Webservice data object:</w:t>
      </w:r>
    </w:p>
    <w:p>
      <w:pPr xmlns:w="http://schemas.openxmlformats.org/wordprocessingml/2006/main">
        <w:numPr>
          <w:ilvl w:val="0"/>
          <w:numId w:val="6"/>
        </w:numPr>
        <w:jc w:val="both"/>
        <w:rPr>
          <w:color w:val="000000"/>
        </w:rPr>
      </w:pPr>
      <w:r xmlns:w="http://schemas.openxmlformats.org/wordprocessingml/2006/main">
        <w:rPr>
          <w:color w:val="000000"/>
          <w:lang w:val="en"/>
        </w:rPr>
        <w:t xml:space="preserve">For example </w:t>
      </w:r>
      <w:r xmlns:w="http://schemas.openxmlformats.org/wordprocessingml/2006/main">
        <w:rPr>
          <w:color w:val="000000"/>
        </w:rPr>
        <w:t xml:space="preserve">: the result returned in the form of FormParam</w:t>
      </w:r>
    </w:p>
    <w:p>
      <w:pPr>
        <w:ind w:left="142"/>
        <w:jc w:val="both"/>
        <w:rPr>
          <w:color w:val="505050"/>
          <w:sz w:val="18"/>
          <w:szCs w:val="18"/>
          <w:shd w:val="clear" w:color="auto" w:fill="FAFAFA"/>
        </w:rPr>
      </w:pPr>
      <w:r>
        <w:rPr>
          <w:color w:val="505050"/>
          <w:sz w:val="18"/>
          <w:szCs w:val="18"/>
          <w:shd w:val="clear" w:color="auto" w:fill="FAFAFA"/>
        </w:rPr>
        <w:drawing>
          <wp:inline distT="0" distB="0" distL="114300" distR="114300">
            <wp:extent cx="6214745" cy="2690495"/>
            <wp:effectExtent l="0" t="0" r="8255"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50"/>
                    <a:stretch>
                      <a:fillRect/>
                    </a:stretch>
                  </pic:blipFill>
                  <pic:spPr>
                    <a:xfrm>
                      <a:off x="0" y="0"/>
                      <a:ext cx="6214745" cy="2690495"/>
                    </a:xfrm>
                    <a:prstGeom prst="rect">
                      <a:avLst/>
                    </a:prstGeom>
                    <a:noFill/>
                    <a:ln w="9525">
                      <a:noFill/>
                    </a:ln>
                  </pic:spPr>
                </pic:pic>
              </a:graphicData>
            </a:graphic>
          </wp:inline>
        </w:drawing>
      </w:r>
    </w:p>
    <w:p>
      <w:pPr xmlns:w="http://schemas.openxmlformats.org/wordprocessingml/2006/main">
        <w:snapToGrid w:val="0"/>
        <w:ind w:left="0"/>
        <w:jc w:val="both"/>
        <w:rPr>
          <w:szCs w:val="24"/>
        </w:rPr>
      </w:pPr>
      <w:r xmlns:w="http://schemas.openxmlformats.org/wordprocessingml/2006/main">
        <w:rPr>
          <w:szCs w:val="24"/>
        </w:rPr>
        <w:t xml:space="preserve">Describe</w:t>
      </w:r>
    </w:p>
    <w:tbl>
      <w:tblPr>
        <w:tblStyle w:val="14"/>
        <w:tblW w:w="97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8064"/>
      </w:tblGrid>
      <w:tr>
        <w:tc>
          <w:tcPr>
            <w:tcW w:w="1630" w:type="dxa"/>
            <w:shd w:val="clear" w:color="auto" w:fill="D9D9D9"/>
            <w:noWrap w:val="0"/>
            <w:vAlign w:val="top"/>
          </w:tcPr>
          <w:p>
            <w:pPr xmlns:w="http://schemas.openxmlformats.org/wordprocessingml/2006/main">
              <w:ind w:left="0"/>
              <w:jc w:val="center"/>
              <w:rPr>
                <w:b/>
                <w:bCs/>
                <w:color w:val="000000"/>
              </w:rPr>
            </w:pPr>
            <w:r xmlns:w="http://schemas.openxmlformats.org/wordprocessingml/2006/main">
              <w:rPr>
                <w:b/>
                <w:bCs/>
                <w:color w:val="000000"/>
              </w:rPr>
              <w:t xml:space="preserve">School's name</w:t>
            </w:r>
          </w:p>
        </w:tc>
        <w:tc>
          <w:tcPr>
            <w:tcW w:w="8138" w:type="dxa"/>
            <w:shd w:val="clear" w:color="auto" w:fill="D9D9D9"/>
            <w:noWrap w:val="0"/>
            <w:vAlign w:val="top"/>
          </w:tcPr>
          <w:p>
            <w:pPr xmlns:w="http://schemas.openxmlformats.org/wordprocessingml/2006/main">
              <w:ind w:left="0"/>
              <w:jc w:val="center"/>
              <w:rPr>
                <w:b/>
                <w:bCs/>
                <w:color w:val="000000"/>
              </w:rPr>
            </w:pPr>
            <w:r xmlns:w="http://schemas.openxmlformats.org/wordprocessingml/2006/main">
              <w:rPr>
                <w:b/>
                <w:bCs/>
                <w:color w:val="000000"/>
              </w:rPr>
              <w:t xml:space="preserve">Describe</w:t>
            </w:r>
          </w:p>
        </w:tc>
      </w:tr>
      <w:tr>
        <w:tc>
          <w:tcPr>
            <w:tcW w:w="163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errorCode</w:t>
            </w:r>
          </w:p>
        </w:tc>
        <w:tc>
          <w:tcPr>
            <w:tcW w:w="8138"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 code (value is null if receipt is successful)</w:t>
            </w:r>
          </w:p>
        </w:tc>
      </w:tr>
      <w:tr>
        <w:tc>
          <w:tcPr>
            <w:tcW w:w="163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description</w:t>
            </w:r>
          </w:p>
        </w:tc>
        <w:tc>
          <w:tcPr>
            <w:tcW w:w="8138"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 description (value is null if invoice is successfully retrieved)</w:t>
            </w:r>
          </w:p>
        </w:tc>
      </w:tr>
      <w:tr>
        <w:tc>
          <w:tcPr>
            <w:tcW w:w="163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fileToBytes</w:t>
            </w:r>
          </w:p>
        </w:tc>
        <w:tc>
          <w:tcPr>
            <w:tcW w:w="8138" w:type="dxa"/>
            <w:noWrap w:val="0"/>
            <w:vAlign w:val="top"/>
          </w:tcPr>
          <w:p>
            <w:pPr xmlns:w="http://schemas.openxmlformats.org/wordprocessingml/2006/main">
              <w:ind w:left="0"/>
              <w:jc w:val="both"/>
              <w:rPr>
                <w:color w:val="000000"/>
              </w:rPr>
            </w:pPr>
            <w:r xmlns:w="http://schemas.openxmlformats.org/wordprocessingml/2006/main">
              <w:rPr>
                <w:color w:val="000000"/>
              </w:rPr>
              <w:t xml:space="preserve">Invoice file bytes array, converting this bytes array to a file will yield a file containing invoice information. For example, a .zip file includes .xml, .xsl files, logo image, watermark, qrcode</w:t>
            </w:r>
          </w:p>
          <w:p>
            <w:pPr xmlns:w="http://schemas.openxmlformats.org/wordprocessingml/2006/main">
              <w:ind w:left="0"/>
              <w:jc w:val="both"/>
              <w:rPr>
                <w:color w:val="000000"/>
              </w:rPr>
            </w:pPr>
            <w:r xmlns:w="http://schemas.openxmlformats.org/wordprocessingml/2006/main">
              <w:rPr>
                <w:color w:val="000000"/>
              </w:rPr>
              <w:t xml:space="preserve">Code converted to Java file</w:t>
            </w:r>
          </w:p>
          <w:p>
            <w:pPr xmlns:w="http://schemas.openxmlformats.org/wordprocessingml/2006/main">
              <w:ind w:left="0"/>
              <w:jc w:val="both"/>
              <w:rPr>
                <w:color w:val="000000"/>
              </w:rPr>
            </w:pPr>
            <w:r xmlns:w="http://schemas.openxmlformats.org/wordprocessingml/2006/main">
              <w:rPr>
                <w:b/>
                <w:bCs/>
                <w:snapToGrid/>
                <w:color w:val="8000FF"/>
                <w:sz w:val="20"/>
              </w:rPr>
              <w:t xml:space="preserve">FileUtils.writeByteArrayToFile(newFile("D:/viettel/fileName.zip"), output.getFileToBytes());</w:t>
            </w:r>
          </w:p>
        </w:tc>
      </w:tr>
      <w:tr>
        <w:tc>
          <w:tcPr>
            <w:tcW w:w="163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paymentStatus</w:t>
            </w:r>
          </w:p>
        </w:tc>
        <w:tc>
          <w:tcPr>
            <w:tcW w:w="8138"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Payment Status</w:t>
            </w:r>
          </w:p>
        </w:tc>
      </w:tr>
      <w:tr>
        <w:tc>
          <w:tcPr>
            <w:tcW w:w="163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fileName</w:t>
            </w:r>
          </w:p>
        </w:tc>
        <w:tc>
          <w:tcPr>
            <w:tcW w:w="8138"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Filename</w:t>
            </w:r>
          </w:p>
        </w:tc>
      </w:tr>
    </w:tbl>
    <w:p>
      <w:pPr xmlns:w="http://schemas.openxmlformats.org/wordprocessingml/2006/main">
        <w:ind w:left="0"/>
        <w:rPr>
          <w:sz w:val="22"/>
          <w:szCs w:val="22"/>
        </w:rPr>
      </w:pPr>
      <w:r xmlns:w="http://schemas.openxmlformats.org/wordprocessingml/2006/main">
        <w:rPr>
          <w:sz w:val="22"/>
          <w:szCs w:val="22"/>
        </w:rPr>
        <w:t xml:space="preserve">   </w:t>
      </w:r>
    </w:p>
    <w:p>
      <w:pPr xmlns:w="http://schemas.openxmlformats.org/wordprocessingml/2006/main">
        <w:pStyle w:val="20"/>
        <w:rPr>
          <w:sz w:val="22"/>
          <w:szCs w:val="22"/>
        </w:rPr>
      </w:pPr>
      <w:bookmarkStart xmlns:w="http://schemas.openxmlformats.org/wordprocessingml/2006/main" w:id="36" w:name="_Toc115266187"/>
      <w:r xmlns:w="http://schemas.openxmlformats.org/wordprocessingml/2006/main">
        <w:rPr>
          <w:sz w:val="22"/>
          <w:szCs w:val="22"/>
        </w:rPr>
        <w:t xml:space="preserve">Get the converted invoice file (pdf)</w:t>
      </w:r>
      <w:bookmarkEnd xmlns:w="http://schemas.openxmlformats.org/wordprocessingml/2006/main" w:id="36"/>
    </w:p>
    <w:p>
      <w:pPr xmlns:w="http://schemas.openxmlformats.org/wordprocessingml/2006/main">
        <w:pStyle w:val="4"/>
        <w:rPr>
          <w:sz w:val="22"/>
          <w:szCs w:val="22"/>
        </w:rPr>
      </w:pPr>
      <w:r xmlns:w="http://schemas.openxmlformats.org/wordprocessingml/2006/main">
        <w:rPr>
          <w:sz w:val="22"/>
          <w:szCs w:val="22"/>
        </w:rPr>
        <w:t xml:space="preserve">Allow the integrated system to get the converted invoice file of the electronic invoice. In case the invoice has been converted before, SInvoice will re-download the old file without creating a new file (Condition must be the same exchangeUser as the first conversion).</w:t>
      </w:r>
    </w:p>
    <w:p>
      <w:pPr xmlns:w="http://schemas.openxmlformats.org/wordprocessingml/2006/main">
        <w:pStyle w:val="4"/>
        <w:rPr>
          <w:sz w:val="22"/>
          <w:szCs w:val="22"/>
        </w:rPr>
      </w:pPr>
      <w:r xmlns:w="http://schemas.openxmlformats.org/wordprocessingml/2006/main">
        <w:rPr>
          <w:sz w:val="22"/>
          <w:szCs w:val="22"/>
        </w:rPr>
        <w:t xml:space="preserve">Note:</w:t>
      </w:r>
    </w:p>
    <w:p>
      <w:pPr xmlns:w="http://schemas.openxmlformats.org/wordprocessingml/2006/main">
        <w:pStyle w:val="4"/>
        <w:numPr>
          <w:ilvl w:val="0"/>
          <w:numId w:val="11"/>
        </w:numPr>
        <w:rPr>
          <w:sz w:val="22"/>
          <w:szCs w:val="22"/>
        </w:rPr>
      </w:pPr>
      <w:r xmlns:w="http://schemas.openxmlformats.org/wordprocessingml/2006/main">
        <w:rPr>
          <w:sz w:val="22"/>
          <w:szCs w:val="22"/>
        </w:rPr>
        <w:t xml:space="preserve">The electronic invoice system runs on an asynchronous mechanism, so the system pushes invoices to the database after receiving a request to issue an invoice about 1 second. Therefore, when integrating, the request to get the invoice file should be made 2-5 seconds after the invoice is issued.</w:t>
      </w:r>
    </w:p>
    <w:p>
      <w:pPr xmlns:w="http://schemas.openxmlformats.org/wordprocessingml/2006/main">
        <w:pStyle w:val="4"/>
        <w:numPr>
          <w:ilvl w:val="0"/>
          <w:numId w:val="11"/>
        </w:numPr>
        <w:rPr>
          <w:sz w:val="22"/>
          <w:szCs w:val="22"/>
          <w:highlight w:val="yellow"/>
        </w:rPr>
      </w:pPr>
      <w:r xmlns:w="http://schemas.openxmlformats.org/wordprocessingml/2006/main">
        <w:rPr>
          <w:sz w:val="22"/>
          <w:szCs w:val="22"/>
          <w:highlight w:val="yellow"/>
        </w:rPr>
        <w:t xml:space="preserve">The system only retrieves invoices with available status (state = 1).</w:t>
      </w:r>
    </w:p>
    <w:p>
      <w:pPr xmlns:w="http://schemas.openxmlformats.org/wordprocessingml/2006/main">
        <w:numPr>
          <w:ilvl w:val="0"/>
          <w:numId w:val="9"/>
        </w:numPr>
        <w:jc w:val="both"/>
        <w:rPr>
          <w:b/>
          <w:color w:val="0000FF"/>
          <w:sz w:val="22"/>
          <w:szCs w:val="22"/>
        </w:rPr>
      </w:pPr>
      <w:r xmlns:w="http://schemas.openxmlformats.org/wordprocessingml/2006/main">
        <w:rPr>
          <w:b/>
          <w:color w:val="0000FF"/>
          <w:sz w:val="22"/>
          <w:szCs w:val="22"/>
        </w:rPr>
        <w:t xml:space="preserve">Input:</w:t>
      </w:r>
    </w:p>
    <w:p>
      <w:pPr xmlns:w="http://schemas.openxmlformats.org/wordprocessingml/2006/main">
        <w:numPr>
          <w:ilvl w:val="0"/>
          <w:numId w:val="6"/>
        </w:numPr>
        <w:snapToGrid w:val="0"/>
        <w:jc w:val="both"/>
        <w:rPr>
          <w:sz w:val="22"/>
          <w:szCs w:val="22"/>
        </w:rPr>
      </w:pPr>
      <w:r xmlns:w="http://schemas.openxmlformats.org/wordprocessingml/2006/main">
        <w:rPr>
          <w:sz w:val="22"/>
          <w:szCs w:val="22"/>
        </w:rPr>
        <w:t xml:space="preserve">Action (POST): </w:t>
      </w:r>
      <w:r xmlns:w="http://schemas.openxmlformats.org/wordprocessingml/2006/main">
        <w:rPr>
          <w:i/>
          <w:color w:val="00B050"/>
          <w:sz w:val="22"/>
          <w:szCs w:val="22"/>
        </w:rPr>
        <w:t xml:space="preserve">InvoiceAPI/InvoiceWS/createExchangeInvoiceFile</w:t>
      </w:r>
    </w:p>
    <w:p>
      <w:pPr xmlns:w="http://schemas.openxmlformats.org/wordprocessingml/2006/main">
        <w:numPr>
          <w:ilvl w:val="0"/>
          <w:numId w:val="6"/>
        </w:numPr>
        <w:jc w:val="both"/>
        <w:rPr>
          <w:sz w:val="22"/>
          <w:szCs w:val="22"/>
        </w:rPr>
      </w:pPr>
      <w:r xmlns:w="http://schemas.openxmlformats.org/wordprocessingml/2006/main">
        <w:rPr>
          <w:sz w:val="22"/>
          <w:szCs w:val="22"/>
        </w:rPr>
        <w:t xml:space="preserve">Headers:</w:t>
      </w:r>
    </w:p>
    <w:p>
      <w:pPr xmlns:w="http://schemas.openxmlformats.org/wordprocessingml/2006/main">
        <w:snapToGrid w:val="0"/>
        <w:ind w:firstLine="176"/>
        <w:jc w:val="both"/>
        <w:rPr>
          <w:sz w:val="22"/>
          <w:szCs w:val="22"/>
          <w:lang w:val="en"/>
        </w:rPr>
      </w:pPr>
      <w:r xmlns:w="http://schemas.openxmlformats.org/wordprocessingml/2006/main">
        <w:rPr>
          <w:sz w:val="22"/>
          <w:szCs w:val="22"/>
          <w:lang w:val="en"/>
        </w:rPr>
        <w:t xml:space="preserve">+ Cookie: access_token value or Authorization: username/pass like logging in on the web or Authorization: username/pass like logging in on the web</w:t>
      </w:r>
    </w:p>
    <w:p>
      <w:pPr xmlns:w="http://schemas.openxmlformats.org/wordprocessingml/2006/main">
        <w:snapToGrid w:val="0"/>
        <w:ind w:firstLine="176"/>
        <w:jc w:val="both"/>
        <w:rPr>
          <w:sz w:val="22"/>
          <w:szCs w:val="22"/>
          <w:lang w:val="fr-FR"/>
        </w:rPr>
      </w:pPr>
      <w:r xmlns:w="http://schemas.openxmlformats.org/wordprocessingml/2006/main">
        <w:rPr>
          <w:sz w:val="22"/>
          <w:szCs w:val="22"/>
          <w:lang w:val="fr-FR"/>
        </w:rPr>
        <w:t xml:space="preserve">+ Content-Type : application/x-www-form-urlencoded</w:t>
      </w:r>
    </w:p>
    <w:p>
      <w:pPr>
        <w:snapToGrid w:val="0"/>
        <w:ind w:left="0"/>
        <w:jc w:val="both"/>
        <w:rPr>
          <w:sz w:val="22"/>
          <w:szCs w:val="22"/>
          <w:lang w:val="fr-FR"/>
        </w:rPr>
      </w:pPr>
    </w:p>
    <w:tbl>
      <w:tblPr>
        <w:tblStyle w:val="14"/>
        <w:tblW w:w="9497"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0"/>
        <w:gridCol w:w="2454"/>
        <w:gridCol w:w="5153"/>
      </w:tblGrid>
      <w:tr>
        <w:trPr>
          <w:trHeight w:val="530" w:hRule="atLeast"/>
        </w:trPr>
        <w:tc>
          <w:tcPr>
            <w:tcW w:w="1890"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School's name</w:t>
            </w:r>
          </w:p>
        </w:tc>
        <w:tc>
          <w:tcPr>
            <w:tcW w:w="2454"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Data types, constraints</w:t>
            </w:r>
          </w:p>
        </w:tc>
        <w:tc>
          <w:tcPr>
            <w:tcW w:w="5153"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Describe</w:t>
            </w:r>
          </w:p>
        </w:tc>
      </w:tr>
      <w:tr>
        <w:tc>
          <w:tcPr>
            <w:tcW w:w="189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supplierTaxCode</w:t>
            </w:r>
          </w:p>
        </w:tc>
        <w:tc>
          <w:tcPr>
            <w:tcW w:w="245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 [0-9-]+</w:t>
            </w:r>
          </w:p>
        </w:tc>
        <w:tc>
          <w:tcPr>
            <w:tcW w:w="5153"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Seller's tax code</w:t>
            </w:r>
          </w:p>
          <w:p>
            <w:pPr xmlns:w="http://schemas.openxmlformats.org/wordprocessingml/2006/main">
              <w:spacing w:before="0"/>
              <w:ind w:left="41"/>
              <w:jc w:val="both"/>
              <w:rPr>
                <w:sz w:val="22"/>
                <w:szCs w:val="22"/>
              </w:rPr>
            </w:pPr>
            <w:r xmlns:w="http://schemas.openxmlformats.org/wordprocessingml/2006/main">
              <w:rPr>
                <w:sz w:val="22"/>
                <w:szCs w:val="22"/>
              </w:rPr>
              <w:t xml:space="preserve">Invoice sample code, complying with the regulations on invoice sample symbols of the Circular guiding the implementation of Decree No. 51/2010/ND-CP</w:t>
            </w:r>
          </w:p>
          <w:p>
            <w:pPr>
              <w:spacing w:before="0"/>
              <w:ind w:left="41"/>
              <w:jc w:val="both"/>
              <w:rPr>
                <w:sz w:val="22"/>
                <w:szCs w:val="22"/>
              </w:rPr>
            </w:pPr>
          </w:p>
        </w:tc>
      </w:tr>
      <w:tr>
        <w:tc>
          <w:tcPr>
            <w:tcW w:w="189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invoiceNo</w:t>
            </w:r>
          </w:p>
        </w:tc>
        <w:tc>
          <w:tcPr>
            <w:tcW w:w="245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 7</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 15</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 [a-zA-Z0-9]*$</w:t>
            </w:r>
          </w:p>
        </w:tc>
        <w:tc>
          <w:tcPr>
            <w:tcW w:w="5153"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Is invoice symbol + invoice number eg: AA/20E0000001</w:t>
            </w:r>
          </w:p>
          <w:p>
            <w:pPr>
              <w:spacing w:before="0"/>
              <w:ind w:left="41"/>
              <w:jc w:val="both"/>
              <w:rPr>
                <w:sz w:val="22"/>
                <w:szCs w:val="22"/>
              </w:rPr>
            </w:pPr>
          </w:p>
        </w:tc>
      </w:tr>
      <w:tr>
        <w:tc>
          <w:tcPr>
            <w:tcW w:w="189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strIssueDate</w:t>
            </w:r>
          </w:p>
        </w:tc>
        <w:tc>
          <w:tcPr>
            <w:tcW w:w="245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w:t>
            </w:r>
          </w:p>
          <w:p>
            <w:pPr xmlns:w="http://schemas.openxmlformats.org/wordprocessingml/2006/main">
              <w:spacing w:before="0"/>
              <w:ind w:left="0"/>
              <w:jc w:val="both"/>
              <w:rPr>
                <w:sz w:val="22"/>
                <w:szCs w:val="22"/>
                <w:lang w:val="en"/>
              </w:rPr>
            </w:pPr>
            <w:r xmlns:w="http://schemas.openxmlformats.org/wordprocessingml/2006/main">
              <w:rPr>
                <w:sz w:val="22"/>
                <w:szCs w:val="22"/>
              </w:rPr>
              <w:t xml:space="preserve">Format: </w:t>
            </w:r>
            <w:r xmlns:w="http://schemas.openxmlformats.org/wordprocessingml/2006/main">
              <w:rPr>
                <w:sz w:val="22"/>
                <w:szCs w:val="22"/>
                <w:lang w:val="en"/>
              </w:rPr>
              <w:t xml:space="preserve">Standard 5.1</w:t>
            </w:r>
          </w:p>
        </w:tc>
        <w:tc>
          <w:tcPr>
            <w:tcW w:w="5153"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Invoice date.</w:t>
            </w:r>
          </w:p>
          <w:p>
            <w:pPr>
              <w:spacing w:before="0"/>
              <w:ind w:left="41"/>
              <w:jc w:val="both"/>
              <w:rPr>
                <w:sz w:val="22"/>
                <w:szCs w:val="22"/>
              </w:rPr>
            </w:pPr>
          </w:p>
        </w:tc>
      </w:tr>
      <w:tr>
        <w:tc>
          <w:tcPr>
            <w:tcW w:w="1890" w:type="dxa"/>
            <w:noWrap w:val="0"/>
            <w:vAlign w:val="top"/>
          </w:tcPr>
          <w:p>
            <w:pPr xmlns:w="http://schemas.openxmlformats.org/wordprocessingml/2006/main">
              <w:spacing w:before="0"/>
              <w:ind w:left="0"/>
              <w:jc w:val="both"/>
              <w:rPr>
                <w:sz w:val="22"/>
                <w:szCs w:val="22"/>
              </w:rPr>
            </w:pPr>
            <w:bookmarkStart xmlns:w="http://schemas.openxmlformats.org/wordprocessingml/2006/main" w:id="37" w:name="OLE_LINK37"/>
            <w:bookmarkStart xmlns:w="http://schemas.openxmlformats.org/wordprocessingml/2006/main" w:id="38" w:name="OLE_LINK36"/>
            <w:r xmlns:w="http://schemas.openxmlformats.org/wordprocessingml/2006/main">
              <w:rPr>
                <w:sz w:val="22"/>
                <w:szCs w:val="22"/>
              </w:rPr>
              <w:t xml:space="preserve">exchangeUser</w:t>
            </w:r>
            <w:bookmarkEnd xmlns:w="http://schemas.openxmlformats.org/wordprocessingml/2006/main" w:id="37"/>
            <w:bookmarkEnd xmlns:w="http://schemas.openxmlformats.org/wordprocessingml/2006/main" w:id="38"/>
          </w:p>
        </w:tc>
        <w:tc>
          <w:tcPr>
            <w:tcW w:w="245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 100</w:t>
            </w:r>
          </w:p>
        </w:tc>
        <w:tc>
          <w:tcPr>
            <w:tcW w:w="5153"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Converter Name (Need to do value encode: Reference: </w:t>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HYPERLINK "https://www.urlencoder.org/" </w:instrText>
            </w:r>
            <w:r xmlns:w="http://schemas.openxmlformats.org/wordprocessingml/2006/main">
              <w:rPr>
                <w:sz w:val="22"/>
                <w:szCs w:val="22"/>
              </w:rPr>
              <w:fldChar xmlns:w="http://schemas.openxmlformats.org/wordprocessingml/2006/main" w:fldCharType="separate"/>
            </w:r>
            <w:r xmlns:w="http://schemas.openxmlformats.org/wordprocessingml/2006/main">
              <w:rPr>
                <w:rStyle w:val="12"/>
                <w:sz w:val="22"/>
                <w:szCs w:val="22"/>
              </w:rPr>
              <w:t xml:space="preserve">https://www.urlencoder.org/ </w:t>
            </w:r>
            <w:r xmlns:w="http://schemas.openxmlformats.org/wordprocessingml/2006/main">
              <w:rPr>
                <w:sz w:val="22"/>
                <w:szCs w:val="22"/>
              </w:rPr>
              <w:fldChar xmlns:w="http://schemas.openxmlformats.org/wordprocessingml/2006/main" w:fldCharType="end"/>
            </w:r>
            <w:r xmlns:w="http://schemas.openxmlformats.org/wordprocessingml/2006/main">
              <w:rPr>
                <w:sz w:val="22"/>
                <w:szCs w:val="22"/>
              </w:rPr>
              <w:t xml:space="preserve">)</w:t>
            </w:r>
          </w:p>
          <w:p>
            <w:pPr>
              <w:spacing w:before="0"/>
              <w:ind w:left="41"/>
              <w:jc w:val="both"/>
              <w:rPr>
                <w:sz w:val="22"/>
                <w:szCs w:val="22"/>
              </w:rPr>
            </w:pPr>
          </w:p>
        </w:tc>
      </w:tr>
    </w:tbl>
    <w:p>
      <w:pPr>
        <w:snapToGrid w:val="0"/>
        <w:jc w:val="both"/>
        <w:rPr>
          <w:sz w:val="22"/>
          <w:szCs w:val="22"/>
        </w:rPr>
      </w:pPr>
    </w:p>
    <w:p>
      <w:pPr>
        <w:snapToGrid w:val="0"/>
        <w:ind w:left="720"/>
        <w:jc w:val="both"/>
        <w:rPr>
          <w:sz w:val="22"/>
          <w:szCs w:val="22"/>
        </w:rPr>
      </w:pPr>
    </w:p>
    <w:p>
      <w:pPr>
        <w:snapToGrid w:val="0"/>
        <w:ind w:left="720"/>
        <w:jc w:val="both"/>
        <w:rPr>
          <w:sz w:val="22"/>
          <w:szCs w:val="22"/>
        </w:rPr>
      </w:pPr>
    </w:p>
    <w:p>
      <w:pPr>
        <w:snapToGrid w:val="0"/>
        <w:ind w:left="720"/>
        <w:jc w:val="both"/>
        <w:rPr>
          <w:sz w:val="22"/>
          <w:szCs w:val="22"/>
        </w:rPr>
      </w:pPr>
    </w:p>
    <w:p>
      <w:pPr xmlns:w="http://schemas.openxmlformats.org/wordprocessingml/2006/main">
        <w:numPr>
          <w:ilvl w:val="0"/>
          <w:numId w:val="6"/>
        </w:numPr>
        <w:snapToGrid w:val="0"/>
        <w:jc w:val="both"/>
        <w:rPr>
          <w:sz w:val="22"/>
          <w:szCs w:val="22"/>
        </w:rPr>
      </w:pPr>
      <w:r xmlns:w="http://schemas.openxmlformats.org/wordprocessingml/2006/main">
        <w:rPr>
          <w:sz w:val="22"/>
          <w:szCs w:val="22"/>
        </w:rPr>
        <w:t xml:space="preserve">Data: FormParam format of the parameters passed.</w:t>
      </w:r>
    </w:p>
    <w:p>
      <w:pPr>
        <w:snapToGrid w:val="0"/>
        <w:ind w:left="360"/>
        <w:jc w:val="both"/>
        <w:rPr>
          <w:sz w:val="22"/>
          <w:szCs w:val="22"/>
        </w:rPr>
      </w:pPr>
      <w:r>
        <w:rPr>
          <w:sz w:val="22"/>
          <w:szCs w:val="22"/>
        </w:rPr>
        <w:drawing>
          <wp:inline distT="0" distB="0" distL="114300" distR="114300">
            <wp:extent cx="6299200" cy="1771015"/>
            <wp:effectExtent l="0" t="0" r="0" b="6985"/>
            <wp:docPr id="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7"/>
                    <pic:cNvPicPr>
                      <a:picLocks noChangeAspect="1"/>
                    </pic:cNvPicPr>
                  </pic:nvPicPr>
                  <pic:blipFill>
                    <a:blip r:embed="rId51"/>
                    <a:stretch>
                      <a:fillRect/>
                    </a:stretch>
                  </pic:blipFill>
                  <pic:spPr>
                    <a:xfrm>
                      <a:off x="0" y="0"/>
                      <a:ext cx="6299200" cy="1771015"/>
                    </a:xfrm>
                    <a:prstGeom prst="rect">
                      <a:avLst/>
                    </a:prstGeom>
                    <a:noFill/>
                    <a:ln w="9525">
                      <a:noFill/>
                    </a:ln>
                  </pic:spPr>
                </pic:pic>
              </a:graphicData>
            </a:graphic>
          </wp:inline>
        </w:drawing>
      </w:r>
    </w:p>
    <w:p>
      <w:pPr xmlns:w="http://schemas.openxmlformats.org/wordprocessingml/2006/main">
        <w:numPr>
          <w:ilvl w:val="0"/>
          <w:numId w:val="9"/>
        </w:numPr>
        <w:jc w:val="both"/>
        <w:rPr>
          <w:b/>
          <w:color w:val="0000FF"/>
          <w:sz w:val="22"/>
          <w:szCs w:val="22"/>
        </w:rPr>
      </w:pPr>
      <w:r xmlns:w="http://schemas.openxmlformats.org/wordprocessingml/2006/main">
        <w:rPr>
          <w:b/>
          <w:color w:val="0000FF"/>
          <w:sz w:val="22"/>
          <w:szCs w:val="22"/>
        </w:rPr>
        <w:t xml:space="preserve">Output:</w:t>
      </w:r>
    </w:p>
    <w:p>
      <w:pPr xmlns:w="http://schemas.openxmlformats.org/wordprocessingml/2006/main">
        <w:ind w:left="0"/>
        <w:jc w:val="both"/>
        <w:rPr>
          <w:color w:val="000000"/>
          <w:sz w:val="22"/>
          <w:szCs w:val="22"/>
        </w:rPr>
      </w:pPr>
      <w:r xmlns:w="http://schemas.openxmlformats.org/wordprocessingml/2006/main">
        <w:rPr>
          <w:sz w:val="22"/>
          <w:szCs w:val="22"/>
        </w:rPr>
        <w:t xml:space="preserve">The Response object describes the error status returned by the Webservice and the </w:t>
      </w:r>
      <w:r xmlns:w="http://schemas.openxmlformats.org/wordprocessingml/2006/main">
        <w:rPr>
          <w:color w:val="000000"/>
          <w:sz w:val="22"/>
          <w:szCs w:val="22"/>
        </w:rPr>
        <w:t xml:space="preserve">returned Webservice data object:</w:t>
      </w:r>
    </w:p>
    <w:p>
      <w:pPr xmlns:w="http://schemas.openxmlformats.org/wordprocessingml/2006/main">
        <w:snapToGrid w:val="0"/>
        <w:ind w:left="0"/>
        <w:jc w:val="both"/>
        <w:rPr>
          <w:sz w:val="22"/>
          <w:szCs w:val="22"/>
        </w:rPr>
      </w:pPr>
      <w:r xmlns:w="http://schemas.openxmlformats.org/wordprocessingml/2006/main">
        <w:rPr>
          <w:sz w:val="22"/>
          <w:szCs w:val="22"/>
        </w:rPr>
        <w:t xml:space="preserve">Describe</w:t>
      </w:r>
    </w:p>
    <w:tbl>
      <w:tblPr>
        <w:tblStyle w:val="14"/>
        <w:tblW w:w="9615" w:type="dxa"/>
        <w:tblInd w:w="3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7"/>
        <w:gridCol w:w="8138"/>
      </w:tblGrid>
      <w:tr>
        <w:tc>
          <w:tcPr>
            <w:tcW w:w="1477"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School's name</w:t>
            </w:r>
          </w:p>
        </w:tc>
        <w:tc>
          <w:tcPr>
            <w:tcW w:w="8138"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Describe</w:t>
            </w:r>
          </w:p>
        </w:tc>
      </w:tr>
      <w:tr>
        <w:tc>
          <w:tcPr>
            <w:tcW w:w="147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errorCode</w:t>
            </w:r>
          </w:p>
        </w:tc>
        <w:tc>
          <w:tcPr>
            <w:tcW w:w="8138"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 code (value is null if receipt is successful)</w:t>
            </w:r>
          </w:p>
        </w:tc>
      </w:tr>
      <w:tr>
        <w:tc>
          <w:tcPr>
            <w:tcW w:w="147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description</w:t>
            </w:r>
          </w:p>
        </w:tc>
        <w:tc>
          <w:tcPr>
            <w:tcW w:w="8138"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 description (value is null if invoice is successfully retrieved)</w:t>
            </w:r>
          </w:p>
        </w:tc>
      </w:tr>
      <w:tr>
        <w:tc>
          <w:tcPr>
            <w:tcW w:w="1477" w:type="dxa"/>
            <w:noWrap w:val="0"/>
            <w:vAlign w:val="top"/>
          </w:tcPr>
          <w:p>
            <w:pPr xmlns:w="http://schemas.openxmlformats.org/wordprocessingml/2006/main">
              <w:ind w:left="0"/>
              <w:jc w:val="both"/>
              <w:rPr>
                <w:color w:val="000000"/>
                <w:sz w:val="22"/>
                <w:szCs w:val="22"/>
              </w:rPr>
            </w:pPr>
            <w:r xmlns:w="http://schemas.openxmlformats.org/wordprocessingml/2006/main">
              <w:rPr>
                <w:color w:val="000000"/>
                <w:sz w:val="22"/>
                <w:szCs w:val="22"/>
              </w:rPr>
              <w:t xml:space="preserve">fileToBytes</w:t>
            </w:r>
          </w:p>
        </w:tc>
        <w:tc>
          <w:tcPr>
            <w:tcW w:w="8138" w:type="dxa"/>
            <w:noWrap w:val="0"/>
            <w:vAlign w:val="top"/>
          </w:tcPr>
          <w:p>
            <w:pPr xmlns:w="http://schemas.openxmlformats.org/wordprocessingml/2006/main">
              <w:ind w:left="0"/>
              <w:jc w:val="both"/>
              <w:rPr>
                <w:color w:val="000000"/>
                <w:sz w:val="22"/>
                <w:szCs w:val="22"/>
              </w:rPr>
            </w:pPr>
            <w:r xmlns:w="http://schemas.openxmlformats.org/wordprocessingml/2006/main">
              <w:rPr>
                <w:color w:val="000000"/>
                <w:sz w:val="22"/>
                <w:szCs w:val="22"/>
              </w:rPr>
              <w:t xml:space="preserve">Invoice byte file array, convert this byte array to a file that will be converted by invoice pdf file</w:t>
            </w:r>
          </w:p>
          <w:p>
            <w:pPr xmlns:w="http://schemas.openxmlformats.org/wordprocessingml/2006/main">
              <w:ind w:left="0"/>
              <w:jc w:val="both"/>
              <w:rPr>
                <w:color w:val="000000"/>
                <w:sz w:val="22"/>
                <w:szCs w:val="22"/>
              </w:rPr>
            </w:pPr>
            <w:r xmlns:w="http://schemas.openxmlformats.org/wordprocessingml/2006/main">
              <w:rPr>
                <w:color w:val="000000"/>
                <w:sz w:val="22"/>
                <w:szCs w:val="22"/>
              </w:rPr>
              <w:t xml:space="preserve">Code converted to Java file</w:t>
            </w:r>
          </w:p>
          <w:p>
            <w:pPr xmlns:w="http://schemas.openxmlformats.org/wordprocessingml/2006/main">
              <w:shd w:val="clear" w:color="auto" w:fill="C6D9F1"/>
              <w:ind w:left="0"/>
              <w:jc w:val="both"/>
              <w:rPr>
                <w:color w:val="000000"/>
                <w:sz w:val="22"/>
                <w:szCs w:val="22"/>
              </w:rPr>
            </w:pPr>
            <w:r xmlns:w="http://schemas.openxmlformats.org/wordprocessingml/2006/main">
              <w:rPr>
                <w:b/>
                <w:bCs/>
                <w:snapToGrid/>
                <w:color w:val="8000FF"/>
                <w:sz w:val="22"/>
                <w:szCs w:val="22"/>
              </w:rPr>
              <w:t xml:space="preserve">FileUtils.writeByteArrayToFile(newFile("D:/viettel/fileName.pdf"), output.getFileToBytes());</w:t>
            </w:r>
          </w:p>
        </w:tc>
      </w:tr>
      <w:tr>
        <w:tc>
          <w:tcPr>
            <w:tcW w:w="147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fileName</w:t>
            </w:r>
          </w:p>
        </w:tc>
        <w:tc>
          <w:tcPr>
            <w:tcW w:w="8138" w:type="dxa"/>
            <w:noWrap w:val="0"/>
            <w:vAlign w:val="top"/>
          </w:tcPr>
          <w:p>
            <w:pPr xmlns:w="http://schemas.openxmlformats.org/wordprocessingml/2006/main">
              <w:spacing w:before="0"/>
              <w:ind w:left="0"/>
              <w:jc w:val="both"/>
              <w:rPr>
                <w:sz w:val="22"/>
                <w:szCs w:val="22"/>
                <w:lang w:val="fr-FR"/>
              </w:rPr>
            </w:pPr>
            <w:r xmlns:w="http://schemas.openxmlformats.org/wordprocessingml/2006/main">
              <w:rPr>
                <w:sz w:val="22"/>
                <w:szCs w:val="22"/>
                <w:lang w:val="fr-FR"/>
              </w:rPr>
              <w:t xml:space="preserve">Name of invoice file</w:t>
            </w:r>
          </w:p>
        </w:tc>
      </w:tr>
    </w:tbl>
    <w:p>
      <w:pPr>
        <w:snapToGrid w:val="0"/>
        <w:ind w:left="1800"/>
        <w:jc w:val="both"/>
        <w:rPr>
          <w:sz w:val="22"/>
          <w:szCs w:val="22"/>
        </w:rPr>
      </w:pPr>
    </w:p>
    <w:p>
      <w:pPr>
        <w:snapToGrid w:val="0"/>
        <w:ind w:left="1800"/>
        <w:jc w:val="both"/>
        <w:rPr>
          <w:sz w:val="22"/>
          <w:szCs w:val="22"/>
        </w:rPr>
      </w:pPr>
    </w:p>
    <w:p>
      <w:pPr>
        <w:snapToGrid w:val="0"/>
        <w:ind w:left="1800"/>
        <w:jc w:val="both"/>
        <w:rPr>
          <w:sz w:val="22"/>
          <w:szCs w:val="22"/>
        </w:rPr>
      </w:pPr>
    </w:p>
    <w:p>
      <w:pPr>
        <w:snapToGrid w:val="0"/>
        <w:ind w:left="1800"/>
        <w:jc w:val="both"/>
        <w:rPr>
          <w:sz w:val="22"/>
          <w:szCs w:val="22"/>
        </w:rPr>
      </w:pPr>
    </w:p>
    <w:p>
      <w:pPr>
        <w:snapToGrid w:val="0"/>
        <w:ind w:left="1800"/>
        <w:jc w:val="both"/>
        <w:rPr>
          <w:sz w:val="22"/>
          <w:szCs w:val="22"/>
        </w:rPr>
      </w:pPr>
    </w:p>
    <w:p>
      <w:pPr>
        <w:snapToGrid w:val="0"/>
        <w:ind w:left="1800"/>
        <w:jc w:val="both"/>
        <w:rPr>
          <w:sz w:val="22"/>
          <w:szCs w:val="22"/>
        </w:rPr>
      </w:pPr>
    </w:p>
    <w:p>
      <w:pPr>
        <w:snapToGrid w:val="0"/>
        <w:ind w:left="1800"/>
        <w:jc w:val="both"/>
        <w:rPr>
          <w:sz w:val="22"/>
          <w:szCs w:val="22"/>
        </w:rPr>
      </w:pPr>
    </w:p>
    <w:p>
      <w:pPr>
        <w:snapToGrid w:val="0"/>
        <w:ind w:left="1800"/>
        <w:jc w:val="both"/>
        <w:rPr>
          <w:sz w:val="22"/>
          <w:szCs w:val="22"/>
        </w:rPr>
      </w:pPr>
    </w:p>
    <w:p>
      <w:pPr>
        <w:snapToGrid w:val="0"/>
        <w:ind w:left="1800"/>
        <w:jc w:val="both"/>
        <w:rPr>
          <w:sz w:val="22"/>
          <w:szCs w:val="22"/>
        </w:rPr>
      </w:pPr>
    </w:p>
    <w:p>
      <w:pPr>
        <w:snapToGrid w:val="0"/>
        <w:ind w:left="1800"/>
        <w:jc w:val="both"/>
        <w:rPr>
          <w:sz w:val="22"/>
          <w:szCs w:val="22"/>
        </w:rPr>
      </w:pPr>
    </w:p>
    <w:p>
      <w:pPr xmlns:w="http://schemas.openxmlformats.org/wordprocessingml/2006/main">
        <w:snapToGrid w:val="0"/>
        <w:ind w:left="1800"/>
        <w:jc w:val="both"/>
        <w:rPr>
          <w:sz w:val="22"/>
          <w:szCs w:val="22"/>
        </w:rPr>
      </w:pPr>
      <w:r xmlns:w="http://schemas.openxmlformats.org/wordprocessingml/2006/main">
        <w:rPr>
          <w:sz w:val="22"/>
          <w:szCs w:val="22"/>
        </w:rPr>
        <w:t xml:space="preserve">Response returned image</w:t>
      </w:r>
    </w:p>
    <w:p>
      <w:pPr>
        <w:snapToGrid w:val="0"/>
        <w:ind w:left="0"/>
        <w:jc w:val="both"/>
        <w:rPr>
          <w:sz w:val="22"/>
          <w:szCs w:val="22"/>
        </w:rPr>
      </w:pPr>
      <w:r>
        <w:drawing>
          <wp:inline distT="0" distB="0" distL="114300" distR="114300">
            <wp:extent cx="6291580" cy="3256915"/>
            <wp:effectExtent l="0" t="0" r="7620" b="19685"/>
            <wp:docPr id="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8"/>
                    <pic:cNvPicPr>
                      <a:picLocks noChangeAspect="1"/>
                    </pic:cNvPicPr>
                  </pic:nvPicPr>
                  <pic:blipFill>
                    <a:blip r:embed="rId52"/>
                    <a:stretch>
                      <a:fillRect/>
                    </a:stretch>
                  </pic:blipFill>
                  <pic:spPr>
                    <a:xfrm>
                      <a:off x="0" y="0"/>
                      <a:ext cx="6291580" cy="3256915"/>
                    </a:xfrm>
                    <a:prstGeom prst="rect">
                      <a:avLst/>
                    </a:prstGeom>
                    <a:noFill/>
                    <a:ln w="9525">
                      <a:noFill/>
                    </a:ln>
                  </pic:spPr>
                </pic:pic>
              </a:graphicData>
            </a:graphic>
          </wp:inline>
        </w:drawing>
      </w:r>
    </w:p>
    <w:p>
      <w:pPr xmlns:w="http://schemas.openxmlformats.org/wordprocessingml/2006/main">
        <w:pStyle w:val="20"/>
        <w:rPr>
          <w:sz w:val="22"/>
          <w:szCs w:val="22"/>
        </w:rPr>
      </w:pPr>
      <w:bookmarkStart xmlns:w="http://schemas.openxmlformats.org/wordprocessingml/2006/main" w:id="39" w:name="_Toc115266189"/>
      <w:bookmarkStart xmlns:w="http://schemas.openxmlformats.org/wordprocessingml/2006/main" w:id="40" w:name="_Toc464136612"/>
      <w:r xmlns:w="http://schemas.openxmlformats.org/wordprocessingml/2006/main">
        <w:rPr>
          <w:sz w:val="22"/>
          <w:szCs w:val="22"/>
        </w:rPr>
        <w:t xml:space="preserve">Look up invoices</w:t>
      </w:r>
      <w:bookmarkEnd xmlns:w="http://schemas.openxmlformats.org/wordprocessingml/2006/main" w:id="39"/>
      <w:bookmarkEnd xmlns:w="http://schemas.openxmlformats.org/wordprocessingml/2006/main" w:id="40"/>
    </w:p>
    <w:p>
      <w:pPr xmlns:w="http://schemas.openxmlformats.org/wordprocessingml/2006/main">
        <w:jc w:val="both"/>
        <w:rPr>
          <w:sz w:val="22"/>
          <w:szCs w:val="22"/>
        </w:rPr>
      </w:pPr>
      <w:r xmlns:w="http://schemas.openxmlformats.org/wordprocessingml/2006/main">
        <w:rPr>
          <w:sz w:val="22"/>
          <w:szCs w:val="22"/>
        </w:rPr>
        <w:t xml:space="preserve">In case a business has a web portal to look up invoices, it can connect to Viettel's Electronic Invoice web service to look up invoices according to the conditions.</w:t>
      </w:r>
    </w:p>
    <w:p>
      <w:pPr xmlns:w="http://schemas.openxmlformats.org/wordprocessingml/2006/main">
        <w:jc w:val="both"/>
        <w:rPr>
          <w:sz w:val="22"/>
          <w:szCs w:val="22"/>
        </w:rPr>
      </w:pPr>
      <w:r xmlns:w="http://schemas.openxmlformats.org/wordprocessingml/2006/main">
        <w:rPr>
          <w:sz w:val="22"/>
          <w:szCs w:val="22"/>
        </w:rPr>
        <w:t xml:space="preserve">For example, your customers can look up their invoices by time period.</w:t>
      </w:r>
    </w:p>
    <w:p>
      <w:pPr xmlns:w="http://schemas.openxmlformats.org/wordprocessingml/2006/main">
        <w:numPr>
          <w:ilvl w:val="0"/>
          <w:numId w:val="9"/>
        </w:numPr>
        <w:jc w:val="both"/>
        <w:rPr>
          <w:b/>
          <w:color w:val="0000FF"/>
          <w:sz w:val="22"/>
          <w:szCs w:val="22"/>
        </w:rPr>
      </w:pPr>
      <w:r xmlns:w="http://schemas.openxmlformats.org/wordprocessingml/2006/main">
        <w:rPr>
          <w:b/>
          <w:color w:val="0000FF"/>
          <w:sz w:val="22"/>
          <w:szCs w:val="22"/>
        </w:rPr>
        <w:t xml:space="preserve">Input:</w:t>
      </w:r>
    </w:p>
    <w:p>
      <w:pPr xmlns:w="http://schemas.openxmlformats.org/wordprocessingml/2006/main">
        <w:numPr>
          <w:ilvl w:val="0"/>
          <w:numId w:val="6"/>
        </w:numPr>
        <w:snapToGrid w:val="0"/>
        <w:jc w:val="both"/>
        <w:rPr>
          <w:sz w:val="22"/>
          <w:szCs w:val="22"/>
        </w:rPr>
      </w:pPr>
      <w:r xmlns:w="http://schemas.openxmlformats.org/wordprocessingml/2006/main">
        <w:rPr>
          <w:sz w:val="22"/>
          <w:szCs w:val="22"/>
        </w:rPr>
        <w:t xml:space="preserve">Action (POST): </w:t>
      </w:r>
      <w:r xmlns:w="http://schemas.openxmlformats.org/wordprocessingml/2006/main">
        <w:rPr>
          <w:color w:val="00B050"/>
          <w:sz w:val="22"/>
          <w:szCs w:val="22"/>
        </w:rPr>
        <w:t xml:space="preserve">InvoiceAPI/InvoiceUtilsWS/getInvoices/{supplierTaxCode}</w:t>
      </w:r>
    </w:p>
    <w:p>
      <w:pPr xmlns:w="http://schemas.openxmlformats.org/wordprocessingml/2006/main">
        <w:numPr>
          <w:ilvl w:val="0"/>
          <w:numId w:val="6"/>
        </w:numPr>
        <w:jc w:val="both"/>
        <w:rPr>
          <w:sz w:val="22"/>
          <w:szCs w:val="22"/>
        </w:rPr>
      </w:pPr>
      <w:r xmlns:w="http://schemas.openxmlformats.org/wordprocessingml/2006/main">
        <w:rPr>
          <w:sz w:val="22"/>
          <w:szCs w:val="22"/>
        </w:rPr>
        <w:t xml:space="preserve">Headers:</w:t>
      </w:r>
    </w:p>
    <w:p>
      <w:pPr xmlns:w="http://schemas.openxmlformats.org/wordprocessingml/2006/main">
        <w:snapToGrid w:val="0"/>
        <w:ind w:firstLine="176"/>
        <w:jc w:val="both"/>
        <w:rPr>
          <w:sz w:val="22"/>
          <w:szCs w:val="22"/>
          <w:lang w:val="en"/>
        </w:rPr>
      </w:pPr>
      <w:r xmlns:w="http://schemas.openxmlformats.org/wordprocessingml/2006/main">
        <w:rPr>
          <w:sz w:val="22"/>
          <w:szCs w:val="22"/>
          <w:lang w:val="en"/>
        </w:rPr>
        <w:t xml:space="preserve">+ Cookie: access_token value or Authorization: username/pass like logging in on the web or Authorization: username/pass like logging in on the web</w:t>
      </w:r>
    </w:p>
    <w:p>
      <w:pPr xmlns:w="http://schemas.openxmlformats.org/wordprocessingml/2006/main">
        <w:snapToGrid w:val="0"/>
        <w:ind w:firstLine="176"/>
        <w:jc w:val="both"/>
        <w:rPr>
          <w:sz w:val="22"/>
          <w:szCs w:val="22"/>
          <w:lang w:val="fr-FR"/>
        </w:rPr>
      </w:pPr>
      <w:r xmlns:w="http://schemas.openxmlformats.org/wordprocessingml/2006/main">
        <w:rPr>
          <w:sz w:val="22"/>
          <w:szCs w:val="22"/>
          <w:lang w:val="fr-FR"/>
        </w:rPr>
        <w:t xml:space="preserve">+ Content-Type : application/json</w:t>
      </w:r>
    </w:p>
    <w:tbl>
      <w:tblPr>
        <w:tblStyle w:val="14"/>
        <w:tblW w:w="90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3"/>
        <w:gridCol w:w="2488"/>
        <w:gridCol w:w="4635"/>
      </w:tblGrid>
      <w:tr>
        <w:trPr>
          <w:trHeight w:val="530" w:hRule="atLeast"/>
          <w:jc w:val="center"/>
        </w:trPr>
        <w:tc>
          <w:tcPr>
            <w:tcW w:w="1943"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School's name</w:t>
            </w:r>
          </w:p>
        </w:tc>
        <w:tc>
          <w:tcPr>
            <w:tcW w:w="2488"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Data types, constraints</w:t>
            </w:r>
          </w:p>
        </w:tc>
        <w:tc>
          <w:tcPr>
            <w:tcW w:w="4635"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Describe</w:t>
            </w:r>
          </w:p>
        </w:tc>
      </w:tr>
      <w:tr>
        <w:trPr>
          <w:jc w:val="center"/>
        </w:trPr>
        <w:tc>
          <w:tcPr>
            <w:tcW w:w="194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supplierTaxCode</w:t>
            </w:r>
          </w:p>
        </w:tc>
        <w:tc>
          <w:tcPr>
            <w:tcW w:w="2488"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 [0-9-]+</w:t>
            </w:r>
          </w:p>
        </w:tc>
        <w:tc>
          <w:tcPr>
            <w:tcW w:w="4635"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Tax identification number of the invoice-issuing business/branch. A business can have multiple tax codes</w:t>
            </w:r>
          </w:p>
          <w:p>
            <w:pPr xmlns:w="http://schemas.openxmlformats.org/wordprocessingml/2006/main">
              <w:spacing w:before="0"/>
              <w:ind w:left="0"/>
              <w:jc w:val="both"/>
              <w:rPr>
                <w:sz w:val="22"/>
                <w:szCs w:val="22"/>
              </w:rPr>
            </w:pPr>
            <w:r xmlns:w="http://schemas.openxmlformats.org/wordprocessingml/2006/main">
              <w:rPr>
                <w:sz w:val="22"/>
                <w:szCs w:val="22"/>
              </w:rPr>
              <w:t xml:space="preserve">Model 1: 0312770607</w:t>
            </w:r>
          </w:p>
          <w:p>
            <w:pPr xmlns:w="http://schemas.openxmlformats.org/wordprocessingml/2006/main">
              <w:spacing w:before="0"/>
              <w:ind w:left="0"/>
              <w:jc w:val="both"/>
              <w:rPr>
                <w:sz w:val="22"/>
                <w:szCs w:val="22"/>
              </w:rPr>
            </w:pPr>
            <w:r xmlns:w="http://schemas.openxmlformats.org/wordprocessingml/2006/main">
              <w:rPr>
                <w:sz w:val="22"/>
                <w:szCs w:val="22"/>
              </w:rPr>
              <w:t xml:space="preserve">Form 2: 0312770607-001</w:t>
            </w:r>
          </w:p>
          <w:p>
            <w:pPr>
              <w:spacing w:before="0"/>
              <w:ind w:left="0"/>
              <w:jc w:val="both"/>
              <w:rPr>
                <w:sz w:val="22"/>
                <w:szCs w:val="22"/>
              </w:rPr>
            </w:pPr>
          </w:p>
        </w:tc>
      </w:tr>
      <w:tr>
        <w:trPr>
          <w:jc w:val="center"/>
        </w:trPr>
        <w:tc>
          <w:tcPr>
            <w:tcW w:w="194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GetInvoiceInput</w:t>
            </w:r>
          </w:p>
        </w:tc>
        <w:tc>
          <w:tcPr>
            <w:tcW w:w="2488"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Object</w:t>
            </w:r>
          </w:p>
        </w:tc>
        <w:tc>
          <w:tcPr>
            <w:tcW w:w="4635"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The object consists of parameter data fields</w:t>
            </w:r>
          </w:p>
        </w:tc>
      </w:tr>
    </w:tbl>
    <w:p>
      <w:pPr xmlns:w="http://schemas.openxmlformats.org/wordprocessingml/2006/main">
        <w:numPr>
          <w:ilvl w:val="0"/>
          <w:numId w:val="6"/>
        </w:numPr>
        <w:snapToGrid w:val="0"/>
        <w:jc w:val="both"/>
        <w:rPr>
          <w:sz w:val="22"/>
          <w:szCs w:val="22"/>
        </w:rPr>
      </w:pPr>
      <w:r xmlns:w="http://schemas.openxmlformats.org/wordprocessingml/2006/main">
        <w:rPr>
          <w:sz w:val="22"/>
          <w:szCs w:val="22"/>
        </w:rPr>
        <w:t xml:space="preserve">Data: JSON</w:t>
      </w:r>
    </w:p>
    <w:p>
      <w:pPr xmlns:w="http://schemas.openxmlformats.org/wordprocessingml/2006/main">
        <w:numPr>
          <w:ilvl w:val="1"/>
          <w:numId w:val="9"/>
        </w:numPr>
        <w:snapToGrid w:val="0"/>
        <w:jc w:val="both"/>
        <w:rPr>
          <w:sz w:val="22"/>
          <w:szCs w:val="22"/>
        </w:rPr>
      </w:pPr>
      <w:r xmlns:w="http://schemas.openxmlformats.org/wordprocessingml/2006/main">
        <w:rPr>
          <w:sz w:val="22"/>
          <w:szCs w:val="22"/>
        </w:rPr>
        <w:t xml:space="preserve">Parameters of the GetInvoiceInput . object</w:t>
      </w:r>
    </w:p>
    <w:tbl>
      <w:tblPr>
        <w:tblStyle w:val="14"/>
        <w:tblW w:w="89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2614"/>
        <w:gridCol w:w="4225"/>
      </w:tblGrid>
      <w:tr>
        <w:trPr>
          <w:trHeight w:val="377" w:hRule="atLeast"/>
          <w:jc w:val="center"/>
        </w:trPr>
        <w:tc>
          <w:tcPr>
            <w:tcW w:w="2127" w:type="dxa"/>
            <w:shd w:val="clear" w:color="auto" w:fill="D9D9D9"/>
            <w:noWrap w:val="0"/>
            <w:vAlign w:val="top"/>
          </w:tcPr>
          <w:p>
            <w:pPr xmlns:w="http://schemas.openxmlformats.org/wordprocessingml/2006/main">
              <w:ind w:left="0"/>
              <w:jc w:val="center"/>
              <w:rPr>
                <w:b/>
                <w:sz w:val="22"/>
                <w:szCs w:val="22"/>
              </w:rPr>
            </w:pPr>
            <w:r xmlns:w="http://schemas.openxmlformats.org/wordprocessingml/2006/main">
              <w:rPr>
                <w:b/>
                <w:sz w:val="22"/>
                <w:szCs w:val="22"/>
              </w:rPr>
              <w:t xml:space="preserve">Parameter name</w:t>
            </w:r>
          </w:p>
        </w:tc>
        <w:tc>
          <w:tcPr>
            <w:tcW w:w="2614" w:type="dxa"/>
            <w:shd w:val="clear" w:color="auto" w:fill="D9D9D9"/>
            <w:noWrap w:val="0"/>
            <w:vAlign w:val="top"/>
          </w:tcPr>
          <w:p>
            <w:pPr xmlns:w="http://schemas.openxmlformats.org/wordprocessingml/2006/main">
              <w:ind w:left="0"/>
              <w:rPr>
                <w:b/>
                <w:sz w:val="22"/>
                <w:szCs w:val="22"/>
              </w:rPr>
            </w:pPr>
            <w:r xmlns:w="http://schemas.openxmlformats.org/wordprocessingml/2006/main">
              <w:rPr>
                <w:b/>
                <w:bCs/>
                <w:color w:val="000000"/>
                <w:sz w:val="22"/>
                <w:szCs w:val="22"/>
              </w:rPr>
              <w:t xml:space="preserve">Data types, constraints</w:t>
            </w:r>
          </w:p>
        </w:tc>
        <w:tc>
          <w:tcPr>
            <w:tcW w:w="4225" w:type="dxa"/>
            <w:shd w:val="clear" w:color="auto" w:fill="D9D9D9"/>
            <w:noWrap w:val="0"/>
            <w:vAlign w:val="top"/>
          </w:tcPr>
          <w:p>
            <w:pPr xmlns:w="http://schemas.openxmlformats.org/wordprocessingml/2006/main">
              <w:ind w:left="0"/>
              <w:jc w:val="center"/>
              <w:rPr>
                <w:b/>
                <w:sz w:val="22"/>
                <w:szCs w:val="22"/>
              </w:rPr>
            </w:pPr>
            <w:r xmlns:w="http://schemas.openxmlformats.org/wordprocessingml/2006/main">
              <w:rPr>
                <w:b/>
                <w:sz w:val="22"/>
                <w:szCs w:val="22"/>
              </w:rPr>
              <w:t xml:space="preserve">Describe</w:t>
            </w:r>
          </w:p>
        </w:tc>
      </w:tr>
      <w:tr>
        <w:trPr>
          <w:trHeight w:val="448" w:hRule="atLeast"/>
          <w:jc w:val="center"/>
        </w:trPr>
        <w:tc>
          <w:tcPr>
            <w:tcW w:w="2127" w:type="dxa"/>
            <w:noWrap w:val="0"/>
            <w:vAlign w:val="top"/>
          </w:tcPr>
          <w:p>
            <w:pPr xmlns:w="http://schemas.openxmlformats.org/wordprocessingml/2006/main">
              <w:ind w:left="0"/>
              <w:jc w:val="both"/>
              <w:rPr>
                <w:sz w:val="22"/>
                <w:szCs w:val="22"/>
              </w:rPr>
            </w:pPr>
            <w:r xmlns:w="http://schemas.openxmlformats.org/wordprocessingml/2006/main">
              <w:rPr>
                <w:sz w:val="22"/>
                <w:szCs w:val="22"/>
              </w:rPr>
              <w:t xml:space="preserve">invoiceNo</w:t>
            </w:r>
          </w:p>
        </w:tc>
        <w:tc>
          <w:tcPr>
            <w:tcW w:w="261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 7</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 15</w:t>
            </w:r>
          </w:p>
          <w:p>
            <w:pPr xmlns:w="http://schemas.openxmlformats.org/wordprocessingml/2006/main">
              <w:spacing w:before="0"/>
              <w:ind w:left="0"/>
              <w:jc w:val="both"/>
              <w:rPr>
                <w:color w:val="000000"/>
                <w:sz w:val="22"/>
                <w:szCs w:val="22"/>
              </w:rPr>
            </w:pPr>
            <w:r xmlns:w="http://schemas.openxmlformats.org/wordprocessingml/2006/main">
              <w:rPr>
                <w:sz w:val="22"/>
                <w:szCs w:val="22"/>
              </w:rPr>
              <w:t xml:space="preserve">Format : [a-zA-Z0-9]*$</w:t>
            </w:r>
          </w:p>
        </w:tc>
        <w:tc>
          <w:tcPr>
            <w:tcW w:w="4225" w:type="dxa"/>
            <w:noWrap w:val="0"/>
            <w:vAlign w:val="top"/>
          </w:tcPr>
          <w:p>
            <w:pPr xmlns:w="http://schemas.openxmlformats.org/wordprocessingml/2006/main">
              <w:ind w:left="0"/>
              <w:jc w:val="both"/>
              <w:rPr>
                <w:sz w:val="22"/>
                <w:szCs w:val="22"/>
              </w:rPr>
            </w:pPr>
            <w:r xmlns:w="http://schemas.openxmlformats.org/wordprocessingml/2006/main">
              <w:rPr>
                <w:sz w:val="22"/>
                <w:szCs w:val="22"/>
              </w:rPr>
              <w:t xml:space="preserve">Is invoice symbol + invoice number eg: AA/20E0000001</w:t>
            </w:r>
          </w:p>
          <w:p>
            <w:pPr>
              <w:ind w:left="0"/>
              <w:jc w:val="both"/>
              <w:rPr>
                <w:sz w:val="22"/>
                <w:szCs w:val="22"/>
              </w:rPr>
            </w:pPr>
          </w:p>
        </w:tc>
      </w:tr>
      <w:tr>
        <w:trPr>
          <w:trHeight w:val="461" w:hRule="atLeast"/>
          <w:jc w:val="center"/>
        </w:trPr>
        <w:tc>
          <w:tcPr>
            <w:tcW w:w="2127" w:type="dxa"/>
            <w:noWrap w:val="0"/>
            <w:vAlign w:val="top"/>
          </w:tcPr>
          <w:p>
            <w:pPr xmlns:w="http://schemas.openxmlformats.org/wordprocessingml/2006/main">
              <w:ind w:left="0"/>
              <w:jc w:val="both"/>
              <w:rPr>
                <w:sz w:val="22"/>
                <w:szCs w:val="22"/>
              </w:rPr>
            </w:pPr>
            <w:r xmlns:w="http://schemas.openxmlformats.org/wordprocessingml/2006/main">
              <w:rPr>
                <w:sz w:val="22"/>
                <w:szCs w:val="22"/>
              </w:rPr>
              <w:t xml:space="preserve">startDate</w:t>
            </w:r>
          </w:p>
        </w:tc>
        <w:tc>
          <w:tcPr>
            <w:tcW w:w="261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Date</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 50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w:t>
            </w:r>
          </w:p>
        </w:tc>
        <w:tc>
          <w:tcPr>
            <w:tcW w:w="4225" w:type="dxa"/>
            <w:noWrap w:val="0"/>
            <w:vAlign w:val="top"/>
          </w:tcPr>
          <w:p>
            <w:pPr xmlns:w="http://schemas.openxmlformats.org/wordprocessingml/2006/main">
              <w:ind w:left="0"/>
              <w:jc w:val="both"/>
              <w:rPr>
                <w:sz w:val="22"/>
                <w:szCs w:val="22"/>
              </w:rPr>
            </w:pPr>
            <w:r xmlns:w="http://schemas.openxmlformats.org/wordprocessingml/2006/main">
              <w:rPr>
                <w:sz w:val="22"/>
                <w:szCs w:val="22"/>
              </w:rPr>
              <w:t xml:space="preserve">Since</w:t>
            </w:r>
          </w:p>
          <w:p>
            <w:pPr xmlns:w="http://schemas.openxmlformats.org/wordprocessingml/2006/main">
              <w:ind w:left="0"/>
              <w:jc w:val="both"/>
              <w:rPr>
                <w:sz w:val="22"/>
                <w:szCs w:val="22"/>
              </w:rPr>
            </w:pPr>
            <w:r xmlns:w="http://schemas.openxmlformats.org/wordprocessingml/2006/main">
              <w:rPr>
                <w:sz w:val="22"/>
                <w:szCs w:val="22"/>
              </w:rPr>
              <w:t xml:space="preserve">Format "2019-05-12"</w:t>
            </w:r>
          </w:p>
          <w:p>
            <w:pPr>
              <w:ind w:left="0"/>
              <w:jc w:val="both"/>
              <w:rPr>
                <w:sz w:val="22"/>
                <w:szCs w:val="22"/>
              </w:rPr>
            </w:pPr>
          </w:p>
        </w:tc>
      </w:tr>
      <w:tr>
        <w:trPr>
          <w:trHeight w:val="806" w:hRule="atLeast"/>
          <w:jc w:val="center"/>
        </w:trPr>
        <w:tc>
          <w:tcPr>
            <w:tcW w:w="2127" w:type="dxa"/>
            <w:noWrap w:val="0"/>
            <w:vAlign w:val="top"/>
          </w:tcPr>
          <w:p>
            <w:pPr xmlns:w="http://schemas.openxmlformats.org/wordprocessingml/2006/main">
              <w:ind w:left="0"/>
              <w:jc w:val="both"/>
              <w:rPr>
                <w:sz w:val="22"/>
                <w:szCs w:val="22"/>
              </w:rPr>
            </w:pPr>
            <w:r xmlns:w="http://schemas.openxmlformats.org/wordprocessingml/2006/main">
              <w:rPr>
                <w:sz w:val="22"/>
                <w:szCs w:val="22"/>
              </w:rPr>
              <w:t xml:space="preserve">endDate</w:t>
            </w:r>
          </w:p>
        </w:tc>
        <w:tc>
          <w:tcPr>
            <w:tcW w:w="261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Date</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 50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w:t>
            </w:r>
          </w:p>
        </w:tc>
        <w:tc>
          <w:tcPr>
            <w:tcW w:w="4225" w:type="dxa"/>
            <w:noWrap w:val="0"/>
            <w:vAlign w:val="top"/>
          </w:tcPr>
          <w:p>
            <w:pPr xmlns:w="http://schemas.openxmlformats.org/wordprocessingml/2006/main">
              <w:ind w:left="0"/>
              <w:jc w:val="both"/>
              <w:rPr>
                <w:sz w:val="22"/>
                <w:szCs w:val="22"/>
              </w:rPr>
            </w:pPr>
            <w:r xmlns:w="http://schemas.openxmlformats.org/wordprocessingml/2006/main">
              <w:rPr>
                <w:sz w:val="22"/>
                <w:szCs w:val="22"/>
              </w:rPr>
              <w:t xml:space="preserve">To date</w:t>
            </w:r>
          </w:p>
          <w:p>
            <w:pPr xmlns:w="http://schemas.openxmlformats.org/wordprocessingml/2006/main">
              <w:ind w:left="0"/>
              <w:jc w:val="both"/>
              <w:rPr>
                <w:sz w:val="22"/>
                <w:szCs w:val="22"/>
              </w:rPr>
            </w:pPr>
            <w:r xmlns:w="http://schemas.openxmlformats.org/wordprocessingml/2006/main">
              <w:rPr>
                <w:sz w:val="22"/>
                <w:szCs w:val="22"/>
              </w:rPr>
              <w:t xml:space="preserve">Format "2019-05-12"</w:t>
            </w:r>
          </w:p>
          <w:p>
            <w:pPr>
              <w:ind w:left="0"/>
              <w:jc w:val="both"/>
              <w:rPr>
                <w:sz w:val="22"/>
                <w:szCs w:val="22"/>
              </w:rPr>
            </w:pPr>
          </w:p>
        </w:tc>
      </w:tr>
      <w:tr>
        <w:trPr>
          <w:trHeight w:val="806" w:hRule="atLeast"/>
          <w:jc w:val="center"/>
        </w:trPr>
        <w:tc>
          <w:tcPr>
            <w:tcW w:w="2127" w:type="dxa"/>
            <w:noWrap w:val="0"/>
            <w:vAlign w:val="top"/>
          </w:tcPr>
          <w:p>
            <w:pPr xmlns:w="http://schemas.openxmlformats.org/wordprocessingml/2006/main">
              <w:ind w:left="0"/>
              <w:jc w:val="both"/>
              <w:rPr>
                <w:sz w:val="22"/>
                <w:szCs w:val="22"/>
              </w:rPr>
            </w:pPr>
            <w:r xmlns:w="http://schemas.openxmlformats.org/wordprocessingml/2006/main">
              <w:rPr>
                <w:sz w:val="22"/>
                <w:szCs w:val="22"/>
              </w:rPr>
              <w:t xml:space="preserve">invoiceType</w:t>
            </w:r>
          </w:p>
        </w:tc>
        <w:tc>
          <w:tcPr>
            <w:tcW w:w="261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w:t>
            </w:r>
          </w:p>
        </w:tc>
        <w:tc>
          <w:tcPr>
            <w:tcW w:w="4225" w:type="dxa"/>
            <w:noWrap w:val="0"/>
            <w:vAlign w:val="top"/>
          </w:tcPr>
          <w:p>
            <w:pPr xmlns:w="http://schemas.openxmlformats.org/wordprocessingml/2006/main">
              <w:ind w:left="0"/>
              <w:jc w:val="both"/>
              <w:rPr>
                <w:sz w:val="22"/>
                <w:szCs w:val="22"/>
              </w:rPr>
            </w:pPr>
            <w:r xmlns:w="http://schemas.openxmlformats.org/wordprocessingml/2006/main">
              <w:rPr>
                <w:sz w:val="22"/>
                <w:szCs w:val="22"/>
              </w:rPr>
              <w:t xml:space="preserve">Invoice type, as one of the values</w:t>
            </w:r>
          </w:p>
          <w:p>
            <w:pPr xmlns:w="http://schemas.openxmlformats.org/wordprocessingml/2006/main">
              <w:ind w:left="0"/>
              <w:rPr>
                <w:sz w:val="22"/>
                <w:szCs w:val="22"/>
              </w:rPr>
            </w:pPr>
            <w:r xmlns:w="http://schemas.openxmlformats.org/wordprocessingml/2006/main">
              <w:rPr>
                <w:sz w:val="22"/>
                <w:szCs w:val="22"/>
              </w:rPr>
              <w:t xml:space="preserve">Circular 32: 01GTKT, 02GTTT, 03XKNB, 04HGDL, 07KPTQ</w:t>
            </w:r>
          </w:p>
          <w:p>
            <w:pPr xmlns:w="http://schemas.openxmlformats.org/wordprocessingml/2006/main">
              <w:ind w:left="0"/>
              <w:rPr>
                <w:sz w:val="22"/>
                <w:szCs w:val="22"/>
              </w:rPr>
            </w:pPr>
            <w:r xmlns:w="http://schemas.openxmlformats.org/wordprocessingml/2006/main">
              <w:rPr>
                <w:sz w:val="22"/>
                <w:szCs w:val="22"/>
              </w:rPr>
              <w:t xml:space="preserve">Circular </w:t>
            </w:r>
            <w:r xmlns:w="http://schemas.openxmlformats.org/wordprocessingml/2006/main">
              <w:rPr>
                <w:sz w:val="22"/>
                <w:szCs w:val="22"/>
                <w:lang w:val="en"/>
              </w:rPr>
              <w:t xml:space="preserve">78 </w:t>
            </w:r>
            <w:r xmlns:w="http://schemas.openxmlformats.org/wordprocessingml/2006/main">
              <w:rPr>
                <w:sz w:val="22"/>
                <w:szCs w:val="22"/>
              </w:rPr>
              <w:t xml:space="preserve">: 1, 2, 3, 4</w:t>
            </w:r>
          </w:p>
        </w:tc>
      </w:tr>
      <w:tr>
        <w:trPr>
          <w:trHeight w:val="806" w:hRule="atLeast"/>
          <w:jc w:val="center"/>
        </w:trPr>
        <w:tc>
          <w:tcPr>
            <w:tcW w:w="2127" w:type="dxa"/>
            <w:noWrap w:val="0"/>
            <w:vAlign w:val="top"/>
          </w:tcPr>
          <w:p>
            <w:pPr xmlns:w="http://schemas.openxmlformats.org/wordprocessingml/2006/main">
              <w:ind w:left="0"/>
              <w:jc w:val="both"/>
              <w:rPr>
                <w:sz w:val="22"/>
                <w:szCs w:val="22"/>
              </w:rPr>
            </w:pPr>
            <w:r xmlns:w="http://schemas.openxmlformats.org/wordprocessingml/2006/main">
              <w:rPr>
                <w:sz w:val="22"/>
                <w:szCs w:val="22"/>
              </w:rPr>
              <w:t xml:space="preserve">rowPerPage</w:t>
            </w:r>
          </w:p>
        </w:tc>
        <w:tc>
          <w:tcPr>
            <w:tcW w:w="261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Number</w:t>
            </w:r>
          </w:p>
          <w:p>
            <w:pPr xmlns:w="http://schemas.openxmlformats.org/wordprocessingml/2006/main">
              <w:spacing w:before="0"/>
              <w:ind w:left="0"/>
              <w:jc w:val="both"/>
              <w:rPr>
                <w:sz w:val="22"/>
                <w:szCs w:val="22"/>
              </w:rPr>
            </w:pPr>
            <w:r xmlns:w="http://schemas.openxmlformats.org/wordprocessingml/2006/main">
              <w:rPr>
                <w:sz w:val="22"/>
                <w:szCs w:val="22"/>
              </w:rPr>
              <w:t xml:space="preserve">Min : 1</w:t>
            </w:r>
          </w:p>
          <w:p>
            <w:pPr xmlns:w="http://schemas.openxmlformats.org/wordprocessingml/2006/main">
              <w:spacing w:before="0"/>
              <w:ind w:left="0"/>
              <w:jc w:val="both"/>
              <w:rPr>
                <w:sz w:val="22"/>
                <w:szCs w:val="22"/>
              </w:rPr>
            </w:pPr>
            <w:r xmlns:w="http://schemas.openxmlformats.org/wordprocessingml/2006/main">
              <w:rPr>
                <w:sz w:val="22"/>
                <w:szCs w:val="22"/>
              </w:rPr>
              <w:t xml:space="preserve">Max:</w:t>
            </w:r>
          </w:p>
        </w:tc>
        <w:tc>
          <w:tcPr>
            <w:tcW w:w="4225" w:type="dxa"/>
            <w:noWrap w:val="0"/>
            <w:vAlign w:val="top"/>
          </w:tcPr>
          <w:p>
            <w:pPr xmlns:w="http://schemas.openxmlformats.org/wordprocessingml/2006/main">
              <w:ind w:left="0"/>
              <w:jc w:val="both"/>
              <w:rPr>
                <w:sz w:val="22"/>
                <w:szCs w:val="22"/>
                <w:lang w:val="fr-FR"/>
              </w:rPr>
            </w:pPr>
            <w:r xmlns:w="http://schemas.openxmlformats.org/wordprocessingml/2006/main">
              <w:rPr>
                <w:sz w:val="22"/>
                <w:szCs w:val="22"/>
                <w:lang w:val="fr-FR"/>
              </w:rPr>
              <w:t xml:space="preserve">Number of lines per page</w:t>
            </w:r>
          </w:p>
        </w:tc>
      </w:tr>
      <w:tr>
        <w:trPr>
          <w:trHeight w:val="806" w:hRule="atLeast"/>
          <w:jc w:val="center"/>
        </w:trPr>
        <w:tc>
          <w:tcPr>
            <w:tcW w:w="2127" w:type="dxa"/>
            <w:noWrap w:val="0"/>
            <w:vAlign w:val="top"/>
          </w:tcPr>
          <w:p>
            <w:pPr xmlns:w="http://schemas.openxmlformats.org/wordprocessingml/2006/main">
              <w:ind w:left="0"/>
              <w:jc w:val="both"/>
              <w:rPr>
                <w:sz w:val="22"/>
                <w:szCs w:val="22"/>
              </w:rPr>
            </w:pPr>
            <w:r xmlns:w="http://schemas.openxmlformats.org/wordprocessingml/2006/main">
              <w:rPr>
                <w:sz w:val="22"/>
                <w:szCs w:val="22"/>
              </w:rPr>
              <w:t xml:space="preserve">pageNum</w:t>
            </w:r>
          </w:p>
        </w:tc>
        <w:tc>
          <w:tcPr>
            <w:tcW w:w="261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Number</w:t>
            </w:r>
          </w:p>
          <w:p>
            <w:pPr xmlns:w="http://schemas.openxmlformats.org/wordprocessingml/2006/main">
              <w:spacing w:before="0"/>
              <w:ind w:left="0"/>
              <w:jc w:val="both"/>
              <w:rPr>
                <w:sz w:val="22"/>
                <w:szCs w:val="22"/>
              </w:rPr>
            </w:pPr>
            <w:r xmlns:w="http://schemas.openxmlformats.org/wordprocessingml/2006/main">
              <w:rPr>
                <w:sz w:val="22"/>
                <w:szCs w:val="22"/>
              </w:rPr>
              <w:t xml:space="preserve">Min : 0</w:t>
            </w:r>
          </w:p>
          <w:p>
            <w:pPr xmlns:w="http://schemas.openxmlformats.org/wordprocessingml/2006/main">
              <w:spacing w:before="0"/>
              <w:ind w:left="0"/>
              <w:jc w:val="both"/>
              <w:rPr>
                <w:sz w:val="22"/>
                <w:szCs w:val="22"/>
              </w:rPr>
            </w:pPr>
            <w:r xmlns:w="http://schemas.openxmlformats.org/wordprocessingml/2006/main">
              <w:rPr>
                <w:sz w:val="22"/>
                <w:szCs w:val="22"/>
              </w:rPr>
              <w:t xml:space="preserve">Max</w:t>
            </w:r>
          </w:p>
        </w:tc>
        <w:tc>
          <w:tcPr>
            <w:tcW w:w="4225" w:type="dxa"/>
            <w:noWrap w:val="0"/>
            <w:vAlign w:val="top"/>
          </w:tcPr>
          <w:p>
            <w:pPr xmlns:w="http://schemas.openxmlformats.org/wordprocessingml/2006/main">
              <w:ind w:left="0"/>
              <w:jc w:val="both"/>
              <w:rPr>
                <w:sz w:val="22"/>
                <w:szCs w:val="22"/>
              </w:rPr>
            </w:pPr>
            <w:r xmlns:w="http://schemas.openxmlformats.org/wordprocessingml/2006/main">
              <w:rPr>
                <w:sz w:val="22"/>
                <w:szCs w:val="22"/>
              </w:rPr>
              <w:t xml:space="preserve">Page index</w:t>
            </w:r>
          </w:p>
        </w:tc>
      </w:tr>
      <w:tr>
        <w:trPr>
          <w:trHeight w:val="806" w:hRule="atLeast"/>
          <w:jc w:val="center"/>
        </w:trPr>
        <w:tc>
          <w:tcPr>
            <w:tcW w:w="2127" w:type="dxa"/>
            <w:noWrap w:val="0"/>
            <w:vAlign w:val="top"/>
          </w:tcPr>
          <w:p>
            <w:pPr xmlns:w="http://schemas.openxmlformats.org/wordprocessingml/2006/main">
              <w:ind w:left="0"/>
              <w:jc w:val="both"/>
              <w:rPr>
                <w:color w:val="000000"/>
                <w:sz w:val="22"/>
                <w:szCs w:val="22"/>
              </w:rPr>
            </w:pPr>
            <w:r xmlns:w="http://schemas.openxmlformats.org/wordprocessingml/2006/main">
              <w:rPr>
                <w:color w:val="000000"/>
                <w:sz w:val="22"/>
                <w:szCs w:val="22"/>
              </w:rPr>
              <w:t xml:space="preserve">buyerTaxCode</w:t>
            </w:r>
          </w:p>
        </w:tc>
        <w:tc>
          <w:tcPr>
            <w:tcW w:w="2614" w:type="dxa"/>
            <w:noWrap w:val="0"/>
            <w:vAlign w:val="top"/>
          </w:tcPr>
          <w:p>
            <w:pPr xmlns:w="http://schemas.openxmlformats.org/wordprocessingml/2006/main">
              <w:spacing w:before="0"/>
              <w:ind w:left="0"/>
              <w:jc w:val="both"/>
              <w:rPr>
                <w:color w:val="000000"/>
                <w:sz w:val="22"/>
                <w:szCs w:val="22"/>
              </w:rPr>
            </w:pPr>
            <w:r xmlns:w="http://schemas.openxmlformats.org/wordprocessingml/2006/main">
              <w:rPr>
                <w:color w:val="000000"/>
                <w:sz w:val="22"/>
                <w:szCs w:val="22"/>
              </w:rPr>
              <w:t xml:space="preserve">Required : false</w:t>
            </w:r>
          </w:p>
          <w:p>
            <w:pPr xmlns:w="http://schemas.openxmlformats.org/wordprocessingml/2006/main">
              <w:spacing w:before="0"/>
              <w:ind w:left="0"/>
              <w:jc w:val="both"/>
              <w:rPr>
                <w:color w:val="000000"/>
                <w:sz w:val="22"/>
                <w:szCs w:val="22"/>
              </w:rPr>
            </w:pPr>
            <w:r xmlns:w="http://schemas.openxmlformats.org/wordprocessingml/2006/main">
              <w:rPr>
                <w:color w:val="000000"/>
                <w:sz w:val="22"/>
                <w:szCs w:val="22"/>
              </w:rPr>
              <w:t xml:space="preserve">DataType: String</w:t>
            </w:r>
          </w:p>
          <w:p>
            <w:pPr xmlns:w="http://schemas.openxmlformats.org/wordprocessingml/2006/main">
              <w:spacing w:before="0"/>
              <w:ind w:left="0"/>
              <w:jc w:val="both"/>
              <w:rPr>
                <w:color w:val="000000"/>
                <w:sz w:val="22"/>
                <w:szCs w:val="22"/>
              </w:rPr>
            </w:pPr>
            <w:r xmlns:w="http://schemas.openxmlformats.org/wordprocessingml/2006/main">
              <w:rPr>
                <w:color w:val="000000"/>
                <w:sz w:val="22"/>
                <w:szCs w:val="22"/>
              </w:rPr>
              <w:t xml:space="preserve">Minlength :</w:t>
            </w:r>
          </w:p>
          <w:p>
            <w:pPr xmlns:w="http://schemas.openxmlformats.org/wordprocessingml/2006/main">
              <w:spacing w:before="0"/>
              <w:ind w:left="0"/>
              <w:jc w:val="both"/>
              <w:rPr>
                <w:color w:val="000000"/>
                <w:sz w:val="22"/>
                <w:szCs w:val="22"/>
              </w:rPr>
            </w:pPr>
            <w:r xmlns:w="http://schemas.openxmlformats.org/wordprocessingml/2006/main">
              <w:rPr>
                <w:color w:val="000000"/>
                <w:sz w:val="22"/>
                <w:szCs w:val="22"/>
              </w:rPr>
              <w:t xml:space="preserve">Maxlength : 20</w:t>
            </w:r>
          </w:p>
        </w:tc>
        <w:tc>
          <w:tcPr>
            <w:tcW w:w="4225" w:type="dxa"/>
            <w:noWrap w:val="0"/>
            <w:vAlign w:val="top"/>
          </w:tcPr>
          <w:p>
            <w:pPr xmlns:w="http://schemas.openxmlformats.org/wordprocessingml/2006/main">
              <w:ind w:left="0"/>
              <w:jc w:val="both"/>
              <w:rPr>
                <w:color w:val="000000"/>
                <w:sz w:val="22"/>
                <w:szCs w:val="22"/>
              </w:rPr>
            </w:pPr>
            <w:r xmlns:w="http://schemas.openxmlformats.org/wordprocessingml/2006/main">
              <w:rPr>
                <w:color w:val="000000"/>
                <w:sz w:val="22"/>
                <w:szCs w:val="22"/>
              </w:rPr>
              <w:t xml:space="preserve">Customer's tax code</w:t>
            </w:r>
          </w:p>
          <w:p>
            <w:pPr>
              <w:ind w:left="0"/>
              <w:jc w:val="both"/>
              <w:rPr>
                <w:color w:val="000000"/>
                <w:sz w:val="22"/>
                <w:szCs w:val="22"/>
              </w:rPr>
            </w:pPr>
          </w:p>
        </w:tc>
      </w:tr>
      <w:tr>
        <w:trPr>
          <w:trHeight w:val="806" w:hRule="atLeast"/>
          <w:jc w:val="center"/>
        </w:trPr>
        <w:tc>
          <w:tcPr>
            <w:tcW w:w="2127" w:type="dxa"/>
            <w:noWrap w:val="0"/>
            <w:vAlign w:val="top"/>
          </w:tcPr>
          <w:p>
            <w:pPr xmlns:w="http://schemas.openxmlformats.org/wordprocessingml/2006/main">
              <w:ind w:left="0"/>
              <w:jc w:val="both"/>
              <w:rPr>
                <w:color w:val="000000"/>
                <w:sz w:val="22"/>
                <w:szCs w:val="22"/>
              </w:rPr>
            </w:pPr>
            <w:r xmlns:w="http://schemas.openxmlformats.org/wordprocessingml/2006/main">
              <w:rPr>
                <w:color w:val="000000"/>
                <w:sz w:val="22"/>
                <w:szCs w:val="22"/>
              </w:rPr>
              <w:t xml:space="preserve">buyerIdNo</w:t>
            </w:r>
          </w:p>
        </w:tc>
        <w:tc>
          <w:tcPr>
            <w:tcW w:w="2614" w:type="dxa"/>
            <w:noWrap w:val="0"/>
            <w:vAlign w:val="top"/>
          </w:tcPr>
          <w:p>
            <w:pPr xmlns:w="http://schemas.openxmlformats.org/wordprocessingml/2006/main">
              <w:spacing w:before="0"/>
              <w:ind w:left="0"/>
              <w:jc w:val="both"/>
              <w:rPr>
                <w:color w:val="000000"/>
                <w:sz w:val="22"/>
                <w:szCs w:val="22"/>
              </w:rPr>
            </w:pPr>
            <w:r xmlns:w="http://schemas.openxmlformats.org/wordprocessingml/2006/main">
              <w:rPr>
                <w:color w:val="000000"/>
                <w:sz w:val="22"/>
                <w:szCs w:val="22"/>
              </w:rPr>
              <w:t xml:space="preserve">Required : false</w:t>
            </w:r>
          </w:p>
          <w:p>
            <w:pPr xmlns:w="http://schemas.openxmlformats.org/wordprocessingml/2006/main">
              <w:spacing w:before="0"/>
              <w:ind w:left="0"/>
              <w:jc w:val="both"/>
              <w:rPr>
                <w:color w:val="000000"/>
                <w:sz w:val="22"/>
                <w:szCs w:val="22"/>
              </w:rPr>
            </w:pPr>
            <w:r xmlns:w="http://schemas.openxmlformats.org/wordprocessingml/2006/main">
              <w:rPr>
                <w:color w:val="000000"/>
                <w:sz w:val="22"/>
                <w:szCs w:val="22"/>
              </w:rPr>
              <w:t xml:space="preserve">DataType: String</w:t>
            </w:r>
          </w:p>
        </w:tc>
        <w:tc>
          <w:tcPr>
            <w:tcW w:w="4225" w:type="dxa"/>
            <w:noWrap w:val="0"/>
            <w:vAlign w:val="top"/>
          </w:tcPr>
          <w:p>
            <w:pPr xmlns:w="http://schemas.openxmlformats.org/wordprocessingml/2006/main">
              <w:ind w:left="0"/>
              <w:jc w:val="both"/>
              <w:rPr>
                <w:color w:val="000000"/>
                <w:sz w:val="22"/>
                <w:szCs w:val="22"/>
              </w:rPr>
            </w:pPr>
            <w:r xmlns:w="http://schemas.openxmlformats.org/wordprocessingml/2006/main">
              <w:rPr>
                <w:color w:val="000000"/>
                <w:sz w:val="22"/>
                <w:szCs w:val="22"/>
              </w:rPr>
              <w:t xml:space="preserve">Customer's document number</w:t>
            </w:r>
          </w:p>
          <w:p>
            <w:pPr>
              <w:ind w:left="0"/>
              <w:jc w:val="both"/>
              <w:rPr>
                <w:color w:val="000000"/>
                <w:sz w:val="22"/>
                <w:szCs w:val="22"/>
              </w:rPr>
            </w:pPr>
          </w:p>
        </w:tc>
      </w:tr>
      <w:tr>
        <w:trPr>
          <w:trHeight w:val="806" w:hRule="atLeast"/>
          <w:jc w:val="center"/>
        </w:trPr>
        <w:tc>
          <w:tcPr>
            <w:tcW w:w="2127" w:type="dxa"/>
            <w:noWrap w:val="0"/>
            <w:vAlign w:val="top"/>
          </w:tcPr>
          <w:p>
            <w:pPr xmlns:w="http://schemas.openxmlformats.org/wordprocessingml/2006/main">
              <w:ind w:left="0"/>
              <w:jc w:val="both"/>
              <w:rPr>
                <w:sz w:val="22"/>
                <w:szCs w:val="22"/>
              </w:rPr>
            </w:pPr>
            <w:r xmlns:w="http://schemas.openxmlformats.org/wordprocessingml/2006/main">
              <w:rPr>
                <w:sz w:val="22"/>
                <w:szCs w:val="22"/>
              </w:rPr>
              <w:t xml:space="preserve">templateCode</w:t>
            </w:r>
          </w:p>
        </w:tc>
        <w:tc>
          <w:tcPr>
            <w:tcW w:w="261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w:t>
            </w:r>
          </w:p>
        </w:tc>
        <w:tc>
          <w:tcPr>
            <w:tcW w:w="4225" w:type="dxa"/>
            <w:noWrap w:val="0"/>
            <w:vAlign w:val="top"/>
          </w:tcPr>
          <w:p>
            <w:pPr xmlns:w="http://schemas.openxmlformats.org/wordprocessingml/2006/main">
              <w:ind w:left="0"/>
              <w:jc w:val="both"/>
              <w:rPr>
                <w:sz w:val="22"/>
                <w:szCs w:val="22"/>
              </w:rPr>
            </w:pPr>
            <w:r xmlns:w="http://schemas.openxmlformats.org/wordprocessingml/2006/main">
              <w:rPr>
                <w:sz w:val="22"/>
                <w:szCs w:val="22"/>
              </w:rPr>
              <w:t xml:space="preserve">Invoice sample code.</w:t>
            </w:r>
          </w:p>
          <w:p>
            <w:pPr>
              <w:ind w:left="0"/>
              <w:jc w:val="both"/>
              <w:rPr>
                <w:sz w:val="22"/>
                <w:szCs w:val="22"/>
              </w:rPr>
            </w:pPr>
          </w:p>
        </w:tc>
      </w:tr>
      <w:tr>
        <w:trPr>
          <w:trHeight w:val="806" w:hRule="atLeast"/>
          <w:jc w:val="center"/>
        </w:trPr>
        <w:tc>
          <w:tcPr>
            <w:tcW w:w="2127" w:type="dxa"/>
            <w:noWrap w:val="0"/>
            <w:vAlign w:val="top"/>
          </w:tcPr>
          <w:p>
            <w:pPr xmlns:w="http://schemas.openxmlformats.org/wordprocessingml/2006/main">
              <w:ind w:left="0"/>
              <w:jc w:val="both"/>
              <w:rPr>
                <w:sz w:val="22"/>
                <w:szCs w:val="22"/>
              </w:rPr>
            </w:pPr>
            <w:r xmlns:w="http://schemas.openxmlformats.org/wordprocessingml/2006/main">
              <w:rPr>
                <w:sz w:val="22"/>
                <w:szCs w:val="22"/>
              </w:rPr>
              <w:t xml:space="preserve">invoiceSeri</w:t>
            </w:r>
          </w:p>
        </w:tc>
        <w:tc>
          <w:tcPr>
            <w:tcW w:w="261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 7</w:t>
            </w:r>
          </w:p>
          <w:p>
            <w:pPr xmlns:w="http://schemas.openxmlformats.org/wordprocessingml/2006/main">
              <w:spacing w:before="0"/>
              <w:ind w:left="0"/>
              <w:jc w:val="both"/>
              <w:rPr>
                <w:color w:val="000000"/>
                <w:sz w:val="22"/>
                <w:szCs w:val="22"/>
              </w:rPr>
            </w:pPr>
            <w:r xmlns:w="http://schemas.openxmlformats.org/wordprocessingml/2006/main">
              <w:rPr>
                <w:sz w:val="22"/>
                <w:szCs w:val="22"/>
              </w:rPr>
              <w:t xml:space="preserve">Format : [a-zA-Z0-9]*$</w:t>
            </w:r>
          </w:p>
        </w:tc>
        <w:tc>
          <w:tcPr>
            <w:tcW w:w="4225" w:type="dxa"/>
            <w:noWrap w:val="0"/>
            <w:vAlign w:val="top"/>
          </w:tcPr>
          <w:p>
            <w:pPr xmlns:w="http://schemas.openxmlformats.org/wordprocessingml/2006/main">
              <w:ind w:left="0"/>
              <w:jc w:val="both"/>
              <w:rPr>
                <w:sz w:val="22"/>
                <w:szCs w:val="22"/>
              </w:rPr>
            </w:pPr>
            <w:r xmlns:w="http://schemas.openxmlformats.org/wordprocessingml/2006/main">
              <w:rPr>
                <w:sz w:val="22"/>
                <w:szCs w:val="22"/>
              </w:rPr>
              <w:t xml:space="preserve">Invoice series</w:t>
            </w:r>
          </w:p>
          <w:p>
            <w:pPr>
              <w:ind w:left="0"/>
              <w:jc w:val="both"/>
              <w:rPr>
                <w:sz w:val="22"/>
                <w:szCs w:val="22"/>
              </w:rPr>
            </w:pPr>
          </w:p>
        </w:tc>
      </w:tr>
      <w:tr>
        <w:trPr>
          <w:trHeight w:val="806" w:hRule="atLeast"/>
          <w:jc w:val="center"/>
        </w:trPr>
        <w:tc>
          <w:tcPr>
            <w:tcW w:w="2127" w:type="dxa"/>
            <w:noWrap w:val="0"/>
            <w:vAlign w:val="top"/>
          </w:tcPr>
          <w:p>
            <w:pPr xmlns:w="http://schemas.openxmlformats.org/wordprocessingml/2006/main">
              <w:ind w:left="0"/>
              <w:jc w:val="both"/>
              <w:rPr>
                <w:sz w:val="22"/>
                <w:szCs w:val="22"/>
              </w:rPr>
            </w:pPr>
            <w:r xmlns:w="http://schemas.openxmlformats.org/wordprocessingml/2006/main">
              <w:rPr>
                <w:sz w:val="22"/>
                <w:szCs w:val="22"/>
              </w:rPr>
              <w:t xml:space="preserve">getAll</w:t>
            </w:r>
          </w:p>
        </w:tc>
        <w:tc>
          <w:tcPr>
            <w:tcW w:w="261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Boolean</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 true/false</w:t>
            </w:r>
          </w:p>
        </w:tc>
        <w:tc>
          <w:tcPr>
            <w:tcW w:w="4225" w:type="dxa"/>
            <w:noWrap w:val="0"/>
            <w:vAlign w:val="top"/>
          </w:tcPr>
          <w:p>
            <w:pPr xmlns:w="http://schemas.openxmlformats.org/wordprocessingml/2006/main">
              <w:ind w:left="0"/>
              <w:jc w:val="both"/>
              <w:rPr>
                <w:sz w:val="22"/>
                <w:szCs w:val="22"/>
              </w:rPr>
            </w:pPr>
            <w:r xmlns:w="http://schemas.openxmlformats.org/wordprocessingml/2006/main">
              <w:rPr>
                <w:sz w:val="22"/>
                <w:szCs w:val="22"/>
              </w:rPr>
              <w:t xml:space="preserve">Allows to look up invoice information of the whole enterprise for users of the parent company.</w:t>
            </w:r>
          </w:p>
          <w:p>
            <w:pPr xmlns:w="http://schemas.openxmlformats.org/wordprocessingml/2006/main">
              <w:ind w:left="0"/>
              <w:jc w:val="both"/>
              <w:rPr>
                <w:sz w:val="22"/>
                <w:szCs w:val="22"/>
                <w:lang w:val="fr-FR"/>
              </w:rPr>
            </w:pPr>
            <w:r xmlns:w="http://schemas.openxmlformats.org/wordprocessingml/2006/main">
              <w:rPr>
                <w:sz w:val="22"/>
                <w:szCs w:val="22"/>
                <w:lang w:val="fr-FR"/>
              </w:rPr>
              <w:t xml:space="preserve">Values are true/false</w:t>
            </w:r>
          </w:p>
        </w:tc>
      </w:tr>
      <w:tr>
        <w:trPr>
          <w:trHeight w:val="806" w:hRule="atLeast"/>
          <w:jc w:val="center"/>
        </w:trPr>
        <w:tc>
          <w:tcPr>
            <w:tcW w:w="2127" w:type="dxa"/>
            <w:noWrap w:val="0"/>
            <w:vAlign w:val="top"/>
          </w:tcPr>
          <w:p>
            <w:pPr xmlns:w="http://schemas.openxmlformats.org/wordprocessingml/2006/main">
              <w:ind w:left="0"/>
              <w:jc w:val="both"/>
              <w:rPr>
                <w:sz w:val="22"/>
                <w:szCs w:val="22"/>
                <w:highlight w:val="yellow"/>
              </w:rPr>
            </w:pPr>
            <w:r xmlns:w="http://schemas.openxmlformats.org/wordprocessingml/2006/main">
              <w:rPr>
                <w:sz w:val="22"/>
                <w:szCs w:val="22"/>
                <w:highlight w:val="yellow"/>
              </w:rPr>
              <w:t xml:space="preserve">issueStartDate</w:t>
            </w:r>
          </w:p>
        </w:tc>
        <w:tc>
          <w:tcPr>
            <w:tcW w:w="2614" w:type="dxa"/>
            <w:noWrap w:val="0"/>
            <w:vAlign w:val="top"/>
          </w:tcPr>
          <w:p>
            <w:pPr xmlns:w="http://schemas.openxmlformats.org/wordprocessingml/2006/main">
              <w:spacing w:before="0"/>
              <w:ind w:left="0"/>
              <w:jc w:val="both"/>
              <w:rPr>
                <w:sz w:val="22"/>
                <w:szCs w:val="22"/>
                <w:highlight w:val="yellow"/>
              </w:rPr>
            </w:pPr>
            <w:r xmlns:w="http://schemas.openxmlformats.org/wordprocessingml/2006/main">
              <w:rPr>
                <w:sz w:val="22"/>
                <w:szCs w:val="22"/>
                <w:highlight w:val="yellow"/>
              </w:rPr>
              <w:t xml:space="preserve">Required: false</w:t>
            </w:r>
          </w:p>
          <w:p>
            <w:pPr xmlns:w="http://schemas.openxmlformats.org/wordprocessingml/2006/main">
              <w:spacing w:before="0"/>
              <w:ind w:left="0"/>
              <w:jc w:val="both"/>
              <w:rPr>
                <w:sz w:val="22"/>
                <w:szCs w:val="22"/>
                <w:highlight w:val="yellow"/>
              </w:rPr>
            </w:pPr>
            <w:r xmlns:w="http://schemas.openxmlformats.org/wordprocessingml/2006/main">
              <w:rPr>
                <w:sz w:val="22"/>
                <w:szCs w:val="22"/>
                <w:highlight w:val="yellow"/>
              </w:rPr>
              <w:t xml:space="preserve">DataType: Date</w:t>
            </w:r>
          </w:p>
          <w:p>
            <w:pPr xmlns:w="http://schemas.openxmlformats.org/wordprocessingml/2006/main">
              <w:spacing w:before="0"/>
              <w:ind w:left="0"/>
              <w:jc w:val="both"/>
              <w:rPr>
                <w:sz w:val="22"/>
                <w:szCs w:val="22"/>
                <w:highlight w:val="yellow"/>
              </w:rPr>
            </w:pPr>
            <w:r xmlns:w="http://schemas.openxmlformats.org/wordprocessingml/2006/main">
              <w:rPr>
                <w:sz w:val="22"/>
                <w:szCs w:val="22"/>
                <w:highlight w:val="yellow"/>
              </w:rPr>
              <w:t xml:space="preserve">Minlength:</w:t>
            </w:r>
          </w:p>
          <w:p>
            <w:pPr xmlns:w="http://schemas.openxmlformats.org/wordprocessingml/2006/main">
              <w:spacing w:before="0"/>
              <w:ind w:left="0"/>
              <w:jc w:val="both"/>
              <w:rPr>
                <w:sz w:val="22"/>
                <w:szCs w:val="22"/>
                <w:highlight w:val="yellow"/>
              </w:rPr>
            </w:pPr>
            <w:r xmlns:w="http://schemas.openxmlformats.org/wordprocessingml/2006/main">
              <w:rPr>
                <w:sz w:val="22"/>
                <w:szCs w:val="22"/>
                <w:highlight w:val="yellow"/>
              </w:rPr>
              <w:t xml:space="preserve">Maxlength: 50</w:t>
            </w:r>
          </w:p>
          <w:p>
            <w:pPr xmlns:w="http://schemas.openxmlformats.org/wordprocessingml/2006/main">
              <w:spacing w:before="0"/>
              <w:ind w:left="0"/>
              <w:jc w:val="both"/>
              <w:rPr>
                <w:sz w:val="22"/>
                <w:szCs w:val="22"/>
                <w:highlight w:val="yellow"/>
              </w:rPr>
            </w:pPr>
            <w:r xmlns:w="http://schemas.openxmlformats.org/wordprocessingml/2006/main">
              <w:rPr>
                <w:sz w:val="22"/>
                <w:szCs w:val="22"/>
                <w:highlight w:val="yellow"/>
              </w:rPr>
              <w:t xml:space="preserve">Format:</w:t>
            </w:r>
          </w:p>
        </w:tc>
        <w:tc>
          <w:tcPr>
            <w:tcW w:w="4225" w:type="dxa"/>
            <w:noWrap w:val="0"/>
            <w:vAlign w:val="top"/>
          </w:tcPr>
          <w:p>
            <w:pPr xmlns:w="http://schemas.openxmlformats.org/wordprocessingml/2006/main">
              <w:ind w:left="0"/>
              <w:jc w:val="both"/>
              <w:rPr>
                <w:sz w:val="22"/>
                <w:szCs w:val="22"/>
                <w:highlight w:val="yellow"/>
              </w:rPr>
            </w:pPr>
            <w:r xmlns:w="http://schemas.openxmlformats.org/wordprocessingml/2006/main">
              <w:rPr>
                <w:sz w:val="22"/>
                <w:szCs w:val="22"/>
                <w:highlight w:val="yellow"/>
              </w:rPr>
              <w:t xml:space="preserve">Release date from date</w:t>
            </w:r>
          </w:p>
          <w:p>
            <w:pPr xmlns:w="http://schemas.openxmlformats.org/wordprocessingml/2006/main">
              <w:ind w:left="0"/>
              <w:jc w:val="both"/>
              <w:rPr>
                <w:sz w:val="22"/>
                <w:szCs w:val="22"/>
                <w:highlight w:val="yellow"/>
              </w:rPr>
            </w:pPr>
            <w:r xmlns:w="http://schemas.openxmlformats.org/wordprocessingml/2006/main">
              <w:rPr>
                <w:sz w:val="22"/>
                <w:szCs w:val="22"/>
                <w:highlight w:val="yellow"/>
              </w:rPr>
              <w:t xml:space="preserve">Format "2019-05-12"</w:t>
            </w:r>
          </w:p>
          <w:p>
            <w:pPr>
              <w:ind w:left="0"/>
              <w:jc w:val="both"/>
              <w:rPr>
                <w:sz w:val="22"/>
                <w:szCs w:val="22"/>
                <w:highlight w:val="yellow"/>
              </w:rPr>
            </w:pPr>
          </w:p>
        </w:tc>
      </w:tr>
      <w:tr>
        <w:trPr>
          <w:trHeight w:val="806" w:hRule="atLeast"/>
          <w:jc w:val="center"/>
        </w:trPr>
        <w:tc>
          <w:tcPr>
            <w:tcW w:w="2127" w:type="dxa"/>
            <w:noWrap w:val="0"/>
            <w:vAlign w:val="top"/>
          </w:tcPr>
          <w:p>
            <w:pPr xmlns:w="http://schemas.openxmlformats.org/wordprocessingml/2006/main">
              <w:ind w:left="0"/>
              <w:jc w:val="both"/>
              <w:rPr>
                <w:sz w:val="22"/>
                <w:szCs w:val="22"/>
                <w:highlight w:val="yellow"/>
              </w:rPr>
            </w:pPr>
            <w:r xmlns:w="http://schemas.openxmlformats.org/wordprocessingml/2006/main">
              <w:rPr>
                <w:sz w:val="22"/>
                <w:szCs w:val="22"/>
                <w:highlight w:val="yellow"/>
              </w:rPr>
              <w:t xml:space="preserve">issueEndDate</w:t>
            </w:r>
          </w:p>
        </w:tc>
        <w:tc>
          <w:tcPr>
            <w:tcW w:w="2614" w:type="dxa"/>
            <w:noWrap w:val="0"/>
            <w:vAlign w:val="top"/>
          </w:tcPr>
          <w:p>
            <w:pPr xmlns:w="http://schemas.openxmlformats.org/wordprocessingml/2006/main">
              <w:spacing w:before="0"/>
              <w:ind w:left="0"/>
              <w:jc w:val="both"/>
              <w:rPr>
                <w:sz w:val="22"/>
                <w:szCs w:val="22"/>
                <w:highlight w:val="yellow"/>
              </w:rPr>
            </w:pPr>
            <w:r xmlns:w="http://schemas.openxmlformats.org/wordprocessingml/2006/main">
              <w:rPr>
                <w:sz w:val="22"/>
                <w:szCs w:val="22"/>
                <w:highlight w:val="yellow"/>
              </w:rPr>
              <w:t xml:space="preserve">Required: false</w:t>
            </w:r>
          </w:p>
          <w:p>
            <w:pPr xmlns:w="http://schemas.openxmlformats.org/wordprocessingml/2006/main">
              <w:spacing w:before="0"/>
              <w:ind w:left="0"/>
              <w:jc w:val="both"/>
              <w:rPr>
                <w:sz w:val="22"/>
                <w:szCs w:val="22"/>
                <w:highlight w:val="yellow"/>
              </w:rPr>
            </w:pPr>
            <w:r xmlns:w="http://schemas.openxmlformats.org/wordprocessingml/2006/main">
              <w:rPr>
                <w:sz w:val="22"/>
                <w:szCs w:val="22"/>
                <w:highlight w:val="yellow"/>
              </w:rPr>
              <w:t xml:space="preserve">DataType: Date</w:t>
            </w:r>
          </w:p>
          <w:p>
            <w:pPr xmlns:w="http://schemas.openxmlformats.org/wordprocessingml/2006/main">
              <w:spacing w:before="0"/>
              <w:ind w:left="0"/>
              <w:jc w:val="both"/>
              <w:rPr>
                <w:sz w:val="22"/>
                <w:szCs w:val="22"/>
                <w:highlight w:val="yellow"/>
              </w:rPr>
            </w:pPr>
            <w:r xmlns:w="http://schemas.openxmlformats.org/wordprocessingml/2006/main">
              <w:rPr>
                <w:sz w:val="22"/>
                <w:szCs w:val="22"/>
                <w:highlight w:val="yellow"/>
              </w:rPr>
              <w:t xml:space="preserve">Minlength:</w:t>
            </w:r>
          </w:p>
          <w:p>
            <w:pPr xmlns:w="http://schemas.openxmlformats.org/wordprocessingml/2006/main">
              <w:spacing w:before="0"/>
              <w:ind w:left="0"/>
              <w:jc w:val="both"/>
              <w:rPr>
                <w:sz w:val="22"/>
                <w:szCs w:val="22"/>
                <w:highlight w:val="yellow"/>
              </w:rPr>
            </w:pPr>
            <w:r xmlns:w="http://schemas.openxmlformats.org/wordprocessingml/2006/main">
              <w:rPr>
                <w:sz w:val="22"/>
                <w:szCs w:val="22"/>
                <w:highlight w:val="yellow"/>
              </w:rPr>
              <w:t xml:space="preserve">Maxlength: 50</w:t>
            </w:r>
          </w:p>
          <w:p>
            <w:pPr xmlns:w="http://schemas.openxmlformats.org/wordprocessingml/2006/main">
              <w:spacing w:before="0"/>
              <w:ind w:left="0"/>
              <w:jc w:val="both"/>
              <w:rPr>
                <w:sz w:val="22"/>
                <w:szCs w:val="22"/>
                <w:highlight w:val="yellow"/>
              </w:rPr>
            </w:pPr>
            <w:r xmlns:w="http://schemas.openxmlformats.org/wordprocessingml/2006/main">
              <w:rPr>
                <w:sz w:val="22"/>
                <w:szCs w:val="22"/>
                <w:highlight w:val="yellow"/>
              </w:rPr>
              <w:t xml:space="preserve">Format:</w:t>
            </w:r>
          </w:p>
        </w:tc>
        <w:tc>
          <w:tcPr>
            <w:tcW w:w="4225" w:type="dxa"/>
            <w:noWrap w:val="0"/>
            <w:vAlign w:val="top"/>
          </w:tcPr>
          <w:p>
            <w:pPr xmlns:w="http://schemas.openxmlformats.org/wordprocessingml/2006/main">
              <w:ind w:left="0"/>
              <w:jc w:val="both"/>
              <w:rPr>
                <w:sz w:val="22"/>
                <w:szCs w:val="22"/>
                <w:highlight w:val="yellow"/>
              </w:rPr>
            </w:pPr>
            <w:r xmlns:w="http://schemas.openxmlformats.org/wordprocessingml/2006/main">
              <w:rPr>
                <w:sz w:val="22"/>
                <w:szCs w:val="22"/>
                <w:highlight w:val="yellow"/>
              </w:rPr>
              <w:t xml:space="preserve">Release date to date</w:t>
            </w:r>
          </w:p>
          <w:p>
            <w:pPr xmlns:w="http://schemas.openxmlformats.org/wordprocessingml/2006/main">
              <w:ind w:left="0"/>
              <w:jc w:val="both"/>
              <w:rPr>
                <w:sz w:val="22"/>
                <w:szCs w:val="22"/>
                <w:highlight w:val="yellow"/>
              </w:rPr>
            </w:pPr>
            <w:r xmlns:w="http://schemas.openxmlformats.org/wordprocessingml/2006/main">
              <w:rPr>
                <w:sz w:val="22"/>
                <w:szCs w:val="22"/>
                <w:highlight w:val="yellow"/>
              </w:rPr>
              <w:t xml:space="preserve">Format "2019-05-12"</w:t>
            </w:r>
          </w:p>
          <w:p>
            <w:pPr>
              <w:ind w:left="0"/>
              <w:jc w:val="both"/>
              <w:rPr>
                <w:sz w:val="22"/>
                <w:szCs w:val="22"/>
                <w:highlight w:val="yellow"/>
              </w:rPr>
            </w:pPr>
          </w:p>
        </w:tc>
      </w:tr>
    </w:tbl>
    <w:p>
      <w:pPr xmlns:w="http://schemas.openxmlformats.org/wordprocessingml/2006/main">
        <w:jc w:val="both"/>
        <w:rPr>
          <w:sz w:val="22"/>
          <w:szCs w:val="22"/>
          <w:lang w:val="fr-FR"/>
        </w:rPr>
      </w:pPr>
      <w:r xmlns:w="http://schemas.openxmlformats.org/wordprocessingml/2006/main">
        <w:rPr>
          <w:sz w:val="22"/>
          <w:szCs w:val="22"/>
          <w:lang w:val="fr-FR"/>
        </w:rPr>
        <w:t xml:space="preserve">Example of sending data with JSON:</w:t>
      </w:r>
    </w:p>
    <w:p>
      <w:pPr xmlns:w="http://schemas.openxmlformats.org/wordprocessingml/2006/main">
        <w:widowControl/>
        <w:shd w:val="clear" w:color="auto" w:fill="C6D9F1"/>
        <w:spacing w:before="0" w:line="240" w:lineRule="auto"/>
        <w:ind w:left="720"/>
        <w:jc w:val="both"/>
        <w:rPr>
          <w:snapToGrid/>
          <w:color w:val="800000"/>
          <w:sz w:val="22"/>
          <w:szCs w:val="22"/>
          <w:lang w:val="fr-FR"/>
        </w:rPr>
      </w:pPr>
      <w:r xmlns:w="http://schemas.openxmlformats.org/wordprocessingml/2006/main">
        <w:rPr>
          <w:snapToGrid/>
          <w:color w:val="000000"/>
          <w:sz w:val="22"/>
          <w:szCs w:val="22"/>
          <w:lang w:val="fr-FR"/>
        </w:rPr>
        <w:t xml:space="preserve">{</w:t>
      </w:r>
    </w:p>
    <w:p>
      <w:pPr xmlns:w="http://schemas.openxmlformats.org/wordprocessingml/2006/main">
        <w:widowControl/>
        <w:shd w:val="clear" w:color="auto" w:fill="FFFF00"/>
        <w:spacing w:before="0" w:line="240" w:lineRule="auto"/>
        <w:ind w:left="720"/>
        <w:jc w:val="both"/>
        <w:rPr>
          <w:snapToGrid/>
          <w:color w:val="800000"/>
          <w:sz w:val="22"/>
          <w:szCs w:val="22"/>
          <w:lang w:val="fr-FR"/>
        </w:rPr>
      </w:pPr>
      <w:r xmlns:w="http://schemas.openxmlformats.org/wordprocessingml/2006/main">
        <w:rPr>
          <w:snapToGrid/>
          <w:color w:val="800000"/>
          <w:sz w:val="22"/>
          <w:szCs w:val="22"/>
          <w:lang w:val="fr-FR"/>
        </w:rPr>
        <w:t xml:space="preserve">"startDate" :</w:t>
      </w:r>
      <w:r xmlns:w="http://schemas.openxmlformats.org/wordprocessingml/2006/main">
        <w:rPr>
          <w:sz w:val="22"/>
          <w:szCs w:val="22"/>
        </w:rPr>
        <w:t xml:space="preserve"> </w:t>
      </w:r>
      <w:r xmlns:w="http://schemas.openxmlformats.org/wordprocessingml/2006/main">
        <w:rPr>
          <w:snapToGrid/>
          <w:color w:val="800000"/>
          <w:sz w:val="22"/>
          <w:szCs w:val="22"/>
          <w:lang w:val="fr-FR"/>
        </w:rPr>
        <w:t xml:space="preserve">" </w:t>
      </w:r>
      <w:r xmlns:w="http://schemas.openxmlformats.org/wordprocessingml/2006/main">
        <w:rPr>
          <w:sz w:val="22"/>
          <w:szCs w:val="22"/>
        </w:rPr>
        <w:t xml:space="preserve">2020-05-12 </w:t>
      </w:r>
      <w:r xmlns:w="http://schemas.openxmlformats.org/wordprocessingml/2006/main">
        <w:rPr>
          <w:snapToGrid/>
          <w:color w:val="800000"/>
          <w:sz w:val="22"/>
          <w:szCs w:val="22"/>
          <w:lang w:val="fr-FR"/>
        </w:rPr>
        <w:t xml:space="preserve">" ,</w:t>
      </w:r>
    </w:p>
    <w:p>
      <w:pPr xmlns:w="http://schemas.openxmlformats.org/wordprocessingml/2006/main">
        <w:widowControl/>
        <w:shd w:val="clear" w:color="auto" w:fill="FFFF00"/>
        <w:spacing w:before="0" w:line="240" w:lineRule="auto"/>
        <w:ind w:left="720"/>
        <w:jc w:val="both"/>
        <w:rPr>
          <w:snapToGrid/>
          <w:color w:val="800000"/>
          <w:sz w:val="22"/>
          <w:szCs w:val="22"/>
          <w:lang w:val="fr-FR"/>
        </w:rPr>
      </w:pPr>
      <w:r xmlns:w="http://schemas.openxmlformats.org/wordprocessingml/2006/main">
        <w:rPr>
          <w:snapToGrid/>
          <w:color w:val="800000"/>
          <w:sz w:val="22"/>
          <w:szCs w:val="22"/>
          <w:lang w:val="fr-FR"/>
        </w:rPr>
        <w:t xml:space="preserve">"endDate" : " </w:t>
      </w:r>
      <w:r xmlns:w="http://schemas.openxmlformats.org/wordprocessingml/2006/main">
        <w:rPr>
          <w:sz w:val="22"/>
          <w:szCs w:val="22"/>
        </w:rPr>
        <w:t xml:space="preserve">2020-05-12 </w:t>
      </w:r>
      <w:r xmlns:w="http://schemas.openxmlformats.org/wordprocessingml/2006/main">
        <w:rPr>
          <w:snapToGrid/>
          <w:color w:val="800000"/>
          <w:sz w:val="22"/>
          <w:szCs w:val="22"/>
          <w:lang w:val="fr-FR"/>
        </w:rPr>
        <w:t xml:space="preserve">",</w:t>
      </w:r>
    </w:p>
    <w:p>
      <w:pPr xmlns:w="http://schemas.openxmlformats.org/wordprocessingml/2006/main">
        <w:widowControl/>
        <w:shd w:val="clear" w:color="auto" w:fill="C6D9F1"/>
        <w:spacing w:before="0" w:line="240" w:lineRule="auto"/>
        <w:ind w:left="720"/>
        <w:jc w:val="both"/>
        <w:rPr>
          <w:snapToGrid/>
          <w:color w:val="800000"/>
          <w:sz w:val="22"/>
          <w:szCs w:val="22"/>
          <w:lang w:val="fr-FR"/>
        </w:rPr>
      </w:pPr>
      <w:r xmlns:w="http://schemas.openxmlformats.org/wordprocessingml/2006/main">
        <w:rPr>
          <w:snapToGrid/>
          <w:color w:val="800000"/>
          <w:sz w:val="22"/>
          <w:szCs w:val="22"/>
          <w:lang w:val="fr-FR"/>
        </w:rPr>
        <w:t xml:space="preserve">"invoiceType" : "02GTTT",</w:t>
      </w:r>
    </w:p>
    <w:p>
      <w:pPr xmlns:w="http://schemas.openxmlformats.org/wordprocessingml/2006/main">
        <w:widowControl/>
        <w:shd w:val="clear" w:color="auto" w:fill="C6D9F1"/>
        <w:spacing w:before="0" w:line="240" w:lineRule="auto"/>
        <w:ind w:left="720"/>
        <w:jc w:val="both"/>
        <w:rPr>
          <w:snapToGrid/>
          <w:color w:val="800000"/>
          <w:sz w:val="22"/>
          <w:szCs w:val="22"/>
          <w:lang w:val="fr-FR"/>
        </w:rPr>
      </w:pPr>
      <w:r xmlns:w="http://schemas.openxmlformats.org/wordprocessingml/2006/main">
        <w:rPr>
          <w:snapToGrid/>
          <w:color w:val="800000"/>
          <w:sz w:val="22"/>
          <w:szCs w:val="22"/>
          <w:lang w:val="fr-FR"/>
        </w:rPr>
        <w:t xml:space="preserve">"rowPerPage" : 20,</w:t>
      </w:r>
    </w:p>
    <w:p>
      <w:pPr xmlns:w="http://schemas.openxmlformats.org/wordprocessingml/2006/main">
        <w:widowControl/>
        <w:shd w:val="clear" w:color="auto" w:fill="C6D9F1"/>
        <w:spacing w:before="0" w:line="240" w:lineRule="auto"/>
        <w:ind w:left="720"/>
        <w:jc w:val="both"/>
        <w:rPr>
          <w:snapToGrid/>
          <w:color w:val="800000"/>
          <w:sz w:val="22"/>
          <w:szCs w:val="22"/>
          <w:lang w:val="fr-FR"/>
        </w:rPr>
      </w:pPr>
      <w:r xmlns:w="http://schemas.openxmlformats.org/wordprocessingml/2006/main">
        <w:rPr>
          <w:snapToGrid/>
          <w:color w:val="800000"/>
          <w:sz w:val="22"/>
          <w:szCs w:val="22"/>
          <w:lang w:val="fr-FR"/>
        </w:rPr>
        <w:t xml:space="preserve">"pageNum" : 1,</w:t>
      </w:r>
    </w:p>
    <w:p>
      <w:pPr xmlns:w="http://schemas.openxmlformats.org/wordprocessingml/2006/main">
        <w:widowControl/>
        <w:shd w:val="clear" w:color="auto" w:fill="C6D9F1"/>
        <w:spacing w:before="0" w:line="240" w:lineRule="auto"/>
        <w:ind w:left="720"/>
        <w:jc w:val="both"/>
        <w:rPr>
          <w:snapToGrid/>
          <w:color w:val="800000"/>
          <w:sz w:val="22"/>
          <w:szCs w:val="22"/>
          <w:lang w:val="fr-FR"/>
        </w:rPr>
      </w:pPr>
      <w:r xmlns:w="http://schemas.openxmlformats.org/wordprocessingml/2006/main">
        <w:rPr>
          <w:snapToGrid/>
          <w:color w:val="800000"/>
          <w:sz w:val="22"/>
          <w:szCs w:val="22"/>
          <w:lang w:val="fr-FR"/>
        </w:rPr>
        <w:t xml:space="preserve">"templateCode" : null</w:t>
      </w:r>
    </w:p>
    <w:p>
      <w:pPr xmlns:w="http://schemas.openxmlformats.org/wordprocessingml/2006/main">
        <w:widowControl/>
        <w:shd w:val="clear" w:color="auto" w:fill="C6D9F1"/>
        <w:spacing w:before="0" w:line="240" w:lineRule="auto"/>
        <w:ind w:left="720"/>
        <w:jc w:val="both"/>
        <w:rPr>
          <w:snapToGrid/>
          <w:color w:val="800000"/>
          <w:sz w:val="22"/>
          <w:szCs w:val="22"/>
          <w:lang w:val="fr-FR"/>
        </w:rPr>
      </w:pPr>
      <w:r xmlns:w="http://schemas.openxmlformats.org/wordprocessingml/2006/main">
        <w:rPr>
          <w:snapToGrid/>
          <w:color w:val="800000"/>
          <w:sz w:val="22"/>
          <w:szCs w:val="22"/>
          <w:lang w:val="fr-FR"/>
        </w:rPr>
        <w:t xml:space="preserve">}</w:t>
      </w:r>
    </w:p>
    <w:p>
      <w:pPr xmlns:w="http://schemas.openxmlformats.org/wordprocessingml/2006/main">
        <w:numPr>
          <w:ilvl w:val="0"/>
          <w:numId w:val="9"/>
        </w:numPr>
        <w:jc w:val="both"/>
        <w:rPr>
          <w:b/>
          <w:color w:val="0000FF"/>
          <w:sz w:val="22"/>
          <w:szCs w:val="22"/>
        </w:rPr>
      </w:pPr>
      <w:r xmlns:w="http://schemas.openxmlformats.org/wordprocessingml/2006/main">
        <w:rPr>
          <w:b/>
          <w:color w:val="0000FF"/>
          <w:sz w:val="22"/>
          <w:szCs w:val="22"/>
        </w:rPr>
        <w:t xml:space="preserve">Output:</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"errorCode": null,</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"description": null,</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"totalRow": 286,</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"invoices": [</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"invoiceId": 213469,</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"invoiceType": "02GTTT",</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"adjustmentType": "1",</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"templateCode": "02GTTT0/089",</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"invoiceSeri": "QT/17E",</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"invoiceNumber": "0000003",</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"invoiceNo": "QT/17E0000003",</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"currency": "VND",</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"total": 38000000,</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"issueDate": </w:t>
      </w:r>
      <w:r xmlns:w="http://schemas.openxmlformats.org/wordprocessingml/2006/main">
        <w:rPr>
          <w:bCs/>
          <w:snapToGrid/>
          <w:color w:val="8000FF"/>
          <w:sz w:val="22"/>
          <w:szCs w:val="22"/>
          <w:shd w:val="clear" w:color="auto" w:fill="FFFF00"/>
        </w:rPr>
        <w:t xml:space="preserve">1587797116843 </w:t>
      </w:r>
      <w:r xmlns:w="http://schemas.openxmlformats.org/wordprocessingml/2006/main">
        <w:rPr>
          <w:sz w:val="22"/>
          <w:szCs w:val="22"/>
        </w:rPr>
        <w:t xml:space="preserve">,</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"issueDateStr": null,</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"state": null,</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"requestDate": null,</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"description": null,</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"buyerIdNo": null,</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"stateCode": null,</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"subscriberNumber": null,</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"paymentStatus": 1,</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"viewStatus": 1,</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"downloadStatus": null,</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"exchangeStatus": null,</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"numOfExchange": null,</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"createTime": </w:t>
      </w:r>
      <w:r xmlns:w="http://schemas.openxmlformats.org/wordprocessingml/2006/main">
        <w:rPr>
          <w:bCs/>
          <w:snapToGrid/>
          <w:color w:val="8000FF"/>
          <w:sz w:val="22"/>
          <w:szCs w:val="22"/>
          <w:shd w:val="clear" w:color="auto" w:fill="FFFF00"/>
        </w:rPr>
        <w:t xml:space="preserve">1587797116843 </w:t>
      </w:r>
      <w:r xmlns:w="http://schemas.openxmlformats.org/wordprocessingml/2006/main">
        <w:rPr>
          <w:sz w:val="22"/>
          <w:szCs w:val="22"/>
        </w:rPr>
        <w:t xml:space="preserve">,</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"contractId": null,</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"contractNo": null,</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"supplierTaxCode": "0100109106",</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"buyerTaxCode": "6200000230",</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"totalBeforeTax": 3800000,</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"taxAmount": 0,</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"taxRate": null,</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"paymentMethod": null,</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"paymentTime": null,</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"customerId": null,</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"buyerName": "Tran Trung Dung",</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"no": null,</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"paymentStatusName": null</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w:t>
      </w:r>
    </w:p>
    <w:p>
      <w:pPr xmlns:w="http://schemas.openxmlformats.org/wordprocessingml/2006/main">
        <w:shd w:val="clear" w:color="auto" w:fill="DEEAF6"/>
        <w:spacing w:line="240" w:lineRule="auto"/>
        <w:ind w:left="904"/>
        <w:jc w:val="both"/>
        <w:rPr>
          <w:sz w:val="22"/>
          <w:szCs w:val="22"/>
        </w:rPr>
      </w:pPr>
      <w:r xmlns:w="http://schemas.openxmlformats.org/wordprocessingml/2006/main">
        <w:rPr>
          <w:sz w:val="22"/>
          <w:szCs w:val="22"/>
        </w:rPr>
        <w:t xml:space="preserve">}</w:t>
      </w:r>
    </w:p>
    <w:p>
      <w:pPr xmlns:w="http://schemas.openxmlformats.org/wordprocessingml/2006/main">
        <w:ind w:left="904"/>
        <w:jc w:val="both"/>
        <w:rPr>
          <w:sz w:val="22"/>
          <w:szCs w:val="22"/>
        </w:rPr>
      </w:pPr>
      <w:r xmlns:w="http://schemas.openxmlformats.org/wordprocessingml/2006/main">
        <w:rPr>
          <w:sz w:val="22"/>
          <w:szCs w:val="22"/>
        </w:rPr>
        <w:t xml:space="preserve">Response object with HTTPSstatus and output Entity.</w:t>
      </w:r>
    </w:p>
    <w:tbl>
      <w:tblPr>
        <w:tblStyle w:val="14"/>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gridCol w:w="6251"/>
      </w:tblGrid>
      <w:tr>
        <w:trPr>
          <w:jc w:val="center"/>
        </w:trPr>
        <w:tc>
          <w:tcPr>
            <w:tcW w:w="2533"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School's name</w:t>
            </w:r>
          </w:p>
        </w:tc>
        <w:tc>
          <w:tcPr>
            <w:tcW w:w="6251"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Describe</w:t>
            </w:r>
          </w:p>
        </w:tc>
      </w:tr>
      <w:tr>
        <w:trPr>
          <w:jc w:val="center"/>
        </w:trP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errorCode</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 code (value is null get invoice successfully)</w:t>
            </w:r>
          </w:p>
        </w:tc>
      </w:tr>
      <w:tr>
        <w:trPr>
          <w:jc w:val="center"/>
        </w:trP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description</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Description of error (value is null get invoice successfully)</w:t>
            </w:r>
          </w:p>
        </w:tc>
      </w:tr>
      <w:tr>
        <w:trPr>
          <w:jc w:val="center"/>
        </w:trP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List&lt;InvoiceBean&gt;</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List of invoice records that meet the condition</w:t>
            </w:r>
          </w:p>
        </w:tc>
      </w:tr>
    </w:tbl>
    <w:p>
      <w:pPr>
        <w:pStyle w:val="7"/>
        <w:shd w:val="clear" w:color="auto" w:fill="FFFFFF"/>
        <w:jc w:val="both"/>
        <w:rPr>
          <w:rFonts w:ascii="Times New Roman" w:hAnsi="Times New Roman" w:cs="Times New Roman"/>
          <w:snapToGrid w:val="0"/>
          <w:sz w:val="22"/>
          <w:szCs w:val="22"/>
        </w:rPr>
      </w:pPr>
    </w:p>
    <w:p>
      <w:pPr xmlns:w="http://schemas.openxmlformats.org/wordprocessingml/2006/main">
        <w:pStyle w:val="21"/>
        <w:rPr>
          <w:sz w:val="22"/>
          <w:szCs w:val="22"/>
        </w:rPr>
      </w:pPr>
      <w:r xmlns:w="http://schemas.openxmlformats.org/wordprocessingml/2006/main">
        <w:rPr>
          <w:sz w:val="22"/>
          <w:szCs w:val="22"/>
        </w:rPr>
        <w:t xml:space="preserve"> </w:t>
      </w:r>
      <w:bookmarkStart xmlns:w="http://schemas.openxmlformats.org/wordprocessingml/2006/main" w:id="41" w:name="_Toc115266190"/>
      <w:r xmlns:w="http://schemas.openxmlformats.org/wordprocessingml/2006/main">
        <w:rPr>
          <w:sz w:val="22"/>
          <w:szCs w:val="22"/>
        </w:rPr>
        <w:t xml:space="preserve">Get dynamic field information</w:t>
      </w:r>
      <w:bookmarkEnd xmlns:w="http://schemas.openxmlformats.org/wordprocessingml/2006/main" w:id="41"/>
    </w:p>
    <w:p>
      <w:pPr xmlns:w="http://schemas.openxmlformats.org/wordprocessingml/2006/main">
        <w:pStyle w:val="4"/>
        <w:rPr>
          <w:sz w:val="22"/>
          <w:szCs w:val="22"/>
        </w:rPr>
      </w:pPr>
      <w:r xmlns:w="http://schemas.openxmlformats.org/wordprocessingml/2006/main">
        <w:rPr>
          <w:sz w:val="22"/>
          <w:szCs w:val="22"/>
        </w:rPr>
        <w:t xml:space="preserve">For each invoice template, there can be different dynamic field information (information fields in addition to the static fields described in section 6). SInvoice allows integrated systems to retrieve dynamic field information for a specific invoice template used by a customer.</w:t>
      </w:r>
    </w:p>
    <w:p>
      <w:pPr xmlns:w="http://schemas.openxmlformats.org/wordprocessingml/2006/main">
        <w:numPr>
          <w:ilvl w:val="0"/>
          <w:numId w:val="9"/>
        </w:numPr>
        <w:jc w:val="both"/>
        <w:rPr>
          <w:b/>
          <w:color w:val="0000FF"/>
          <w:sz w:val="22"/>
          <w:szCs w:val="22"/>
        </w:rPr>
      </w:pPr>
      <w:r xmlns:w="http://schemas.openxmlformats.org/wordprocessingml/2006/main">
        <w:rPr>
          <w:b/>
          <w:color w:val="0000FF"/>
          <w:sz w:val="22"/>
          <w:szCs w:val="22"/>
        </w:rPr>
        <w:t xml:space="preserve">Input:</w:t>
      </w:r>
    </w:p>
    <w:p>
      <w:pPr xmlns:w="http://schemas.openxmlformats.org/wordprocessingml/2006/main">
        <w:numPr>
          <w:ilvl w:val="0"/>
          <w:numId w:val="6"/>
        </w:numPr>
        <w:snapToGrid w:val="0"/>
        <w:jc w:val="both"/>
        <w:rPr>
          <w:sz w:val="22"/>
          <w:szCs w:val="22"/>
        </w:rPr>
      </w:pPr>
      <w:r xmlns:w="http://schemas.openxmlformats.org/wordprocessingml/2006/main">
        <w:rPr>
          <w:sz w:val="22"/>
          <w:szCs w:val="22"/>
        </w:rPr>
        <w:t xml:space="preserve">Action (GET): </w:t>
      </w:r>
      <w:r xmlns:w="http://schemas.openxmlformats.org/wordprocessingml/2006/main">
        <w:rPr>
          <w:color w:val="00B050"/>
          <w:sz w:val="22"/>
          <w:szCs w:val="22"/>
        </w:rPr>
        <w:fldChar xmlns:w="http://schemas.openxmlformats.org/wordprocessingml/2006/main" w:fldCharType="begin"/>
      </w:r>
      <w:r xmlns:w="http://schemas.openxmlformats.org/wordprocessingml/2006/main">
        <w:rPr>
          <w:color w:val="00B050"/>
          <w:sz w:val="22"/>
          <w:szCs w:val="22"/>
        </w:rPr>
        <w:instrText xmlns:w="http://schemas.openxmlformats.org/wordprocessingml/2006/main" xml:space="preserve"> HYPERLINK "https://10.60.108.210:8273/InvoiceAPI/InvoiceWS/getCustomFields?taxCode=&amp;templateCode" </w:instrText>
      </w:r>
      <w:r xmlns:w="http://schemas.openxmlformats.org/wordprocessingml/2006/main">
        <w:rPr>
          <w:color w:val="00B050"/>
          <w:sz w:val="22"/>
          <w:szCs w:val="22"/>
        </w:rPr>
        <w:fldChar xmlns:w="http://schemas.openxmlformats.org/wordprocessingml/2006/main" w:fldCharType="separate"/>
      </w:r>
      <w:r xmlns:w="http://schemas.openxmlformats.org/wordprocessingml/2006/main">
        <w:rPr>
          <w:rStyle w:val="12"/>
          <w:sz w:val="22"/>
          <w:szCs w:val="22"/>
        </w:rPr>
        <w:t xml:space="preserve">/InvoiceAPI/InvoiceWS/getCustomFields?taxCode=&amp;templateCode </w:t>
      </w:r>
      <w:r xmlns:w="http://schemas.openxmlformats.org/wordprocessingml/2006/main">
        <w:rPr>
          <w:color w:val="00B050"/>
          <w:sz w:val="22"/>
          <w:szCs w:val="22"/>
        </w:rPr>
        <w:fldChar xmlns:w="http://schemas.openxmlformats.org/wordprocessingml/2006/main" w:fldCharType="end"/>
      </w:r>
      <w:r xmlns:w="http://schemas.openxmlformats.org/wordprocessingml/2006/main">
        <w:rPr>
          <w:color w:val="00B050"/>
          <w:sz w:val="22"/>
          <w:szCs w:val="22"/>
        </w:rPr>
        <w:t xml:space="preserve">=</w:t>
      </w:r>
    </w:p>
    <w:p>
      <w:pPr xmlns:w="http://schemas.openxmlformats.org/wordprocessingml/2006/main">
        <w:numPr>
          <w:ilvl w:val="0"/>
          <w:numId w:val="6"/>
        </w:numPr>
        <w:jc w:val="both"/>
        <w:rPr>
          <w:sz w:val="22"/>
          <w:szCs w:val="22"/>
        </w:rPr>
      </w:pPr>
      <w:r xmlns:w="http://schemas.openxmlformats.org/wordprocessingml/2006/main">
        <w:rPr>
          <w:sz w:val="22"/>
          <w:szCs w:val="22"/>
        </w:rPr>
        <w:t xml:space="preserve">Headers:</w:t>
      </w:r>
    </w:p>
    <w:p>
      <w:pPr xmlns:w="http://schemas.openxmlformats.org/wordprocessingml/2006/main">
        <w:ind w:left="720"/>
        <w:jc w:val="both"/>
        <w:rPr>
          <w:sz w:val="22"/>
          <w:szCs w:val="22"/>
          <w:lang w:val="en"/>
        </w:rPr>
      </w:pPr>
      <w:r xmlns:w="http://schemas.openxmlformats.org/wordprocessingml/2006/main">
        <w:rPr>
          <w:sz w:val="22"/>
          <w:szCs w:val="22"/>
          <w:lang w:val="en"/>
        </w:rPr>
        <w:t xml:space="preserve">+ Cookie: access_token value or Authorization: username/pass like logging in on the web or Authorization: username/pass like logging in on the web</w:t>
      </w:r>
    </w:p>
    <w:p>
      <w:pPr xmlns:w="http://schemas.openxmlformats.org/wordprocessingml/2006/main">
        <w:ind w:left="720"/>
        <w:rPr>
          <w:sz w:val="22"/>
          <w:szCs w:val="22"/>
        </w:rPr>
      </w:pPr>
      <w:r xmlns:w="http://schemas.openxmlformats.org/wordprocessingml/2006/main">
        <w:rPr>
          <w:sz w:val="22"/>
          <w:szCs w:val="22"/>
        </w:rPr>
        <w:t xml:space="preserve">Example: </w:t>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HYPERLINK "https://10.60.108.210:8273/InvoiceAPI/InvoiceWS/getCustomFields?taxCode=0100109106&amp;templateCode=01GTKT0%2f085" </w:instrText>
      </w:r>
      <w:r xmlns:w="http://schemas.openxmlformats.org/wordprocessingml/2006/main">
        <w:rPr>
          <w:sz w:val="22"/>
          <w:szCs w:val="22"/>
        </w:rPr>
        <w:fldChar xmlns:w="http://schemas.openxmlformats.org/wordprocessingml/2006/main" w:fldCharType="separate"/>
      </w:r>
      <w:r xmlns:w="http://schemas.openxmlformats.org/wordprocessingml/2006/main">
        <w:rPr>
          <w:rStyle w:val="12"/>
          <w:sz w:val="22"/>
          <w:szCs w:val="22"/>
        </w:rPr>
        <w:t xml:space="preserve">/InvoiceAPI/InvoiceWS/getCustomFields?taxCode=0100109106&amp;templateCode=01GTKT0%2f001</w:t>
      </w:r>
      <w:r xmlns:w="http://schemas.openxmlformats.org/wordprocessingml/2006/main">
        <w:rPr>
          <w:sz w:val="22"/>
          <w:szCs w:val="22"/>
        </w:rPr>
        <w:fldChar xmlns:w="http://schemas.openxmlformats.org/wordprocessingml/2006/main" w:fldCharType="end"/>
      </w:r>
    </w:p>
    <w:p>
      <w:pPr xmlns:w="http://schemas.openxmlformats.org/wordprocessingml/2006/main">
        <w:numPr>
          <w:ilvl w:val="0"/>
          <w:numId w:val="6"/>
        </w:numPr>
        <w:snapToGrid w:val="0"/>
        <w:jc w:val="both"/>
        <w:rPr>
          <w:sz w:val="22"/>
          <w:szCs w:val="22"/>
        </w:rPr>
      </w:pPr>
      <w:r xmlns:w="http://schemas.openxmlformats.org/wordprocessingml/2006/main">
        <w:rPr>
          <w:sz w:val="22"/>
          <w:szCs w:val="22"/>
        </w:rPr>
        <w:t xml:space="preserve">Data: the data passed in the form of Query Param includes the following parameters:</w:t>
      </w:r>
    </w:p>
    <w:tbl>
      <w:tblPr>
        <w:tblStyle w:val="14"/>
        <w:tblW w:w="9331" w:type="dxa"/>
        <w:tblInd w:w="5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520"/>
        <w:gridCol w:w="4831"/>
      </w:tblGrid>
      <w:tr>
        <w:trPr>
          <w:trHeight w:val="530" w:hRule="atLeast"/>
        </w:trPr>
        <w:tc>
          <w:tcPr>
            <w:tcW w:w="1980"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School's name</w:t>
            </w:r>
          </w:p>
        </w:tc>
        <w:tc>
          <w:tcPr>
            <w:tcW w:w="2520"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Data types, constraints</w:t>
            </w:r>
          </w:p>
        </w:tc>
        <w:tc>
          <w:tcPr>
            <w:tcW w:w="4831"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Describe</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taxCode</w:t>
            </w:r>
          </w:p>
        </w:tc>
        <w:tc>
          <w:tcPr>
            <w:tcW w:w="252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 [0-9-]+</w:t>
            </w:r>
          </w:p>
        </w:tc>
        <w:tc>
          <w:tcPr>
            <w:tcW w:w="4831"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Tax code</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templateCode</w:t>
            </w:r>
          </w:p>
        </w:tc>
        <w:tc>
          <w:tcPr>
            <w:tcW w:w="252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 [a-zA-Z0-9/]+</w:t>
            </w:r>
          </w:p>
        </w:tc>
        <w:tc>
          <w:tcPr>
            <w:tcW w:w="4831"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Invoice sample code, complying with the regulations on invoice sample symbols of the Circular guiding the implementation of Decree No. 51/2010/ND-CP</w:t>
            </w:r>
          </w:p>
          <w:p>
            <w:pPr>
              <w:spacing w:before="0"/>
              <w:ind w:left="41"/>
              <w:jc w:val="both"/>
              <w:rPr>
                <w:sz w:val="22"/>
                <w:szCs w:val="22"/>
              </w:rPr>
            </w:pPr>
          </w:p>
          <w:p>
            <w:pPr xmlns:w="http://schemas.openxmlformats.org/wordprocessingml/2006/main">
              <w:spacing w:before="0"/>
              <w:ind w:left="41"/>
              <w:jc w:val="both"/>
              <w:rPr>
                <w:b/>
                <w:sz w:val="22"/>
                <w:szCs w:val="22"/>
              </w:rPr>
            </w:pPr>
            <w:r xmlns:w="http://schemas.openxmlformats.org/wordprocessingml/2006/main">
              <w:rPr>
                <w:b/>
                <w:sz w:val="22"/>
                <w:szCs w:val="22"/>
              </w:rPr>
              <w:t xml:space="preserve">Note: </w:t>
            </w:r>
            <w:r xmlns:w="http://schemas.openxmlformats.org/wordprocessingml/2006/main">
              <w:rPr>
                <w:b/>
                <w:i/>
                <w:sz w:val="22"/>
                <w:szCs w:val="22"/>
              </w:rPr>
              <w:t xml:space="preserve">Invoice templates with at least 1 release notice in draft status can get a dynamic field list via API</w:t>
            </w:r>
          </w:p>
        </w:tc>
      </w:tr>
    </w:tbl>
    <w:p>
      <w:pPr xmlns:w="http://schemas.openxmlformats.org/wordprocessingml/2006/main">
        <w:numPr>
          <w:ilvl w:val="0"/>
          <w:numId w:val="9"/>
        </w:numPr>
        <w:jc w:val="both"/>
        <w:rPr>
          <w:b/>
          <w:color w:val="0000FF"/>
          <w:sz w:val="22"/>
          <w:szCs w:val="22"/>
        </w:rPr>
      </w:pPr>
      <w:r xmlns:w="http://schemas.openxmlformats.org/wordprocessingml/2006/main">
        <w:rPr>
          <w:b/>
          <w:color w:val="0000FF"/>
          <w:sz w:val="22"/>
          <w:szCs w:val="22"/>
        </w:rPr>
        <w:t xml:space="preserve">Output:</w:t>
      </w:r>
    </w:p>
    <w:p>
      <w:pPr xmlns:w="http://schemas.openxmlformats.org/wordprocessingml/2006/main">
        <w:ind w:left="0"/>
        <w:jc w:val="both"/>
        <w:rPr>
          <w:color w:val="000000"/>
          <w:sz w:val="22"/>
          <w:szCs w:val="22"/>
        </w:rPr>
      </w:pPr>
      <w:r xmlns:w="http://schemas.openxmlformats.org/wordprocessingml/2006/main">
        <w:rPr>
          <w:sz w:val="22"/>
          <w:szCs w:val="22"/>
        </w:rPr>
        <w:t xml:space="preserve">The Response object is a dynamic field list that corresponds to the business invoice template </w:t>
      </w:r>
      <w:r xmlns:w="http://schemas.openxmlformats.org/wordprocessingml/2006/main">
        <w:rPr>
          <w:color w:val="000000"/>
          <w:sz w:val="22"/>
          <w:szCs w:val="22"/>
        </w:rPr>
        <w:t xml:space="preserve">:</w:t>
      </w:r>
    </w:p>
    <w:p>
      <w:pPr xmlns:w="http://schemas.openxmlformats.org/wordprocessingml/2006/main">
        <w:numPr>
          <w:ilvl w:val="0"/>
          <w:numId w:val="9"/>
        </w:numPr>
        <w:jc w:val="both"/>
        <w:rPr>
          <w:b/>
          <w:color w:val="0000FF"/>
          <w:sz w:val="22"/>
          <w:szCs w:val="22"/>
          <w:highlight w:val="yellow"/>
        </w:rPr>
      </w:pPr>
      <w:r xmlns:w="http://schemas.openxmlformats.org/wordprocessingml/2006/main">
        <w:rPr>
          <w:b/>
          <w:color w:val="0000FF"/>
          <w:sz w:val="22"/>
          <w:szCs w:val="22"/>
          <w:highlight w:val="yellow"/>
        </w:rPr>
        <w:t xml:space="preserve">Example:</w:t>
      </w:r>
    </w:p>
    <w:p>
      <w:pPr>
        <w:snapToGrid w:val="0"/>
        <w:ind w:left="720"/>
        <w:jc w:val="both"/>
        <w:rPr>
          <w:sz w:val="22"/>
          <w:szCs w:val="22"/>
        </w:rPr>
      </w:pPr>
      <w:r>
        <w:rPr>
          <w:sz w:val="22"/>
          <w:szCs w:val="22"/>
        </w:rPr>
        <w:drawing>
          <wp:inline distT="0" distB="0" distL="114300" distR="114300">
            <wp:extent cx="6344920" cy="1315085"/>
            <wp:effectExtent l="0" t="0" r="5080" b="5715"/>
            <wp:docPr id="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9"/>
                    <pic:cNvPicPr>
                      <a:picLocks noChangeAspect="1"/>
                    </pic:cNvPicPr>
                  </pic:nvPicPr>
                  <pic:blipFill>
                    <a:blip r:embed="rId53"/>
                    <a:stretch>
                      <a:fillRect/>
                    </a:stretch>
                  </pic:blipFill>
                  <pic:spPr>
                    <a:xfrm>
                      <a:off x="0" y="0"/>
                      <a:ext cx="6344920" cy="1315085"/>
                    </a:xfrm>
                    <a:prstGeom prst="rect">
                      <a:avLst/>
                    </a:prstGeom>
                    <a:noFill/>
                    <a:ln w="9525">
                      <a:noFill/>
                    </a:ln>
                  </pic:spPr>
                </pic:pic>
              </a:graphicData>
            </a:graphic>
          </wp:inline>
        </w:drawing>
      </w:r>
    </w:p>
    <w:p>
      <w:pPr xmlns:w="http://schemas.openxmlformats.org/wordprocessingml/2006/main">
        <w:snapToGrid w:val="0"/>
        <w:ind w:left="720"/>
        <w:jc w:val="both"/>
        <w:rPr>
          <w:sz w:val="22"/>
          <w:szCs w:val="22"/>
          <w:lang w:val="fr-FR"/>
        </w:rPr>
      </w:pPr>
      <w:r xmlns:w="http://schemas.openxmlformats.org/wordprocessingml/2006/main">
        <w:rPr>
          <w:sz w:val="22"/>
          <w:szCs w:val="22"/>
          <w:lang w:val="fr-FR"/>
        </w:rPr>
        <w:t xml:space="preserve">Result:</w:t>
      </w:r>
    </w:p>
    <w:p>
      <w:pPr xmlns:w="http://schemas.openxmlformats.org/wordprocessingml/2006/main">
        <w:widowControl/>
        <w:shd w:val="clear" w:color="auto" w:fill="DBE5F1"/>
        <w:spacing w:before="0" w:line="240" w:lineRule="auto"/>
        <w:ind w:left="709"/>
        <w:jc w:val="both"/>
        <w:rPr>
          <w:snapToGrid/>
          <w:color w:val="000000"/>
          <w:sz w:val="22"/>
          <w:szCs w:val="22"/>
          <w:lang w:val="fr-FR"/>
        </w:rPr>
      </w:pPr>
      <w:r xmlns:w="http://schemas.openxmlformats.org/wordprocessingml/2006/main">
        <w:rPr>
          <w:snapToGrid/>
          <w:color w:val="000000"/>
          <w:sz w:val="22"/>
          <w:szCs w:val="22"/>
          <w:lang w:val="fr-FR"/>
        </w:rPr>
        <w:t xml:space="preserve">"errorCode": null,</w:t>
      </w:r>
    </w:p>
    <w:p>
      <w:pPr xmlns:w="http://schemas.openxmlformats.org/wordprocessingml/2006/main">
        <w:widowControl/>
        <w:shd w:val="clear" w:color="auto" w:fill="DBE5F1"/>
        <w:spacing w:before="0" w:line="240" w:lineRule="auto"/>
        <w:ind w:left="709"/>
        <w:jc w:val="both"/>
        <w:rPr>
          <w:snapToGrid/>
          <w:color w:val="000000"/>
          <w:sz w:val="22"/>
          <w:szCs w:val="22"/>
          <w:lang w:val="fr-FR"/>
        </w:rPr>
      </w:pPr>
      <w:r xmlns:w="http://schemas.openxmlformats.org/wordprocessingml/2006/main">
        <w:rPr>
          <w:snapToGrid/>
          <w:color w:val="000000"/>
          <w:sz w:val="22"/>
          <w:szCs w:val="22"/>
          <w:lang w:val="fr-FR"/>
        </w:rPr>
        <w:t xml:space="preserve">"description": null,</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lang w:val="fr-FR"/>
        </w:rPr>
        <w:t xml:space="preserve">    </w:t>
      </w:r>
      <w:r xmlns:w="http://schemas.openxmlformats.org/wordprocessingml/2006/main">
        <w:rPr>
          <w:snapToGrid/>
          <w:color w:val="000000"/>
          <w:sz w:val="22"/>
          <w:szCs w:val="22"/>
        </w:rPr>
        <w:t xml:space="preserve">"customFields": [</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"id": null,</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"invoiceTemplatePrototypeId": 2503,</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"keyTag": "commandDes",</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"valueType": "text",</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"keyLabel": "about",</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"isRequired": false,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"isSeller": false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"id": null,</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"invoiceTemplatePrototypeId": 2503,</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"keyTag": "contractNo",</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"valueType": "text",</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"keyLabel": "Contract number",</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"isRequired": false,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"isSeller": false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"id": null,</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"invoiceTemplatePrototypeId": 2503,</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"keyTag": "vehicle",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"valueType": "text",</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"keyLabel": "Transport vehicle",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"isRequired": false,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"isSeller": false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"id": null,</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"invoiceTemplatePrototypeId": 2503,</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"keyTag": "exportAt",</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"valueType": "text",</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"keyLabel": "Export at the warehouse",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"isRequired": false,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"isSeller": false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"id": null,</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"invoiceTemplatePrototypeId": 2503,</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"keyTag": "exportAtNo",</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"valueType": "text",</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"keyLabel": "Repository code",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"isRequired": false,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"isSeller": false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"id": null,</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"invoiceTemplatePrototypeId": 2503,</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"keyTag": "importAt",</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"valueType": "text",</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"keyLabel": "Input at the warehouse",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"isRequired": false,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"isSeller": false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"id": null,</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"invoiceTemplatePrototypeId": 2503,</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"keyTag": "importAtNo",</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"valueType": "text",</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"keyLabel": "Repository code",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"isRequired": false,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"isSeller": false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"id": null,</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"invoiceTemplatePrototypeId": 2503,</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"keyTag": "vehicleNo",</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"valueType": "text",</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"keyLabel": "Vehicle number",</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"isRequired": false,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"isSeller": false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"id": null,</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"invoiceTemplatePrototypeId": 2503,</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"keyTag": "economicContractNo",</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"valueType": "text",</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"keyLabel": "Based on digital economic contract",</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"isRequired": false,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"isSeller": false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"id": null,</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"invoiceTemplatePrototypeId": 2503,</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"keyTag": "commandDate",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"valueType": "date",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"keyLabel": "Mobilization date",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"isRequired": false,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"isSeller": false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"id": null,</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"invoiceTemplatePrototypeId": 2503,</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"keyTag": "commandOf",</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"valueType": "text",</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"keyLabel": "of",</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"isRequired": false,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"isSeller": false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709"/>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709"/>
        <w:jc w:val="both"/>
        <w:rPr>
          <w:color w:val="000000"/>
          <w:sz w:val="22"/>
          <w:szCs w:val="22"/>
        </w:rPr>
      </w:pPr>
      <w:r xmlns:w="http://schemas.openxmlformats.org/wordprocessingml/2006/main">
        <w:rPr>
          <w:snapToGrid/>
          <w:color w:val="000000"/>
          <w:sz w:val="22"/>
          <w:szCs w:val="22"/>
        </w:rPr>
        <w:t xml:space="preserve">}</w:t>
      </w:r>
    </w:p>
    <w:p>
      <w:pPr>
        <w:widowControl/>
        <w:shd w:val="clear" w:color="auto" w:fill="DBE5F1"/>
        <w:spacing w:before="0" w:line="240" w:lineRule="auto"/>
        <w:ind w:left="709"/>
        <w:jc w:val="both"/>
        <w:rPr>
          <w:color w:val="000000"/>
          <w:sz w:val="22"/>
          <w:szCs w:val="22"/>
        </w:rPr>
      </w:pPr>
    </w:p>
    <w:tbl>
      <w:tblPr>
        <w:tblStyle w:val="14"/>
        <w:tblW w:w="9563" w:type="dxa"/>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520"/>
        <w:gridCol w:w="4703"/>
      </w:tblGrid>
      <w:tr>
        <w:trPr>
          <w:trHeight w:val="530" w:hRule="atLeast"/>
        </w:trPr>
        <w:tc>
          <w:tcPr>
            <w:tcW w:w="2340"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School's name</w:t>
            </w:r>
          </w:p>
        </w:tc>
        <w:tc>
          <w:tcPr>
            <w:tcW w:w="2520"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Data types, constraints</w:t>
            </w:r>
          </w:p>
        </w:tc>
        <w:tc>
          <w:tcPr>
            <w:tcW w:w="4703"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Describe</w:t>
            </w:r>
          </w:p>
        </w:tc>
      </w:tr>
      <w:tr>
        <w:tc>
          <w:tcPr>
            <w:tcW w:w="234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id</w:t>
            </w:r>
          </w:p>
        </w:tc>
        <w:tc>
          <w:tcPr>
            <w:tcW w:w="252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DataType: Number</w:t>
            </w:r>
          </w:p>
        </w:tc>
        <w:tc>
          <w:tcPr>
            <w:tcW w:w="4703"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Dynamic field ID</w:t>
            </w:r>
          </w:p>
        </w:tc>
      </w:tr>
      <w:tr>
        <w:tc>
          <w:tcPr>
            <w:tcW w:w="234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keyLabel</w:t>
            </w:r>
          </w:p>
        </w:tc>
        <w:tc>
          <w:tcPr>
            <w:tcW w:w="252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tc>
        <w:tc>
          <w:tcPr>
            <w:tcW w:w="4703"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Dynamic field display name,</w:t>
            </w:r>
          </w:p>
          <w:p>
            <w:pPr xmlns:w="http://schemas.openxmlformats.org/wordprocessingml/2006/main">
              <w:spacing w:before="0"/>
              <w:ind w:left="41"/>
              <w:jc w:val="both"/>
              <w:rPr>
                <w:sz w:val="22"/>
                <w:szCs w:val="22"/>
              </w:rPr>
            </w:pPr>
            <w:r xmlns:w="http://schemas.openxmlformats.org/wordprocessingml/2006/main">
              <w:rPr>
                <w:sz w:val="22"/>
                <w:szCs w:val="22"/>
              </w:rPr>
              <w:t xml:space="preserve">Displayed on input interface when invoicing</w:t>
            </w:r>
          </w:p>
        </w:tc>
      </w:tr>
      <w:tr>
        <w:tc>
          <w:tcPr>
            <w:tcW w:w="234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keyTag</w:t>
            </w:r>
          </w:p>
        </w:tc>
        <w:tc>
          <w:tcPr>
            <w:tcW w:w="252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tc>
        <w:tc>
          <w:tcPr>
            <w:tcW w:w="4703"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Name of dynamic field when saving to data</w:t>
            </w:r>
          </w:p>
        </w:tc>
      </w:tr>
      <w:tr>
        <w:tc>
          <w:tcPr>
            <w:tcW w:w="234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valueType</w:t>
            </w:r>
          </w:p>
        </w:tc>
        <w:tc>
          <w:tcPr>
            <w:tcW w:w="252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w:spacing w:before="0"/>
              <w:ind w:left="0"/>
              <w:jc w:val="both"/>
              <w:rPr>
                <w:sz w:val="22"/>
                <w:szCs w:val="22"/>
              </w:rPr>
            </w:pPr>
          </w:p>
        </w:tc>
        <w:tc>
          <w:tcPr>
            <w:tcW w:w="4703"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The data type of the dynamic field. Include only values: “text”, “date”, “number”</w:t>
            </w:r>
          </w:p>
        </w:tc>
      </w:tr>
      <w:tr>
        <w:tc>
          <w:tcPr>
            <w:tcW w:w="234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isRequired</w:t>
            </w:r>
          </w:p>
        </w:tc>
        <w:tc>
          <w:tcPr>
            <w:tcW w:w="252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DataType: Boolean</w:t>
            </w:r>
          </w:p>
        </w:tc>
        <w:tc>
          <w:tcPr>
            <w:tcW w:w="4703"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Is the field mandatory?</w:t>
            </w:r>
          </w:p>
        </w:tc>
      </w:tr>
      <w:tr>
        <w:tc>
          <w:tcPr>
            <w:tcW w:w="234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isSeller</w:t>
            </w:r>
          </w:p>
        </w:tc>
        <w:tc>
          <w:tcPr>
            <w:tcW w:w="252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DataType: Boolean</w:t>
            </w:r>
          </w:p>
        </w:tc>
        <w:tc>
          <w:tcPr>
            <w:tcW w:w="4703"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isSeller = true: The data field belongs to the seller</w:t>
            </w:r>
          </w:p>
          <w:p>
            <w:pPr xmlns:w="http://schemas.openxmlformats.org/wordprocessingml/2006/main">
              <w:spacing w:before="0"/>
              <w:ind w:left="41"/>
              <w:jc w:val="both"/>
              <w:rPr>
                <w:sz w:val="22"/>
                <w:szCs w:val="22"/>
              </w:rPr>
            </w:pPr>
            <w:r xmlns:w="http://schemas.openxmlformats.org/wordprocessingml/2006/main">
              <w:rPr>
                <w:sz w:val="22"/>
                <w:szCs w:val="22"/>
              </w:rPr>
              <w:t xml:space="preserve">isSeller = false: The data field belongs to the buyer</w:t>
            </w:r>
          </w:p>
        </w:tc>
      </w:tr>
    </w:tbl>
    <w:p>
      <w:pPr xmlns:w="http://schemas.openxmlformats.org/wordprocessingml/2006/main">
        <w:ind w:left="0"/>
        <w:jc w:val="both"/>
        <w:rPr>
          <w:sz w:val="22"/>
          <w:szCs w:val="22"/>
        </w:rPr>
      </w:pPr>
      <w:r xmlns:w="http://schemas.openxmlformats.org/wordprocessingml/2006/main">
        <w:rPr>
          <w:b/>
          <w:sz w:val="22"/>
          <w:szCs w:val="22"/>
        </w:rPr>
        <w:t xml:space="preserve">Sending invoicing data with dynamic fields: </w:t>
      </w:r>
      <w:r xmlns:w="http://schemas.openxmlformats.org/wordprocessingml/2006/main">
        <w:rPr>
          <w:sz w:val="22"/>
          <w:szCs w:val="22"/>
        </w:rPr>
        <w:t xml:space="preserve">Add a metadata array, each element includes values mapped based on customFields received from response as follows</w:t>
      </w:r>
    </w:p>
    <w:tbl>
      <w:tblPr>
        <w:tblStyle w:val="14"/>
        <w:tblW w:w="9705" w:type="dxa"/>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7"/>
        <w:gridCol w:w="2193"/>
        <w:gridCol w:w="2610"/>
        <w:gridCol w:w="3135"/>
      </w:tblGrid>
      <w:tr>
        <w:trPr>
          <w:trHeight w:val="530" w:hRule="atLeast"/>
        </w:trPr>
        <w:tc>
          <w:tcPr>
            <w:tcW w:w="1767"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Inner field </w:t>
            </w:r>
            <w:r xmlns:w="http://schemas.openxmlformats.org/wordprocessingml/2006/main">
              <w:rPr>
                <w:b/>
                <w:bCs/>
                <w:color w:val="000000"/>
                <w:sz w:val="22"/>
                <w:szCs w:val="22"/>
              </w:rPr>
              <w:br xmlns:w="http://schemas.openxmlformats.org/wordprocessingml/2006/main" w:type="textWrapping"/>
            </w:r>
            <w:r xmlns:w="http://schemas.openxmlformats.org/wordprocessingml/2006/main">
              <w:rPr>
                <w:b/>
                <w:bCs/>
                <w:color w:val="000000"/>
                <w:sz w:val="22"/>
                <w:szCs w:val="22"/>
              </w:rPr>
              <w:t xml:space="preserve">(customFields)</w:t>
            </w:r>
          </w:p>
        </w:tc>
        <w:tc>
          <w:tcPr>
            <w:tcW w:w="2193"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Field name </w:t>
            </w:r>
            <w:r xmlns:w="http://schemas.openxmlformats.org/wordprocessingml/2006/main">
              <w:rPr>
                <w:b/>
                <w:bCs/>
                <w:color w:val="000000"/>
                <w:sz w:val="22"/>
                <w:szCs w:val="22"/>
              </w:rPr>
              <w:br xmlns:w="http://schemas.openxmlformats.org/wordprocessingml/2006/main" w:type="textWrapping"/>
            </w:r>
            <w:r xmlns:w="http://schemas.openxmlformats.org/wordprocessingml/2006/main">
              <w:rPr>
                <w:b/>
                <w:bCs/>
                <w:color w:val="000000"/>
                <w:sz w:val="22"/>
                <w:szCs w:val="22"/>
              </w:rPr>
              <w:t xml:space="preserve">(metadata)</w:t>
            </w:r>
          </w:p>
        </w:tc>
        <w:tc>
          <w:tcPr>
            <w:tcW w:w="2610"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Data types, constraints</w:t>
            </w:r>
          </w:p>
        </w:tc>
        <w:tc>
          <w:tcPr>
            <w:tcW w:w="3135"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Describe</w:t>
            </w:r>
          </w:p>
        </w:tc>
      </w:tr>
      <w:tr>
        <w:tc>
          <w:tcPr>
            <w:tcW w:w="1767" w:type="dxa"/>
            <w:noWrap w:val="0"/>
            <w:vAlign w:val="top"/>
          </w:tcPr>
          <w:p>
            <w:pPr xmlns:w="http://schemas.openxmlformats.org/wordprocessingml/2006/main">
              <w:spacing w:before="0"/>
              <w:ind w:left="0"/>
              <w:jc w:val="both"/>
              <w:rPr>
                <w:sz w:val="22"/>
                <w:szCs w:val="22"/>
              </w:rPr>
            </w:pPr>
            <w:r xmlns:w="http://schemas.openxmlformats.org/wordprocessingml/2006/main">
              <w:rPr>
                <w:snapToGrid/>
                <w:color w:val="000000"/>
                <w:sz w:val="22"/>
                <w:szCs w:val="22"/>
              </w:rPr>
              <w:t xml:space="preserve">id</w:t>
            </w:r>
          </w:p>
        </w:tc>
        <w:tc>
          <w:tcPr>
            <w:tcW w:w="219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invoiceCustomFieldId</w:t>
            </w:r>
          </w:p>
        </w:tc>
        <w:tc>
          <w:tcPr>
            <w:tcW w:w="261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Number</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 10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w:t>
            </w:r>
          </w:p>
        </w:tc>
        <w:tc>
          <w:tcPr>
            <w:tcW w:w="3135"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Dynamic field ID</w:t>
            </w:r>
          </w:p>
          <w:p>
            <w:pPr>
              <w:spacing w:before="0"/>
              <w:ind w:left="41"/>
              <w:jc w:val="both"/>
              <w:rPr>
                <w:sz w:val="22"/>
                <w:szCs w:val="22"/>
              </w:rPr>
            </w:pPr>
          </w:p>
        </w:tc>
      </w:tr>
      <w:tr>
        <w:tc>
          <w:tcPr>
            <w:tcW w:w="176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keyTag</w:t>
            </w:r>
          </w:p>
        </w:tc>
        <w:tc>
          <w:tcPr>
            <w:tcW w:w="219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keyTag</w:t>
            </w:r>
          </w:p>
        </w:tc>
        <w:tc>
          <w:tcPr>
            <w:tcW w:w="261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tc>
        <w:tc>
          <w:tcPr>
            <w:tcW w:w="3135"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The name of the dynamic field when saving to data</w:t>
            </w:r>
          </w:p>
        </w:tc>
      </w:tr>
      <w:tr>
        <w:tc>
          <w:tcPr>
            <w:tcW w:w="176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valueType</w:t>
            </w:r>
          </w:p>
        </w:tc>
        <w:tc>
          <w:tcPr>
            <w:tcW w:w="219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valueType</w:t>
            </w:r>
          </w:p>
        </w:tc>
        <w:tc>
          <w:tcPr>
            <w:tcW w:w="261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w:spacing w:before="0"/>
              <w:ind w:left="0"/>
              <w:jc w:val="both"/>
              <w:rPr>
                <w:sz w:val="22"/>
                <w:szCs w:val="22"/>
              </w:rPr>
            </w:pPr>
          </w:p>
        </w:tc>
        <w:tc>
          <w:tcPr>
            <w:tcW w:w="3135"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Data type of dynamic field. Include only values: “text”, “date”, “number”</w:t>
            </w:r>
          </w:p>
        </w:tc>
      </w:tr>
      <w:tr>
        <w:tc>
          <w:tcPr>
            <w:tcW w:w="176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keyLabel</w:t>
            </w:r>
          </w:p>
        </w:tc>
        <w:tc>
          <w:tcPr>
            <w:tcW w:w="219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keyLabel</w:t>
            </w:r>
          </w:p>
        </w:tc>
        <w:tc>
          <w:tcPr>
            <w:tcW w:w="261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w:spacing w:before="0"/>
              <w:ind w:left="0"/>
              <w:jc w:val="both"/>
              <w:rPr>
                <w:sz w:val="22"/>
                <w:szCs w:val="22"/>
              </w:rPr>
            </w:pPr>
          </w:p>
        </w:tc>
        <w:tc>
          <w:tcPr>
            <w:tcW w:w="3135"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Display name of the dynamic field,</w:t>
            </w:r>
          </w:p>
          <w:p>
            <w:pPr xmlns:w="http://schemas.openxmlformats.org/wordprocessingml/2006/main">
              <w:spacing w:before="0"/>
              <w:ind w:left="41"/>
              <w:jc w:val="both"/>
              <w:rPr>
                <w:sz w:val="22"/>
                <w:szCs w:val="22"/>
              </w:rPr>
            </w:pPr>
            <w:r xmlns:w="http://schemas.openxmlformats.org/wordprocessingml/2006/main">
              <w:rPr>
                <w:sz w:val="22"/>
                <w:szCs w:val="22"/>
              </w:rPr>
              <w:t xml:space="preserve">Displayed on input interface when invoicing</w:t>
            </w:r>
          </w:p>
        </w:tc>
      </w:tr>
      <w:tr>
        <w:tc>
          <w:tcPr>
            <w:tcW w:w="176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valueType = date</w:t>
            </w:r>
          </w:p>
        </w:tc>
        <w:tc>
          <w:tcPr>
            <w:tcW w:w="219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dateValue</w:t>
            </w:r>
          </w:p>
        </w:tc>
        <w:tc>
          <w:tcPr>
            <w:tcW w:w="261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Date</w:t>
            </w:r>
          </w:p>
        </w:tc>
        <w:tc>
          <w:tcPr>
            <w:tcW w:w="3135"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The value of the data field in the case valueType = date</w:t>
            </w:r>
          </w:p>
        </w:tc>
      </w:tr>
      <w:tr>
        <w:tc>
          <w:tcPr>
            <w:tcW w:w="176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valueType = number</w:t>
            </w:r>
          </w:p>
        </w:tc>
        <w:tc>
          <w:tcPr>
            <w:tcW w:w="219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numberValue</w:t>
            </w:r>
          </w:p>
        </w:tc>
        <w:tc>
          <w:tcPr>
            <w:tcW w:w="261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Number</w:t>
            </w:r>
          </w:p>
        </w:tc>
        <w:tc>
          <w:tcPr>
            <w:tcW w:w="3135"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The value of the data field in the case valueType = number</w:t>
            </w:r>
          </w:p>
        </w:tc>
      </w:tr>
      <w:tr>
        <w:tc>
          <w:tcPr>
            <w:tcW w:w="176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valueType = text</w:t>
            </w:r>
          </w:p>
        </w:tc>
        <w:tc>
          <w:tcPr>
            <w:tcW w:w="219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stringValue</w:t>
            </w:r>
          </w:p>
        </w:tc>
        <w:tc>
          <w:tcPr>
            <w:tcW w:w="261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tc>
        <w:tc>
          <w:tcPr>
            <w:tcW w:w="3135"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The value of the data field in the case valueType = text</w:t>
            </w:r>
          </w:p>
        </w:tc>
      </w:tr>
    </w:tbl>
    <w:p>
      <w:pPr>
        <w:jc w:val="both"/>
        <w:rPr>
          <w:sz w:val="22"/>
          <w:szCs w:val="22"/>
        </w:rPr>
      </w:pP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"generalInvoiceInfo": {</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"invoiceType": "03XKNB",</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"templateCode": "03XKNB0/003",</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"invoiceSeries": "AA/20E",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"currencyCode": "VND",</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"adjustmentType": "1",</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"paymentStatus": true,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"cusGetInvoiceRight": true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"sellerInfo": {</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"sellerLegalName": "Seller",</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"sellerTaxCode": "0100109106-712",</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"sellerAddressLine": "Hanoi City - Vietnam",</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"sellerPhoneNumber": "0123456789",</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"sellerFaxNumber": "0123456789",</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"sellerEmail": "email@gmail.com",</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"sellerBankName": "Bank",</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"sellerBankAccount": "012345678901",</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"sellerDistrictName": "",</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"sellerCityName": "Hanoi City",</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"sellerCountryCode": "84",</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"sellerWebsite": "sinvoice.viettel.vn"</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"buyerInfo": {</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"buyerName": "Customer Name",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"buyerLegalName": "Unit Name",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"buyerTaxCode": "0100109106",</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"buyerAddressLine": "An Khanh Hoai Duc Hanoi",</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"buyerPostalCode": "2342324323",</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"buyerDistrictName": "No. 9, Street 11, VSIP Bac Ninh, Tu Son Town, Province",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"buyerCityName": "Hanoi City",</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"buyerCountryCode": "84",</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"buyerPhoneNumber": "987999999",</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"buyerFaxNumber": "0458954",</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"buyerEmail": "abc@gmail.com",</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"buyerBankName": "MB Military Bank",</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"buyerBankAccount": "01578987871236547",</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"buyerIdType": "3",</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"buyerIdNo": "8888899999",</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"buyerCode": "832472343b_b",</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"buyerBirthDay": ""</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"payments": [</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"paymentMethodName": "Pass the desired value here directly"</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"taxBreakdowns": [</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"taxPercentage": -1,</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"taxableAmount": 27286150,</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"taxAmount": 0</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"itemInfo": [</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"lineNumber": 1,</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"itemCode": "HH0001",</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"itemName": "Commodity 01",</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"unitCode": null,</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"unitName": "Unit",</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"unitPrice": 150450,</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"quantity": 100,</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"selection": 1,</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"itemTotalAmountWithoutTax": 15045000,</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"taxPercentage": -1,</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"taxAmount": 0,</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"discount": null,</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"discount2": null,</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"itemDiscount": 0,</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"itemNote": null,</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"batchNo": null,</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"expDate": null,</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"isIncreaseItem": null</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"lineNumber": 2,</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"itemCode": "HH00002",</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"itemName": "Commodity 02",</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"unitCode": null,</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"unitName": "The",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"unitPrice": 244823,</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"quantity": 50,</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"selection": 1,</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"itemTotalAmountWithoutTax": 12241150,</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"taxPercentage": -1,</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"taxAmount": 0,</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"discount": null,</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"discount2": null,</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"itemDiscount": 0,</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"itemNote": null,</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"batchNo": null,</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"expDate": null,</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"isIncreaseItem": null</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"metadata": [</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"keyTag": "commandDes",</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"keyLabel": "about",</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"dateValue": null,</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"stringValue": "internal conversion",</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"numberValue": null,</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"valueType": "text",</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"isRequired": false,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"isSeller": false,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"required": false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"keyTag": "contractNo",</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"keyLabel": "Number contract",</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"dateValue": null,</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"stringValue": "Number contract",</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"numberValue": null,</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"valueType": "text",</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"isRequired": false,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"isSeller": false,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"required": false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"keyTag": "vehicle",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"keyLabel": "Transportation vehicle",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"dateValue": null,</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"stringValue": "truck",</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"numberValue": null,</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"valueType": "text",</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"isRequired": false,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"isSeller": false,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"required": false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"keyTag": "exportAt",</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"keyLabel": "Export at the warehouse",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"dateValue": null,</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"stringValue": "Volume 1",</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"numberValue": null,</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"valueType": "text",</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"isRequired": false,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"isSeller": false,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"required": false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"keyTag": "importAtNo",</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"keyLabel": "Repository code",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"dateValue": null,</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"stringValue": "KH2",</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"numberValue": null,</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"valueType": "text",</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"isRequired": false,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"isSeller": false,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"required": false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"keyTag": "importAt",</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"keyLabel": "Imported at warehouse",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"dateValue": null,</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"stringValue": "Warehouse 2",</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"numberValue": null,</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"valueType": "text",</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"isRequired": false,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"isSeller": false,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"required": false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"keyTag": "importAtNo",</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"keyLabel": "Repository code",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"dateValue": null,</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"stringValue": "KH0",</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"numberValue": null,</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"valueType": "text",</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"isRequired": false,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"isSeller": false,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"required": false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"keyTag": "vehicleNo",</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"keyLabel": "Vehicle number",</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"dateValue": null,</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"stringValue": "1524-jhh",</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"numberValue": null,</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"valueType": "text",</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"isRequired": false,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"isSeller": false,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"required": false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"keyTag": "economicContractNo",</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"keyLabel": "Based on digital economic contract",</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"dateValue": null,</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"stringValue": "123456",</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"numberValue": null,</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"valueType": "text",</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"isRequired": false,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"isSeller": false,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"required": false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"keyTag": "commandDate",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"keyLabel": "Date of Maneuver",</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"dateValue": "1605752798000",</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"stringValue": null,</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"numberValue": null,</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"valueType": "date",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"isRequired": false,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"isSeller": false,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"required": false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"keyTag": "commandOf",</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"keyLabel": "of",</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"dateValue": null,</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"stringValue": "ABC Company",</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"numberValue": null,</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"valueType": "text",</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"isRequired": false,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"isSeller": false,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"required": false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BE5F1"/>
        <w:spacing w:before="0" w:line="240" w:lineRule="auto"/>
        <w:ind w:left="567"/>
        <w:jc w:val="both"/>
        <w:rPr>
          <w:snapToGrid/>
          <w:color w:val="000000"/>
          <w:sz w:val="22"/>
          <w:szCs w:val="22"/>
        </w:rPr>
      </w:pPr>
      <w:r xmlns:w="http://schemas.openxmlformats.org/wordprocessingml/2006/main">
        <w:rPr>
          <w:snapToGrid/>
          <w:color w:val="000000"/>
          <w:sz w:val="22"/>
          <w:szCs w:val="22"/>
        </w:rPr>
        <w:t xml:space="preserve">}</w:t>
      </w:r>
    </w:p>
    <w:p>
      <w:pPr>
        <w:widowControl/>
        <w:shd w:val="clear" w:color="auto" w:fill="DBE5F1"/>
        <w:spacing w:before="0" w:line="240" w:lineRule="auto"/>
        <w:ind w:left="567"/>
        <w:jc w:val="both"/>
        <w:rPr>
          <w:snapToGrid/>
          <w:sz w:val="22"/>
          <w:szCs w:val="22"/>
        </w:rPr>
      </w:pPr>
    </w:p>
    <w:p>
      <w:pPr>
        <w:ind w:left="720"/>
        <w:jc w:val="both"/>
        <w:rPr>
          <w:sz w:val="22"/>
          <w:szCs w:val="22"/>
          <w:lang w:val="fr-FR"/>
        </w:rPr>
      </w:pPr>
    </w:p>
    <w:p>
      <w:pPr xmlns:w="http://schemas.openxmlformats.org/wordprocessingml/2006/main">
        <w:pStyle w:val="20"/>
        <w:rPr>
          <w:sz w:val="22"/>
          <w:szCs w:val="22"/>
        </w:rPr>
      </w:pPr>
      <w:r xmlns:w="http://schemas.openxmlformats.org/wordprocessingml/2006/main">
        <w:rPr>
          <w:sz w:val="22"/>
          <w:szCs w:val="22"/>
        </w:rPr>
        <w:t xml:space="preserve"> </w:t>
      </w:r>
      <w:bookmarkStart xmlns:w="http://schemas.openxmlformats.org/wordprocessingml/2006/main" w:id="42" w:name="_Toc115266191"/>
      <w:r xmlns:w="http://schemas.openxmlformats.org/wordprocessingml/2006/main">
        <w:rPr>
          <w:sz w:val="22"/>
          <w:szCs w:val="22"/>
        </w:rPr>
        <w:t xml:space="preserve">Create draft invoices</w:t>
      </w:r>
      <w:bookmarkEnd xmlns:w="http://schemas.openxmlformats.org/wordprocessingml/2006/main" w:id="42"/>
    </w:p>
    <w:p>
      <w:pPr xmlns:w="http://schemas.openxmlformats.org/wordprocessingml/2006/main">
        <w:numPr>
          <w:ilvl w:val="0"/>
          <w:numId w:val="9"/>
        </w:numPr>
        <w:jc w:val="both"/>
        <w:rPr>
          <w:b/>
          <w:color w:val="0000FF"/>
          <w:sz w:val="22"/>
          <w:szCs w:val="22"/>
        </w:rPr>
      </w:pPr>
      <w:r xmlns:w="http://schemas.openxmlformats.org/wordprocessingml/2006/main">
        <w:rPr>
          <w:b/>
          <w:color w:val="0000FF"/>
          <w:sz w:val="22"/>
          <w:szCs w:val="22"/>
        </w:rPr>
        <w:t xml:space="preserve">Input:</w:t>
      </w:r>
    </w:p>
    <w:p>
      <w:pPr xmlns:w="http://schemas.openxmlformats.org/wordprocessingml/2006/main">
        <w:jc w:val="both"/>
        <w:rPr>
          <w:sz w:val="22"/>
          <w:szCs w:val="22"/>
        </w:rPr>
      </w:pPr>
      <w:r xmlns:w="http://schemas.openxmlformats.org/wordprocessingml/2006/main">
        <w:rPr>
          <w:sz w:val="22"/>
          <w:szCs w:val="22"/>
        </w:rPr>
        <w:t xml:space="preserve">Webservice used to save draft invoice data to SInvoice system. </w:t>
      </w:r>
      <w:r xmlns:w="http://schemas.openxmlformats.org/wordprocessingml/2006/main">
        <w:rPr>
          <w:sz w:val="22"/>
          <w:szCs w:val="22"/>
          <w:highlight w:val="yellow"/>
        </w:rPr>
        <w:t xml:space="preserve">These draft invoices have no invoice number or digital signature, </w:t>
      </w:r>
      <w:r xmlns:w="http://schemas.openxmlformats.org/wordprocessingml/2006/main">
        <w:rPr>
          <w:sz w:val="22"/>
          <w:szCs w:val="22"/>
        </w:rPr>
        <w:t xml:space="preserve">can only be viewed/issued on SInvoice's website. When issued, the invoice numbers will not be updated to the integrated software.</w:t>
      </w:r>
    </w:p>
    <w:p>
      <w:pPr xmlns:w="http://schemas.openxmlformats.org/wordprocessingml/2006/main">
        <w:numPr>
          <w:ilvl w:val="0"/>
          <w:numId w:val="6"/>
        </w:numPr>
        <w:snapToGrid w:val="0"/>
        <w:jc w:val="both"/>
        <w:rPr>
          <w:sz w:val="22"/>
          <w:szCs w:val="22"/>
        </w:rPr>
      </w:pPr>
      <w:r xmlns:w="http://schemas.openxmlformats.org/wordprocessingml/2006/main">
        <w:rPr>
          <w:sz w:val="22"/>
          <w:szCs w:val="22"/>
        </w:rPr>
        <w:t xml:space="preserve">Action (POST): </w:t>
      </w:r>
      <w:r xmlns:w="http://schemas.openxmlformats.org/wordprocessingml/2006/main">
        <w:rPr>
          <w:color w:val="0070C0"/>
          <w:sz w:val="22"/>
          <w:szCs w:val="22"/>
        </w:rPr>
        <w:t xml:space="preserve">InvoiceAPI/InvoiceWS/createOrUpdateInvoiceDraft/{supplierTaxCode}</w:t>
      </w:r>
    </w:p>
    <w:p>
      <w:pPr xmlns:w="http://schemas.openxmlformats.org/wordprocessingml/2006/main">
        <w:numPr>
          <w:ilvl w:val="0"/>
          <w:numId w:val="6"/>
        </w:numPr>
        <w:jc w:val="both"/>
        <w:rPr>
          <w:sz w:val="22"/>
          <w:szCs w:val="22"/>
        </w:rPr>
      </w:pPr>
      <w:r xmlns:w="http://schemas.openxmlformats.org/wordprocessingml/2006/main">
        <w:rPr>
          <w:sz w:val="22"/>
          <w:szCs w:val="22"/>
        </w:rPr>
        <w:t xml:space="preserve">Headers:</w:t>
      </w:r>
    </w:p>
    <w:p>
      <w:pPr xmlns:w="http://schemas.openxmlformats.org/wordprocessingml/2006/main">
        <w:ind w:left="720"/>
        <w:jc w:val="both"/>
        <w:rPr>
          <w:sz w:val="22"/>
          <w:szCs w:val="22"/>
          <w:lang w:val="en"/>
        </w:rPr>
      </w:pPr>
      <w:r xmlns:w="http://schemas.openxmlformats.org/wordprocessingml/2006/main">
        <w:rPr>
          <w:sz w:val="22"/>
          <w:szCs w:val="22"/>
          <w:lang w:val="en"/>
        </w:rPr>
        <w:t xml:space="preserve">+ Cookie: access_token value or Authorization: username/pass like logging in on the web or Authorization: username/pass like logging in on the web</w:t>
      </w:r>
    </w:p>
    <w:p>
      <w:pPr xmlns:w="http://schemas.openxmlformats.org/wordprocessingml/2006/main">
        <w:ind w:left="720"/>
        <w:jc w:val="both"/>
        <w:rPr>
          <w:sz w:val="22"/>
          <w:szCs w:val="22"/>
          <w:lang w:val="fr-FR"/>
        </w:rPr>
      </w:pPr>
      <w:r xmlns:w="http://schemas.openxmlformats.org/wordprocessingml/2006/main">
        <w:rPr>
          <w:sz w:val="22"/>
          <w:szCs w:val="22"/>
          <w:lang w:val="fr-FR"/>
        </w:rPr>
        <w:t xml:space="preserve">+ Content-Type : application/json</w:t>
      </w:r>
    </w:p>
    <w:tbl>
      <w:tblPr>
        <w:tblStyle w:val="14"/>
        <w:tblW w:w="9355"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454"/>
        <w:gridCol w:w="4561"/>
      </w:tblGrid>
      <w:tr>
        <w:trPr>
          <w:trHeight w:val="530" w:hRule="atLeast"/>
        </w:trPr>
        <w:tc>
          <w:tcPr>
            <w:tcW w:w="2340"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School's name</w:t>
            </w:r>
          </w:p>
        </w:tc>
        <w:tc>
          <w:tcPr>
            <w:tcW w:w="2454"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Data types, constraints</w:t>
            </w:r>
          </w:p>
        </w:tc>
        <w:tc>
          <w:tcPr>
            <w:tcW w:w="4561"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Describe</w:t>
            </w:r>
          </w:p>
        </w:tc>
      </w:tr>
      <w:tr>
        <w:tc>
          <w:tcPr>
            <w:tcW w:w="234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supplierTaxCode</w:t>
            </w:r>
          </w:p>
        </w:tc>
        <w:tc>
          <w:tcPr>
            <w:tcW w:w="245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[0-9-]+</w:t>
            </w:r>
          </w:p>
        </w:tc>
        <w:tc>
          <w:tcPr>
            <w:tcW w:w="456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Tax identification number of the invoice-issuing business/branch. A business can have multiple tax codes</w:t>
            </w:r>
          </w:p>
          <w:p>
            <w:pPr xmlns:w="http://schemas.openxmlformats.org/wordprocessingml/2006/main">
              <w:spacing w:before="0"/>
              <w:ind w:left="0"/>
              <w:jc w:val="both"/>
              <w:rPr>
                <w:sz w:val="22"/>
                <w:szCs w:val="22"/>
              </w:rPr>
            </w:pPr>
            <w:r xmlns:w="http://schemas.openxmlformats.org/wordprocessingml/2006/main">
              <w:rPr>
                <w:sz w:val="22"/>
                <w:szCs w:val="22"/>
              </w:rPr>
              <w:t xml:space="preserve">Model 1: 0312770607</w:t>
            </w:r>
          </w:p>
          <w:p>
            <w:pPr xmlns:w="http://schemas.openxmlformats.org/wordprocessingml/2006/main">
              <w:spacing w:before="0"/>
              <w:ind w:left="0"/>
              <w:jc w:val="both"/>
              <w:rPr>
                <w:sz w:val="22"/>
                <w:szCs w:val="22"/>
              </w:rPr>
            </w:pPr>
            <w:r xmlns:w="http://schemas.openxmlformats.org/wordprocessingml/2006/main">
              <w:rPr>
                <w:sz w:val="22"/>
                <w:szCs w:val="22"/>
              </w:rPr>
              <w:t xml:space="preserve">Model 2: 0312770607-001</w:t>
            </w:r>
          </w:p>
        </w:tc>
      </w:tr>
    </w:tbl>
    <w:p>
      <w:pPr xmlns:w="http://schemas.openxmlformats.org/wordprocessingml/2006/main">
        <w:numPr>
          <w:ilvl w:val="0"/>
          <w:numId w:val="6"/>
        </w:numPr>
        <w:snapToGrid w:val="0"/>
        <w:jc w:val="both"/>
        <w:rPr>
          <w:sz w:val="22"/>
          <w:szCs w:val="22"/>
        </w:rPr>
      </w:pPr>
      <w:r xmlns:w="http://schemas.openxmlformats.org/wordprocessingml/2006/main">
        <w:rPr>
          <w:sz w:val="22"/>
          <w:szCs w:val="22"/>
        </w:rPr>
        <w:t xml:space="preserve">Data: JSON format</w:t>
      </w:r>
    </w:p>
    <w:p>
      <w:pPr xmlns:w="http://schemas.openxmlformats.org/wordprocessingml/2006/main">
        <w:numPr>
          <w:ilvl w:val="0"/>
          <w:numId w:val="6"/>
        </w:numPr>
        <w:snapToGrid w:val="0"/>
        <w:jc w:val="both"/>
        <w:rPr>
          <w:sz w:val="22"/>
          <w:szCs w:val="22"/>
        </w:rPr>
      </w:pPr>
      <w:r xmlns:w="http://schemas.openxmlformats.org/wordprocessingml/2006/main">
        <w:rPr>
          <w:sz w:val="22"/>
          <w:szCs w:val="22"/>
        </w:rPr>
        <w:t xml:space="preserve">The input data parameters are similar to the Invoicing section. Refer to json in section 6.2</w:t>
      </w:r>
    </w:p>
    <w:p>
      <w:pPr xmlns:w="http://schemas.openxmlformats.org/wordprocessingml/2006/main">
        <w:ind w:left="450"/>
        <w:rPr>
          <w:sz w:val="22"/>
          <w:szCs w:val="22"/>
        </w:rPr>
      </w:pPr>
      <w:r xmlns:w="http://schemas.openxmlformats.org/wordprocessingml/2006/main">
        <w:rPr>
          <w:sz w:val="22"/>
          <w:szCs w:val="22"/>
        </w:rPr>
        <w:t xml:space="preserve">Note:</w:t>
      </w:r>
    </w:p>
    <w:p>
      <w:pPr xmlns:w="http://schemas.openxmlformats.org/wordprocessingml/2006/main">
        <w:ind w:left="450"/>
        <w:rPr>
          <w:sz w:val="22"/>
          <w:szCs w:val="22"/>
        </w:rPr>
      </w:pPr>
      <w:r xmlns:w="http://schemas.openxmlformats.org/wordprocessingml/2006/main">
        <w:rPr>
          <w:sz w:val="22"/>
          <w:szCs w:val="22"/>
        </w:rPr>
        <w:t xml:space="preserve">In case of preparing an adjustment/replacement invoice for a paper invoice, add two tags in generalInvoiceInfo as follows:</w:t>
      </w:r>
    </w:p>
    <w:tbl>
      <w:tblPr>
        <w:tblStyle w:val="14"/>
        <w:tblW w:w="9270" w:type="dxa"/>
        <w:tblInd w:w="5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0"/>
        <w:gridCol w:w="2106"/>
        <w:gridCol w:w="4734"/>
      </w:tblGrid>
      <w:tr>
        <w:trPr>
          <w:trHeight w:val="395" w:hRule="atLeast"/>
        </w:trPr>
        <w:tc>
          <w:tcPr>
            <w:tcW w:w="2430" w:type="dxa"/>
            <w:shd w:val="clear" w:color="auto" w:fill="D9D9D9"/>
            <w:noWrap w:val="0"/>
            <w:vAlign w:val="top"/>
          </w:tcPr>
          <w:p>
            <w:pPr xmlns:w="http://schemas.openxmlformats.org/wordprocessingml/2006/main">
              <w:jc w:val="both"/>
              <w:rPr>
                <w:b/>
                <w:sz w:val="22"/>
                <w:szCs w:val="22"/>
              </w:rPr>
            </w:pPr>
            <w:r xmlns:w="http://schemas.openxmlformats.org/wordprocessingml/2006/main">
              <w:rPr>
                <w:b/>
                <w:sz w:val="22"/>
                <w:szCs w:val="22"/>
              </w:rPr>
              <w:t xml:space="preserve">School's name</w:t>
            </w:r>
          </w:p>
        </w:tc>
        <w:tc>
          <w:tcPr>
            <w:tcW w:w="2106" w:type="dxa"/>
            <w:shd w:val="clear" w:color="auto" w:fill="D9D9D9"/>
            <w:noWrap w:val="0"/>
            <w:vAlign w:val="top"/>
          </w:tcPr>
          <w:p>
            <w:pPr xmlns:w="http://schemas.openxmlformats.org/wordprocessingml/2006/main">
              <w:jc w:val="both"/>
              <w:rPr>
                <w:b/>
                <w:sz w:val="22"/>
                <w:szCs w:val="22"/>
              </w:rPr>
            </w:pPr>
            <w:r xmlns:w="http://schemas.openxmlformats.org/wordprocessingml/2006/main">
              <w:rPr>
                <w:b/>
                <w:sz w:val="22"/>
                <w:szCs w:val="22"/>
              </w:rPr>
              <w:t xml:space="preserve">Datatypes</w:t>
            </w:r>
          </w:p>
        </w:tc>
        <w:tc>
          <w:tcPr>
            <w:tcW w:w="4734" w:type="dxa"/>
            <w:shd w:val="clear" w:color="auto" w:fill="D9D9D9"/>
            <w:noWrap w:val="0"/>
            <w:vAlign w:val="top"/>
          </w:tcPr>
          <w:p>
            <w:pPr xmlns:w="http://schemas.openxmlformats.org/wordprocessingml/2006/main">
              <w:jc w:val="both"/>
              <w:rPr>
                <w:b/>
                <w:sz w:val="22"/>
                <w:szCs w:val="22"/>
              </w:rPr>
            </w:pPr>
            <w:r xmlns:w="http://schemas.openxmlformats.org/wordprocessingml/2006/main">
              <w:rPr>
                <w:b/>
                <w:sz w:val="22"/>
                <w:szCs w:val="22"/>
              </w:rPr>
              <w:t xml:space="preserve">Describe</w:t>
            </w:r>
          </w:p>
        </w:tc>
      </w:tr>
      <w:tr>
        <w:tc>
          <w:tcPr>
            <w:tcW w:w="243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originalInvoiceType</w:t>
            </w:r>
          </w:p>
        </w:tc>
        <w:tc>
          <w:tcPr>
            <w:tcW w:w="210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w:t>
            </w:r>
            <w:r xmlns:w="http://schemas.openxmlformats.org/wordprocessingml/2006/main">
              <w:rPr>
                <w:sz w:val="22"/>
                <w:szCs w:val="22"/>
                <w:lang w:val="vi-VN"/>
              </w:rPr>
              <w:t xml:space="preserve"> </w:t>
            </w:r>
            <w:r xmlns:w="http://schemas.openxmlformats.org/wordprocessingml/2006/main">
              <w:rPr>
                <w:sz w:val="22"/>
                <w:szCs w:val="22"/>
              </w:rPr>
              <w:t xml:space="preserve">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N/A</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734" w:type="dxa"/>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Original invoice type</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Pass a numeric value with the following meaning</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0- Not paper invoices/invoices that don't exist on the system</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1-Invoice TT78</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2-Invoice according to Decision 1209</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3-Electronic/Paper Invoice TT32</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4-Paper invoice TT 78</w:t>
            </w:r>
          </w:p>
        </w:tc>
      </w:tr>
      <w:tr>
        <w:tc>
          <w:tcPr>
            <w:tcW w:w="243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originalTemplateCode</w:t>
            </w:r>
          </w:p>
        </w:tc>
        <w:tc>
          <w:tcPr>
            <w:tcW w:w="210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N/A</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734" w:type="dxa"/>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Casting is required if originalInvoiceType is 1, 2, 3 or 4</w:t>
            </w:r>
          </w:p>
          <w:p>
            <w:pPr xmlns:w="http://schemas.openxmlformats.org/wordprocessingml/2006/main">
              <w:spacing w:before="0"/>
              <w:ind w:left="41"/>
              <w:jc w:val="both"/>
              <w:rPr>
                <w:bCs/>
                <w:sz w:val="22"/>
                <w:szCs w:val="22"/>
                <w:lang w:val="vi-VN"/>
              </w:rPr>
            </w:pPr>
            <w:r xmlns:w="http://schemas.openxmlformats.org/wordprocessingml/2006/main">
              <w:rPr>
                <w:bCs/>
                <w:sz w:val="22"/>
                <w:szCs w:val="22"/>
                <w:lang w:val="vi-VN"/>
              </w:rPr>
              <w:t xml:space="preserve">For example, sample TT32: 01GTKT0/001</w:t>
            </w:r>
          </w:p>
          <w:p>
            <w:pPr xmlns:w="http://schemas.openxmlformats.org/wordprocessingml/2006/main">
              <w:spacing w:before="0"/>
              <w:ind w:left="41"/>
              <w:jc w:val="both"/>
              <w:rPr>
                <w:bCs/>
                <w:sz w:val="22"/>
                <w:szCs w:val="22"/>
                <w:lang w:val="vi-VN"/>
              </w:rPr>
            </w:pPr>
            <w:r xmlns:w="http://schemas.openxmlformats.org/wordprocessingml/2006/main">
              <w:rPr>
                <w:bCs/>
                <w:sz w:val="22"/>
                <w:szCs w:val="22"/>
                <w:lang w:val="vi-VN"/>
              </w:rPr>
              <w:t xml:space="preserve">Example TT78: 1/0224</w:t>
            </w:r>
          </w:p>
        </w:tc>
      </w:tr>
    </w:tbl>
    <w:p>
      <w:pPr xmlns:w="http://schemas.openxmlformats.org/wordprocessingml/2006/main">
        <w:snapToGrid w:val="0"/>
        <w:ind w:left="450"/>
        <w:jc w:val="both"/>
        <w:rPr>
          <w:sz w:val="22"/>
          <w:szCs w:val="22"/>
        </w:rPr>
      </w:pPr>
      <w:r xmlns:w="http://schemas.openxmlformats.org/wordprocessingml/2006/main">
        <w:rPr>
          <w:sz w:val="22"/>
          <w:szCs w:val="22"/>
        </w:rPr>
        <w:t xml:space="preserve">When invoicing, the system </w:t>
      </w:r>
      <w:r xmlns:w="http://schemas.openxmlformats.org/wordprocessingml/2006/main">
        <w:rPr>
          <w:b/>
          <w:bCs/>
          <w:sz w:val="22"/>
          <w:szCs w:val="22"/>
        </w:rPr>
        <w:t xml:space="preserve">does not check the existence </w:t>
      </w:r>
      <w:r xmlns:w="http://schemas.openxmlformats.org/wordprocessingml/2006/main">
        <w:rPr>
          <w:sz w:val="22"/>
          <w:szCs w:val="22"/>
        </w:rPr>
        <w:t xml:space="preserve">of the original invoice on the system, other validation rules keep the status quo.</w:t>
      </w:r>
    </w:p>
    <w:p>
      <w:pPr xmlns:w="http://schemas.openxmlformats.org/wordprocessingml/2006/main">
        <w:numPr>
          <w:ilvl w:val="0"/>
          <w:numId w:val="9"/>
        </w:numPr>
        <w:jc w:val="both"/>
        <w:rPr>
          <w:b/>
          <w:color w:val="0000FF"/>
          <w:sz w:val="22"/>
          <w:szCs w:val="22"/>
        </w:rPr>
      </w:pPr>
      <w:r xmlns:w="http://schemas.openxmlformats.org/wordprocessingml/2006/main">
        <w:rPr>
          <w:b/>
          <w:color w:val="0000FF"/>
          <w:sz w:val="22"/>
          <w:szCs w:val="22"/>
        </w:rPr>
        <w:t xml:space="preserve">Output:</w:t>
      </w:r>
    </w:p>
    <w:p>
      <w:pPr xmlns:w="http://schemas.openxmlformats.org/wordprocessingml/2006/main">
        <w:ind w:left="540"/>
        <w:jc w:val="both"/>
        <w:rPr>
          <w:color w:val="000000"/>
          <w:sz w:val="22"/>
          <w:szCs w:val="22"/>
        </w:rPr>
      </w:pPr>
      <w:r xmlns:w="http://schemas.openxmlformats.org/wordprocessingml/2006/main">
        <w:rPr>
          <w:sz w:val="22"/>
          <w:szCs w:val="22"/>
        </w:rPr>
        <w:t xml:space="preserve">The Response object describes the error status the Webservice returns and the data object </w:t>
      </w:r>
      <w:r xmlns:w="http://schemas.openxmlformats.org/wordprocessingml/2006/main">
        <w:rPr>
          <w:color w:val="000000"/>
          <w:sz w:val="22"/>
          <w:szCs w:val="22"/>
        </w:rPr>
        <w:t xml:space="preserve">the Webservice returns:</w:t>
      </w:r>
    </w:p>
    <w:p>
      <w:pPr xmlns:w="http://schemas.openxmlformats.org/wordprocessingml/2006/main">
        <w:numPr>
          <w:ilvl w:val="2"/>
          <w:numId w:val="6"/>
        </w:numPr>
        <w:snapToGrid w:val="0"/>
        <w:ind w:left="1276"/>
        <w:jc w:val="both"/>
        <w:rPr>
          <w:sz w:val="22"/>
          <w:szCs w:val="22"/>
        </w:rPr>
      </w:pPr>
      <w:r xmlns:w="http://schemas.openxmlformats.org/wordprocessingml/2006/main">
        <w:rPr>
          <w:sz w:val="22"/>
          <w:szCs w:val="22"/>
        </w:rPr>
        <w:t xml:space="preserve">Data on information about draft invoices created successfully</w:t>
      </w:r>
    </w:p>
    <w:p>
      <w:pPr xmlns:w="http://schemas.openxmlformats.org/wordprocessingml/2006/main">
        <w:widowControl/>
        <w:shd w:val="clear" w:color="auto" w:fill="DBE5F1"/>
        <w:spacing w:before="0" w:line="240" w:lineRule="auto"/>
        <w:ind w:left="1276"/>
        <w:jc w:val="both"/>
        <w:rPr>
          <w:snapToGrid/>
          <w:color w:val="000000"/>
          <w:sz w:val="22"/>
          <w:szCs w:val="22"/>
        </w:rPr>
      </w:pP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1276"/>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"errorCode" </w:t>
      </w: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1276"/>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"description" </w:t>
      </w: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1276"/>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"result" </w:t>
      </w:r>
      <w:r xmlns:w="http://schemas.openxmlformats.org/wordprocessingml/2006/main">
        <w:rPr>
          <w:snapToGrid/>
          <w:color w:val="000000"/>
          <w:sz w:val="22"/>
          <w:szCs w:val="22"/>
        </w:rPr>
        <w:t xml:space="preserve">: </w:t>
      </w:r>
      <w:r xmlns:w="http://schemas.openxmlformats.org/wordprocessingml/2006/main">
        <w:rPr>
          <w:b/>
          <w:bCs/>
          <w:snapToGrid/>
          <w:color w:val="8000FF"/>
          <w:sz w:val="22"/>
          <w:szCs w:val="22"/>
        </w:rPr>
        <w:t xml:space="preserve">{</w:t>
      </w:r>
      <w:r xmlns:w="http://schemas.openxmlformats.org/wordprocessingml/2006/main">
        <w:rPr>
          <w:snapToGrid/>
          <w:color w:val="000000"/>
          <w:sz w:val="22"/>
          <w:szCs w:val="22"/>
        </w:rPr>
        <w:t xml:space="preserve">    </w:t>
      </w:r>
    </w:p>
    <w:p>
      <w:pPr xmlns:w="http://schemas.openxmlformats.org/wordprocessingml/2006/main">
        <w:widowControl/>
        <w:shd w:val="clear" w:color="auto" w:fill="DBE5F1"/>
        <w:spacing w:before="0" w:line="240" w:lineRule="auto"/>
        <w:ind w:left="1276"/>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1276"/>
        <w:jc w:val="both"/>
        <w:rPr>
          <w:b/>
          <w:bCs/>
          <w:snapToGrid/>
          <w:color w:val="8000FF"/>
          <w:sz w:val="22"/>
          <w:szCs w:val="22"/>
        </w:rPr>
      </w:pPr>
      <w:r xmlns:w="http://schemas.openxmlformats.org/wordprocessingml/2006/main">
        <w:rPr>
          <w:b/>
          <w:bCs/>
          <w:snapToGrid/>
          <w:color w:val="8000FF"/>
          <w:sz w:val="22"/>
          <w:szCs w:val="22"/>
        </w:rPr>
        <w:t xml:space="preserve">}</w:t>
      </w:r>
      <w:r xmlns:w="http://schemas.openxmlformats.org/wordprocessingml/2006/main">
        <w:rPr>
          <w:b/>
          <w:bCs/>
          <w:snapToGrid/>
          <w:color w:val="8000FF"/>
          <w:sz w:val="22"/>
          <w:szCs w:val="22"/>
        </w:rPr>
        <w:br xmlns:w="http://schemas.openxmlformats.org/wordprocessingml/2006/main" w:type="textWrapping"/>
      </w:r>
    </w:p>
    <w:p>
      <w:pPr xmlns:w="http://schemas.openxmlformats.org/wordprocessingml/2006/main">
        <w:snapToGrid w:val="0"/>
        <w:jc w:val="both"/>
        <w:rPr>
          <w:sz w:val="22"/>
          <w:szCs w:val="22"/>
        </w:rPr>
      </w:pPr>
      <w:r xmlns:w="http://schemas.openxmlformats.org/wordprocessingml/2006/main">
        <w:rPr>
          <w:sz w:val="22"/>
          <w:szCs w:val="22"/>
        </w:rPr>
        <w:t xml:space="preserve">Describe</w:t>
      </w:r>
    </w:p>
    <w:tbl>
      <w:tblPr>
        <w:tblStyle w:val="14"/>
        <w:tblW w:w="8784" w:type="dxa"/>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gridCol w:w="6251"/>
      </w:tblGrid>
      <w:tr>
        <w:trPr>
          <w:trHeight w:val="332" w:hRule="atLeast"/>
        </w:trPr>
        <w:tc>
          <w:tcPr>
            <w:tcW w:w="2533"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School's name</w:t>
            </w:r>
          </w:p>
        </w:tc>
        <w:tc>
          <w:tcPr>
            <w:tcW w:w="6251"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Describe</w:t>
            </w:r>
          </w:p>
        </w:tc>
      </w:tr>
      <w:t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errorCode</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 code (value is null if invoiced successfully)</w:t>
            </w:r>
          </w:p>
        </w:tc>
      </w:tr>
      <w:t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description</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 Description (value is null if invoiced successfully)</w:t>
            </w:r>
          </w:p>
        </w:tc>
      </w:tr>
    </w:tbl>
    <w:p>
      <w:pPr>
        <w:widowControl/>
        <w:shd w:val="clear" w:color="auto" w:fill="FFFFFE"/>
        <w:spacing w:before="0" w:line="270" w:lineRule="atLeast"/>
        <w:ind w:left="170"/>
        <w:jc w:val="both"/>
        <w:rPr>
          <w:b/>
          <w:bCs/>
          <w:snapToGrid/>
          <w:color w:val="000000"/>
          <w:sz w:val="22"/>
          <w:szCs w:val="22"/>
          <w:highlight w:val="yellow"/>
        </w:rPr>
      </w:pPr>
    </w:p>
    <w:p>
      <w:pPr xmlns:w="http://schemas.openxmlformats.org/wordprocessingml/2006/main">
        <w:widowControl/>
        <w:shd w:val="clear" w:color="auto" w:fill="FFFFFE"/>
        <w:spacing w:before="0" w:line="270" w:lineRule="atLeast"/>
        <w:ind w:left="540"/>
        <w:jc w:val="both"/>
        <w:rPr>
          <w:rFonts w:ascii="Courier New" w:hAnsi="Courier New" w:cs="Courier New"/>
          <w:snapToGrid/>
          <w:color w:val="000000"/>
          <w:sz w:val="18"/>
          <w:szCs w:val="18"/>
        </w:rPr>
      </w:pPr>
      <w:r xmlns:w="http://schemas.openxmlformats.org/wordprocessingml/2006/main">
        <w:rPr>
          <w:b/>
          <w:bCs/>
          <w:snapToGrid/>
          <w:color w:val="000000"/>
          <w:sz w:val="22"/>
          <w:szCs w:val="22"/>
        </w:rPr>
        <w:t xml:space="preserve">Note:</w:t>
      </w:r>
      <w:r xmlns:w="http://schemas.openxmlformats.org/wordprocessingml/2006/main">
        <w:rPr>
          <w:rFonts w:ascii="Courier New" w:hAnsi="Courier New" w:cs="Courier New"/>
          <w:snapToGrid/>
          <w:color w:val="000000"/>
          <w:sz w:val="18"/>
          <w:szCs w:val="18"/>
        </w:rPr>
        <w:t xml:space="preserve"> </w:t>
      </w:r>
      <w:r xmlns:w="http://schemas.openxmlformats.org/wordprocessingml/2006/main">
        <w:rPr>
          <w:sz w:val="22"/>
          <w:szCs w:val="22"/>
          <w:highlight w:val="yellow"/>
        </w:rPr>
        <w:t xml:space="preserve">In case the enterprise removes the data constraint, then add totalAmountAfterDiscount to summarizeInfo and save it according to this value (passing empty or null or not transmitting, recalculating). In case the enterprise does not remove the data binding, this field will not be processed (whether transmitted or not).</w:t>
      </w:r>
    </w:p>
    <w:p>
      <w:pPr>
        <w:pStyle w:val="7"/>
        <w:shd w:val="clear" w:color="auto" w:fill="FFFFFF"/>
        <w:jc w:val="both"/>
        <w:rPr>
          <w:rFonts w:ascii="Times New Roman" w:hAnsi="Times New Roman" w:cs="Times New Roman"/>
          <w:snapToGrid w:val="0"/>
          <w:sz w:val="22"/>
          <w:szCs w:val="22"/>
        </w:rPr>
      </w:pPr>
    </w:p>
    <w:p>
      <w:pPr xmlns:w="http://schemas.openxmlformats.org/wordprocessingml/2006/main">
        <w:pStyle w:val="20"/>
        <w:rPr>
          <w:sz w:val="22"/>
          <w:szCs w:val="22"/>
        </w:rPr>
      </w:pPr>
      <w:bookmarkStart xmlns:w="http://schemas.openxmlformats.org/wordprocessingml/2006/main" w:id="43" w:name="_Toc115266192"/>
      <w:r xmlns:w="http://schemas.openxmlformats.org/wordprocessingml/2006/main">
        <w:rPr>
          <w:sz w:val="22"/>
          <w:szCs w:val="22"/>
        </w:rPr>
        <w:t xml:space="preserve">Invoicing in batches</w:t>
      </w:r>
      <w:bookmarkEnd xmlns:w="http://schemas.openxmlformats.org/wordprocessingml/2006/main" w:id="43"/>
    </w:p>
    <w:p>
      <w:pPr xmlns:w="http://schemas.openxmlformats.org/wordprocessingml/2006/main">
        <w:jc w:val="both"/>
        <w:rPr>
          <w:b/>
          <w:sz w:val="22"/>
          <w:szCs w:val="22"/>
        </w:rPr>
      </w:pPr>
      <w:r xmlns:w="http://schemas.openxmlformats.org/wordprocessingml/2006/main">
        <w:rPr>
          <w:b/>
          <w:sz w:val="22"/>
          <w:szCs w:val="22"/>
        </w:rPr>
        <w:t xml:space="preserve">*Rules for checking invoice date:</w:t>
      </w:r>
    </w:p>
    <w:p>
      <w:pPr xmlns:w="http://schemas.openxmlformats.org/wordprocessingml/2006/main">
        <w:rPr>
          <w:spacing w:val="2"/>
          <w:sz w:val="22"/>
          <w:szCs w:val="22"/>
          <w:shd w:val="clear" w:color="auto" w:fill="FFFFFF"/>
        </w:rPr>
      </w:pPr>
      <w:r xmlns:w="http://schemas.openxmlformats.org/wordprocessingml/2006/main">
        <w:rPr>
          <w:spacing w:val="2"/>
          <w:sz w:val="22"/>
          <w:szCs w:val="22"/>
          <w:shd w:val="clear" w:color="auto" w:fill="FFFFFF"/>
        </w:rPr>
        <w:t xml:space="preserve">SInvoice V2 electronic invoice system, the General configuration section related to invoice date has 2 checkboxes: </w:t>
      </w:r>
      <w:r xmlns:w="http://schemas.openxmlformats.org/wordprocessingml/2006/main">
        <w:rPr>
          <w:color w:val="181D34"/>
          <w:spacing w:val="2"/>
          <w:sz w:val="22"/>
          <w:szCs w:val="22"/>
          <w:shd w:val="clear" w:color="auto" w:fill="FFFFFF"/>
        </w:rPr>
        <w:t xml:space="preserve">Allow invoice date to be different from the current date </w:t>
      </w:r>
      <w:r xmlns:w="http://schemas.openxmlformats.org/wordprocessingml/2006/main">
        <w:rPr>
          <w:spacing w:val="2"/>
          <w:sz w:val="22"/>
          <w:szCs w:val="22"/>
          <w:shd w:val="clear" w:color="auto" w:fill="FFFFFF"/>
        </w:rPr>
        <w:t xml:space="preserve">, Automatically set the value for invoice date equal to the most recent date.</w:t>
      </w:r>
    </w:p>
    <w:p>
      <w:pPr xmlns:w="http://schemas.openxmlformats.org/wordprocessingml/2006/main">
        <w:rPr>
          <w:spacing w:val="2"/>
          <w:sz w:val="22"/>
          <w:szCs w:val="22"/>
          <w:shd w:val="clear" w:color="auto" w:fill="FFFFFF"/>
        </w:rPr>
      </w:pPr>
      <w:r xmlns:w="http://schemas.openxmlformats.org/wordprocessingml/2006/main">
        <w:rPr>
          <w:spacing w:val="2"/>
          <w:sz w:val="22"/>
          <w:szCs w:val="22"/>
          <w:shd w:val="clear" w:color="auto" w:fill="FFFFFF"/>
        </w:rPr>
        <w:t xml:space="preserve">When issuing invoices via API, the invoice date will be affected when the user selects these checkboxes. There are 4 cases as described below:</w:t>
      </w:r>
    </w:p>
    <w:p>
      <w:pPr xmlns:w="http://schemas.openxmlformats.org/wordprocessingml/2006/main">
        <w:rPr>
          <w:b/>
          <w:snapToGrid/>
          <w:sz w:val="22"/>
          <w:szCs w:val="22"/>
        </w:rPr>
      </w:pPr>
      <w:r xmlns:w="http://schemas.openxmlformats.org/wordprocessingml/2006/main">
        <w:rPr>
          <w:b/>
          <w:sz w:val="22"/>
          <w:szCs w:val="22"/>
        </w:rPr>
        <w:t xml:space="preserve">TH1: Don't tick both</w:t>
      </w:r>
    </w:p>
    <w:p>
      <w:pPr xmlns:w="http://schemas.openxmlformats.org/wordprocessingml/2006/main">
        <w:rPr>
          <w:sz w:val="22"/>
          <w:szCs w:val="22"/>
        </w:rPr>
      </w:pPr>
      <w:r xmlns:w="http://schemas.openxmlformats.org/wordprocessingml/2006/main">
        <w:rPr>
          <w:sz w:val="22"/>
          <w:szCs w:val="22"/>
        </w:rPr>
        <w:t xml:space="preserve">- InvoiceIssuedDate null: get the current date and time (sysdate)</w:t>
      </w:r>
    </w:p>
    <w:p>
      <w:pPr xmlns:w="http://schemas.openxmlformats.org/wordprocessingml/2006/main">
        <w:rPr>
          <w:sz w:val="22"/>
          <w:szCs w:val="22"/>
        </w:rPr>
      </w:pPr>
      <w:r xmlns:w="http://schemas.openxmlformats.org/wordprocessingml/2006/main">
        <w:rPr>
          <w:sz w:val="22"/>
          <w:szCs w:val="22"/>
        </w:rPr>
        <w:t xml:space="preserve">- Date of creation &lt; date of creation of most recent invoice: date of creation is invalid</w:t>
      </w:r>
    </w:p>
    <w:p>
      <w:pPr xmlns:w="http://schemas.openxmlformats.org/wordprocessingml/2006/main">
        <w:rPr>
          <w:sz w:val="22"/>
          <w:szCs w:val="22"/>
        </w:rPr>
      </w:pPr>
      <w:r xmlns:w="http://schemas.openxmlformats.org/wordprocessingml/2006/main">
        <w:rPr>
          <w:sz w:val="22"/>
          <w:szCs w:val="22"/>
        </w:rPr>
        <w:t xml:space="preserve">- Date of creation &gt;= date of creation of the most recent invoice and &lt;= current date: date of creation is invalid</w:t>
      </w:r>
    </w:p>
    <w:p>
      <w:pPr xmlns:w="http://schemas.openxmlformats.org/wordprocessingml/2006/main">
        <w:rPr>
          <w:sz w:val="22"/>
          <w:szCs w:val="22"/>
        </w:rPr>
      </w:pPr>
      <w:r xmlns:w="http://schemas.openxmlformats.org/wordprocessingml/2006/main">
        <w:rPr>
          <w:sz w:val="22"/>
          <w:szCs w:val="22"/>
        </w:rPr>
        <w:t xml:space="preserve">- Establishment date &gt; current date: get the transmitted date (do not check the time)</w:t>
      </w:r>
    </w:p>
    <w:p>
      <w:pPr xmlns:w="http://schemas.openxmlformats.org/wordprocessingml/2006/main">
        <w:rPr>
          <w:b/>
          <w:sz w:val="22"/>
          <w:szCs w:val="22"/>
        </w:rPr>
      </w:pPr>
      <w:r xmlns:w="http://schemas.openxmlformats.org/wordprocessingml/2006/main">
        <w:rPr>
          <w:b/>
          <w:sz w:val="22"/>
          <w:szCs w:val="22"/>
        </w:rPr>
        <w:t xml:space="preserve">Case 2: Tick " </w:t>
      </w:r>
      <w:r xmlns:w="http://schemas.openxmlformats.org/wordprocessingml/2006/main">
        <w:rPr>
          <w:b/>
          <w:spacing w:val="2"/>
          <w:sz w:val="22"/>
          <w:szCs w:val="22"/>
          <w:shd w:val="clear" w:color="auto" w:fill="FFFFFF"/>
        </w:rPr>
        <w:t xml:space="preserve">Configure the signing date as the current time"</w:t>
      </w:r>
    </w:p>
    <w:p>
      <w:pPr xmlns:w="http://schemas.openxmlformats.org/wordprocessingml/2006/main">
        <w:rPr>
          <w:sz w:val="22"/>
          <w:szCs w:val="22"/>
        </w:rPr>
      </w:pPr>
      <w:r xmlns:w="http://schemas.openxmlformats.org/wordprocessingml/2006/main">
        <w:rPr>
          <w:sz w:val="22"/>
          <w:szCs w:val="22"/>
        </w:rPr>
        <w:t xml:space="preserve">- InvoiceIssuedDate null: get the current date and time (sysdate)</w:t>
      </w:r>
    </w:p>
    <w:p>
      <w:pPr xmlns:w="http://schemas.openxmlformats.org/wordprocessingml/2006/main">
        <w:rPr>
          <w:sz w:val="22"/>
          <w:szCs w:val="22"/>
        </w:rPr>
      </w:pPr>
      <w:r xmlns:w="http://schemas.openxmlformats.org/wordprocessingml/2006/main">
        <w:rPr>
          <w:sz w:val="22"/>
          <w:szCs w:val="22"/>
        </w:rPr>
        <w:t xml:space="preserve">- Date of creation &lt; date of most recent invoice: get the date of the most recent invoice</w:t>
      </w:r>
    </w:p>
    <w:p>
      <w:pPr xmlns:w="http://schemas.openxmlformats.org/wordprocessingml/2006/main">
        <w:rPr>
          <w:sz w:val="22"/>
          <w:szCs w:val="22"/>
        </w:rPr>
      </w:pPr>
      <w:r xmlns:w="http://schemas.openxmlformats.org/wordprocessingml/2006/main">
        <w:rPr>
          <w:sz w:val="22"/>
          <w:szCs w:val="22"/>
        </w:rPr>
        <w:t xml:space="preserve">- Creation date &gt;= creation date of the most recent invoice and &lt;= current date: get the transmitted date</w:t>
      </w:r>
    </w:p>
    <w:p>
      <w:pPr xmlns:w="http://schemas.openxmlformats.org/wordprocessingml/2006/main">
        <w:rPr>
          <w:sz w:val="22"/>
          <w:szCs w:val="22"/>
        </w:rPr>
      </w:pPr>
      <w:r xmlns:w="http://schemas.openxmlformats.org/wordprocessingml/2006/main">
        <w:rPr>
          <w:sz w:val="22"/>
          <w:szCs w:val="22"/>
        </w:rPr>
        <w:t xml:space="preserve">- Creation date &gt; current date: invalid creation date</w:t>
      </w:r>
    </w:p>
    <w:p>
      <w:pPr xmlns:w="http://schemas.openxmlformats.org/wordprocessingml/2006/main">
        <w:jc w:val="both"/>
        <w:rPr>
          <w:b/>
          <w:spacing w:val="2"/>
          <w:sz w:val="22"/>
          <w:szCs w:val="22"/>
          <w:shd w:val="clear" w:color="auto" w:fill="FFFFFF"/>
        </w:rPr>
      </w:pPr>
      <w:r xmlns:w="http://schemas.openxmlformats.org/wordprocessingml/2006/main">
        <w:rPr>
          <w:b/>
          <w:sz w:val="22"/>
          <w:szCs w:val="22"/>
        </w:rPr>
        <w:t xml:space="preserve">Case 3: Tick " </w:t>
      </w:r>
      <w:r xmlns:w="http://schemas.openxmlformats.org/wordprocessingml/2006/main">
        <w:rPr>
          <w:b/>
          <w:spacing w:val="2"/>
          <w:sz w:val="22"/>
          <w:szCs w:val="22"/>
          <w:shd w:val="clear" w:color="auto" w:fill="FFFFFF"/>
        </w:rPr>
        <w:t xml:space="preserve">Automatically set the value for the invoice date to the most recent invoice date"</w:t>
      </w:r>
    </w:p>
    <w:p>
      <w:pPr xmlns:w="http://schemas.openxmlformats.org/wordprocessingml/2006/main">
        <w:rPr>
          <w:sz w:val="22"/>
          <w:szCs w:val="22"/>
        </w:rPr>
      </w:pPr>
      <w:r xmlns:w="http://schemas.openxmlformats.org/wordprocessingml/2006/main">
        <w:rPr>
          <w:sz w:val="22"/>
          <w:szCs w:val="22"/>
        </w:rPr>
        <w:t xml:space="preserve">- InvoiceIssuedDate null: get the current date and time (sysdate)</w:t>
      </w:r>
    </w:p>
    <w:p>
      <w:pPr xmlns:w="http://schemas.openxmlformats.org/wordprocessingml/2006/main">
        <w:rPr>
          <w:sz w:val="22"/>
          <w:szCs w:val="22"/>
        </w:rPr>
      </w:pPr>
      <w:r xmlns:w="http://schemas.openxmlformats.org/wordprocessingml/2006/main">
        <w:rPr>
          <w:sz w:val="22"/>
          <w:szCs w:val="22"/>
        </w:rPr>
        <w:t xml:space="preserve">- Date of creation &lt; date of creation of most recent invoice: date of creation is invalid</w:t>
      </w:r>
    </w:p>
    <w:p>
      <w:pPr xmlns:w="http://schemas.openxmlformats.org/wordprocessingml/2006/main">
        <w:rPr>
          <w:sz w:val="22"/>
          <w:szCs w:val="22"/>
        </w:rPr>
      </w:pPr>
      <w:r xmlns:w="http://schemas.openxmlformats.org/wordprocessingml/2006/main">
        <w:rPr>
          <w:sz w:val="22"/>
          <w:szCs w:val="22"/>
        </w:rPr>
        <w:t xml:space="preserve">- Creation date &gt;= creation date of the most recent invoice and &lt;= current date: get the transmitted date</w:t>
      </w:r>
    </w:p>
    <w:p>
      <w:pPr xmlns:w="http://schemas.openxmlformats.org/wordprocessingml/2006/main">
        <w:rPr>
          <w:sz w:val="22"/>
          <w:szCs w:val="22"/>
        </w:rPr>
      </w:pPr>
      <w:r xmlns:w="http://schemas.openxmlformats.org/wordprocessingml/2006/main">
        <w:rPr>
          <w:sz w:val="22"/>
          <w:szCs w:val="22"/>
        </w:rPr>
        <w:t xml:space="preserve">- Creation date &gt; current date: invalid creation date</w:t>
      </w:r>
    </w:p>
    <w:p>
      <w:pPr xmlns:w="http://schemas.openxmlformats.org/wordprocessingml/2006/main">
        <w:rPr>
          <w:b/>
          <w:sz w:val="22"/>
          <w:szCs w:val="22"/>
        </w:rPr>
      </w:pPr>
      <w:r xmlns:w="http://schemas.openxmlformats.org/wordprocessingml/2006/main">
        <w:rPr>
          <w:b/>
          <w:sz w:val="22"/>
          <w:szCs w:val="22"/>
        </w:rPr>
        <w:t xml:space="preserve">TH4: Product of both</w:t>
      </w:r>
    </w:p>
    <w:p>
      <w:pPr xmlns:w="http://schemas.openxmlformats.org/wordprocessingml/2006/main">
        <w:rPr>
          <w:sz w:val="22"/>
          <w:szCs w:val="22"/>
        </w:rPr>
      </w:pPr>
      <w:r xmlns:w="http://schemas.openxmlformats.org/wordprocessingml/2006/main">
        <w:rPr>
          <w:sz w:val="22"/>
          <w:szCs w:val="22"/>
        </w:rPr>
        <w:t xml:space="preserve">- InvoiceIssuedDate null: get the current date and time (sysdate)</w:t>
      </w:r>
    </w:p>
    <w:p>
      <w:pPr xmlns:w="http://schemas.openxmlformats.org/wordprocessingml/2006/main">
        <w:rPr>
          <w:sz w:val="22"/>
          <w:szCs w:val="22"/>
        </w:rPr>
      </w:pPr>
      <w:r xmlns:w="http://schemas.openxmlformats.org/wordprocessingml/2006/main">
        <w:rPr>
          <w:sz w:val="22"/>
          <w:szCs w:val="22"/>
        </w:rPr>
        <w:t xml:space="preserve">- Date of creation &lt; date of most recent invoice: get the date of the most recent invoice</w:t>
      </w:r>
    </w:p>
    <w:p>
      <w:pPr xmlns:w="http://schemas.openxmlformats.org/wordprocessingml/2006/main">
        <w:rPr>
          <w:sz w:val="22"/>
          <w:szCs w:val="22"/>
        </w:rPr>
      </w:pPr>
      <w:r xmlns:w="http://schemas.openxmlformats.org/wordprocessingml/2006/main">
        <w:rPr>
          <w:sz w:val="22"/>
          <w:szCs w:val="22"/>
        </w:rPr>
        <w:t xml:space="preserve">- Date made &gt;= the date of the last invoice and &lt;= current date: get the date of transmission</w:t>
      </w:r>
    </w:p>
    <w:p>
      <w:pPr xmlns:w="http://schemas.openxmlformats.org/wordprocessingml/2006/main">
        <w:jc w:val="both"/>
        <w:rPr>
          <w:sz w:val="22"/>
          <w:szCs w:val="22"/>
        </w:rPr>
      </w:pPr>
      <w:r xmlns:w="http://schemas.openxmlformats.org/wordprocessingml/2006/main">
        <w:rPr>
          <w:sz w:val="22"/>
          <w:szCs w:val="22"/>
        </w:rPr>
        <w:t xml:space="preserve">- Created date &gt; current date: invalid creation date</w:t>
      </w:r>
    </w:p>
    <w:p>
      <w:pPr xmlns:w="http://schemas.openxmlformats.org/wordprocessingml/2006/main">
        <w:ind w:left="0"/>
        <w:jc w:val="both"/>
        <w:rPr>
          <w:sz w:val="22"/>
          <w:szCs w:val="22"/>
        </w:rPr>
      </w:pPr>
      <w:r xmlns:w="http://schemas.openxmlformats.org/wordprocessingml/2006/main">
        <w:rPr>
          <w:sz w:val="22"/>
          <w:szCs w:val="22"/>
        </w:rPr>
        <w:t xml:space="preserve">- In case customers want to invoice in batches, they will use the following function. </w:t>
      </w:r>
      <w:r xmlns:w="http://schemas.openxmlformats.org/wordprocessingml/2006/main">
        <w:rPr>
          <w:sz w:val="22"/>
          <w:szCs w:val="22"/>
          <w:highlight w:val="yellow"/>
        </w:rPr>
        <w:t xml:space="preserve">Note that it is only used for HSM . digital certificates</w:t>
      </w:r>
    </w:p>
    <w:p>
      <w:pPr xmlns:w="http://schemas.openxmlformats.org/wordprocessingml/2006/main">
        <w:jc w:val="both"/>
        <w:rPr>
          <w:b/>
          <w:sz w:val="22"/>
          <w:szCs w:val="22"/>
        </w:rPr>
      </w:pPr>
      <w:r xmlns:w="http://schemas.openxmlformats.org/wordprocessingml/2006/main">
        <w:rPr>
          <w:b/>
          <w:sz w:val="22"/>
          <w:szCs w:val="22"/>
        </w:rPr>
        <w:t xml:space="preserve">Note:</w:t>
      </w:r>
    </w:p>
    <w:p>
      <w:pPr xmlns:w="http://schemas.openxmlformats.org/wordprocessingml/2006/main">
        <w:numPr>
          <w:ilvl w:val="0"/>
          <w:numId w:val="6"/>
        </w:numPr>
        <w:jc w:val="both"/>
        <w:rPr>
          <w:sz w:val="22"/>
          <w:szCs w:val="22"/>
        </w:rPr>
      </w:pPr>
      <w:r xmlns:w="http://schemas.openxmlformats.org/wordprocessingml/2006/main">
        <w:rPr>
          <w:sz w:val="22"/>
          <w:szCs w:val="22"/>
        </w:rPr>
        <w:t xml:space="preserve">The system is allowing </w:t>
      </w:r>
      <w:r xmlns:w="http://schemas.openxmlformats.org/wordprocessingml/2006/main">
        <w:rPr>
          <w:sz w:val="22"/>
          <w:szCs w:val="22"/>
          <w:highlight w:val="yellow"/>
        </w:rPr>
        <w:t xml:space="preserve">a maximum of 50 invoices / 1 lot </w:t>
      </w:r>
      <w:r xmlns:w="http://schemas.openxmlformats.org/wordprocessingml/2006/main">
        <w:rPr>
          <w:sz w:val="22"/>
          <w:szCs w:val="22"/>
        </w:rPr>
        <w:t xml:space="preserve">due to the long processing time for each invoice, if you leave too many batches, there may be timeout. In case the data from the system is more integrated, it is possible to automatically split the number of invoices and send them over.</w:t>
      </w:r>
    </w:p>
    <w:p>
      <w:pPr xmlns:w="http://schemas.openxmlformats.org/wordprocessingml/2006/main">
        <w:numPr>
          <w:ilvl w:val="0"/>
          <w:numId w:val="6"/>
        </w:numPr>
        <w:jc w:val="both"/>
        <w:rPr>
          <w:sz w:val="22"/>
          <w:szCs w:val="22"/>
        </w:rPr>
      </w:pPr>
      <w:r xmlns:w="http://schemas.openxmlformats.org/wordprocessingml/2006/main">
        <w:rPr>
          <w:sz w:val="22"/>
          <w:szCs w:val="22"/>
        </w:rPr>
        <w:t xml:space="preserve">Make only original invoices in batches</w:t>
      </w:r>
    </w:p>
    <w:p>
      <w:pPr xmlns:w="http://schemas.openxmlformats.org/wordprocessingml/2006/main">
        <w:widowControl/>
        <w:numPr>
          <w:ilvl w:val="0"/>
          <w:numId w:val="6"/>
        </w:numPr>
        <w:shd w:val="clear" w:color="auto" w:fill="FFFFFE"/>
        <w:spacing w:before="0" w:line="270" w:lineRule="atLeast"/>
        <w:rPr>
          <w:rFonts w:ascii="Courier New" w:hAnsi="Courier New" w:cs="Courier New"/>
          <w:snapToGrid/>
          <w:color w:val="000000"/>
          <w:sz w:val="18"/>
          <w:szCs w:val="18"/>
          <w:highlight w:val="yellow"/>
        </w:rPr>
      </w:pPr>
      <w:r xmlns:w="http://schemas.openxmlformats.org/wordprocessingml/2006/main">
        <w:rPr>
          <w:sz w:val="22"/>
          <w:szCs w:val="22"/>
          <w:highlight w:val="yellow"/>
        </w:rPr>
        <w:t xml:space="preserve">In case the enterprise has removed the data constraint, then add totalAmountAfterDiscount to summarizeInfo and save it according to this value (passing empty or null or not transmitting, recalculating). In case the enterprise does not remove the data binding, this field will not be processed (whether transmitted or not).</w:t>
      </w:r>
    </w:p>
    <w:p>
      <w:pPr xmlns:w="http://schemas.openxmlformats.org/wordprocessingml/2006/main">
        <w:numPr>
          <w:ilvl w:val="0"/>
          <w:numId w:val="6"/>
        </w:numPr>
        <w:snapToGrid w:val="0"/>
        <w:jc w:val="both"/>
        <w:rPr>
          <w:sz w:val="22"/>
          <w:szCs w:val="22"/>
          <w:highlight w:val="yellow"/>
        </w:rPr>
      </w:pPr>
      <w:r xmlns:w="http://schemas.openxmlformats.org/wordprocessingml/2006/main">
        <w:rPr>
          <w:sz w:val="22"/>
          <w:szCs w:val="22"/>
          <w:highlight w:val="yellow"/>
        </w:rPr>
        <w:t xml:space="preserve">If it is a cash register invoice, the response will include the information CQT code issued: "codeOfTax", if not a cash register invoice, return codeOfTax = null</w:t>
      </w:r>
    </w:p>
    <w:p>
      <w:pPr xmlns:w="http://schemas.openxmlformats.org/wordprocessingml/2006/main">
        <w:snapToGrid w:val="0"/>
        <w:ind w:left="720"/>
        <w:jc w:val="both"/>
        <w:rPr>
          <w:sz w:val="22"/>
          <w:szCs w:val="22"/>
          <w:highlight w:val="yellow"/>
          <w:lang w:val="vi-VN"/>
        </w:rPr>
      </w:pPr>
      <w:r xmlns:w="http://schemas.openxmlformats.org/wordprocessingml/2006/main">
        <w:rPr>
          <w:sz w:val="22"/>
          <w:szCs w:val="22"/>
          <w:highlight w:val="yellow"/>
          <w:lang w:val="vi-VN"/>
        </w:rPr>
        <w:t xml:space="preserve">Example output sample</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"errorCode": null,</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"description": null,</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"result": {</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"supplierTaxCode": "0100109106-710",</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"invoiceNo": "C23MHY3",</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"transactionID": "168378907853232661",</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"reservationCode": "2QTBFEMAXFWZO5B",</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"codeOfTax": "M1-23-34567-0000000201"</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w:t>
      </w:r>
    </w:p>
    <w:p>
      <w:pPr xmlns:w="http://schemas.openxmlformats.org/wordprocessingml/2006/main">
        <w:snapToGrid w:val="0"/>
        <w:ind w:left="720"/>
        <w:jc w:val="both"/>
        <w:rPr>
          <w:sz w:val="22"/>
          <w:szCs w:val="22"/>
          <w:highlight w:val="yellow"/>
          <w:lang w:val="vi-VN"/>
        </w:rPr>
      </w:pPr>
      <w:r xmlns:w="http://schemas.openxmlformats.org/wordprocessingml/2006/main">
        <w:rPr>
          <w:bCs/>
          <w:szCs w:val="24"/>
          <w:highlight w:val="yellow"/>
        </w:rPr>
        <w:t xml:space="preserve">}</w:t>
      </w:r>
    </w:p>
    <w:p>
      <w:pPr xmlns:w="http://schemas.openxmlformats.org/wordprocessingml/2006/main">
        <w:numPr>
          <w:ilvl w:val="0"/>
          <w:numId w:val="6"/>
        </w:numPr>
        <w:rPr>
          <w:highlight w:val="yellow"/>
        </w:rPr>
      </w:pPr>
      <w:r xmlns:w="http://schemas.openxmlformats.org/wordprocessingml/2006/main">
        <w:rPr>
          <w:highlight w:val="yellow"/>
        </w:rPr>
        <w:t xml:space="preserve">If the No-Billing configuration has an initialization code from the cash register and the invoice is of cash register type, it allows businesses using USB Token and CloudCA signatures to bill in batches using the API Server.</w:t>
      </w:r>
    </w:p>
    <w:p>
      <w:pPr xmlns:w="http://schemas.openxmlformats.org/wordprocessingml/2006/main">
        <w:numPr>
          <w:ilvl w:val="0"/>
          <w:numId w:val="9"/>
        </w:numPr>
        <w:jc w:val="both"/>
        <w:rPr>
          <w:b/>
          <w:color w:val="0000FF"/>
          <w:sz w:val="22"/>
          <w:szCs w:val="22"/>
        </w:rPr>
      </w:pPr>
      <w:r xmlns:w="http://schemas.openxmlformats.org/wordprocessingml/2006/main">
        <w:rPr>
          <w:b/>
          <w:color w:val="0000FF"/>
          <w:sz w:val="22"/>
          <w:szCs w:val="22"/>
        </w:rPr>
        <w:t xml:space="preserve">Input:</w:t>
      </w:r>
    </w:p>
    <w:p>
      <w:pPr xmlns:w="http://schemas.openxmlformats.org/wordprocessingml/2006/main">
        <w:numPr>
          <w:ilvl w:val="0"/>
          <w:numId w:val="6"/>
        </w:numPr>
        <w:snapToGrid w:val="0"/>
        <w:jc w:val="both"/>
        <w:rPr>
          <w:sz w:val="22"/>
          <w:szCs w:val="22"/>
        </w:rPr>
      </w:pPr>
      <w:r xmlns:w="http://schemas.openxmlformats.org/wordprocessingml/2006/main">
        <w:rPr>
          <w:sz w:val="22"/>
          <w:szCs w:val="22"/>
        </w:rPr>
        <w:t xml:space="preserve">Action (POST): </w:t>
      </w:r>
      <w:r xmlns:w="http://schemas.openxmlformats.org/wordprocessingml/2006/main">
        <w:rPr>
          <w:color w:val="0070C0"/>
          <w:sz w:val="22"/>
          <w:szCs w:val="22"/>
        </w:rPr>
        <w:t xml:space="preserve">InvoiceAPI/InvoiceWS/createBatchInvoice/{supplierTaxCode}</w:t>
      </w:r>
    </w:p>
    <w:p>
      <w:pPr xmlns:w="http://schemas.openxmlformats.org/wordprocessingml/2006/main">
        <w:numPr>
          <w:ilvl w:val="0"/>
          <w:numId w:val="6"/>
        </w:numPr>
        <w:jc w:val="both"/>
        <w:rPr>
          <w:sz w:val="22"/>
          <w:szCs w:val="22"/>
        </w:rPr>
      </w:pPr>
      <w:r xmlns:w="http://schemas.openxmlformats.org/wordprocessingml/2006/main">
        <w:rPr>
          <w:sz w:val="22"/>
          <w:szCs w:val="22"/>
        </w:rPr>
        <w:t xml:space="preserve">Headers:</w:t>
      </w:r>
    </w:p>
    <w:p>
      <w:pPr xmlns:w="http://schemas.openxmlformats.org/wordprocessingml/2006/main">
        <w:ind w:left="720"/>
        <w:jc w:val="both"/>
        <w:rPr>
          <w:sz w:val="22"/>
          <w:szCs w:val="22"/>
          <w:lang w:val="en"/>
        </w:rPr>
      </w:pPr>
      <w:r xmlns:w="http://schemas.openxmlformats.org/wordprocessingml/2006/main">
        <w:rPr>
          <w:sz w:val="22"/>
          <w:szCs w:val="22"/>
          <w:lang w:val="en"/>
        </w:rPr>
        <w:t xml:space="preserve">+ Cookie: value of access_token or Authorization: username/pass like login on web or Authorization: username/pass like login on web</w:t>
      </w:r>
    </w:p>
    <w:p>
      <w:pPr xmlns:w="http://schemas.openxmlformats.org/wordprocessingml/2006/main">
        <w:ind w:left="720"/>
        <w:jc w:val="both"/>
        <w:rPr>
          <w:sz w:val="22"/>
          <w:szCs w:val="22"/>
          <w:lang w:val="fr-FR"/>
        </w:rPr>
      </w:pPr>
      <w:r xmlns:w="http://schemas.openxmlformats.org/wordprocessingml/2006/main">
        <w:rPr>
          <w:sz w:val="22"/>
          <w:szCs w:val="22"/>
          <w:lang w:val="fr-FR"/>
        </w:rPr>
        <w:t xml:space="preserve">+ Content-Type : application/json</w:t>
      </w:r>
    </w:p>
    <w:tbl>
      <w:tblPr>
        <w:tblStyle w:val="14"/>
        <w:tblW w:w="9355"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4"/>
        <w:gridCol w:w="2450"/>
        <w:gridCol w:w="4921"/>
      </w:tblGrid>
      <w:tr>
        <w:trPr>
          <w:trHeight w:val="431" w:hRule="atLeast"/>
        </w:trPr>
        <w:tc>
          <w:tcPr>
            <w:tcW w:w="1984"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School's name</w:t>
            </w:r>
          </w:p>
        </w:tc>
        <w:tc>
          <w:tcPr>
            <w:tcW w:w="2450"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Data types, constraints</w:t>
            </w:r>
          </w:p>
        </w:tc>
        <w:tc>
          <w:tcPr>
            <w:tcW w:w="4921"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Describe</w:t>
            </w:r>
          </w:p>
        </w:tc>
      </w:tr>
      <w:tr>
        <w:tc>
          <w:tcPr>
            <w:tcW w:w="198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supplierTaxCode</w:t>
            </w:r>
          </w:p>
        </w:tc>
        <w:tc>
          <w:tcPr>
            <w:tcW w:w="245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[0-9-]+</w:t>
            </w:r>
          </w:p>
        </w:tc>
        <w:tc>
          <w:tcPr>
            <w:tcW w:w="492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Tax identification number of the invoice-issuing business/branch. A business can have multiple tax codes</w:t>
            </w:r>
          </w:p>
          <w:p>
            <w:pPr xmlns:w="http://schemas.openxmlformats.org/wordprocessingml/2006/main">
              <w:spacing w:before="0"/>
              <w:ind w:left="0"/>
              <w:jc w:val="both"/>
              <w:rPr>
                <w:sz w:val="22"/>
                <w:szCs w:val="22"/>
              </w:rPr>
            </w:pPr>
            <w:r xmlns:w="http://schemas.openxmlformats.org/wordprocessingml/2006/main">
              <w:rPr>
                <w:sz w:val="22"/>
                <w:szCs w:val="22"/>
              </w:rPr>
              <w:t xml:space="preserve">Model 1: 0312770607</w:t>
            </w:r>
          </w:p>
          <w:p>
            <w:pPr xmlns:w="http://schemas.openxmlformats.org/wordprocessingml/2006/main">
              <w:spacing w:before="0"/>
              <w:ind w:left="0"/>
              <w:jc w:val="both"/>
              <w:rPr>
                <w:sz w:val="22"/>
                <w:szCs w:val="22"/>
              </w:rPr>
            </w:pPr>
            <w:r xmlns:w="http://schemas.openxmlformats.org/wordprocessingml/2006/main">
              <w:rPr>
                <w:sz w:val="22"/>
                <w:szCs w:val="22"/>
              </w:rPr>
              <w:t xml:space="preserve">Form 2: 0312770607-001</w:t>
            </w:r>
          </w:p>
        </w:tc>
      </w:tr>
    </w:tbl>
    <w:p>
      <w:pPr>
        <w:snapToGrid w:val="0"/>
        <w:ind w:left="0"/>
        <w:jc w:val="both"/>
        <w:rPr>
          <w:sz w:val="22"/>
          <w:szCs w:val="22"/>
        </w:rPr>
      </w:pPr>
    </w:p>
    <w:p>
      <w:pPr xmlns:w="http://schemas.openxmlformats.org/wordprocessingml/2006/main">
        <w:numPr>
          <w:ilvl w:val="0"/>
          <w:numId w:val="6"/>
        </w:numPr>
        <w:snapToGrid w:val="0"/>
        <w:jc w:val="both"/>
        <w:rPr>
          <w:sz w:val="22"/>
          <w:szCs w:val="22"/>
        </w:rPr>
      </w:pPr>
      <w:r xmlns:w="http://schemas.openxmlformats.org/wordprocessingml/2006/main">
        <w:rPr>
          <w:sz w:val="22"/>
          <w:szCs w:val="22"/>
        </w:rPr>
        <w:t xml:space="preserve">Data: Batch invoicing sample data</w:t>
      </w:r>
    </w:p>
    <w:tbl>
      <w:tblPr>
        <w:tblStyle w:val="14"/>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6"/>
        <w:gridCol w:w="3179"/>
      </w:tblGrid>
      <w:tr>
        <w:tc>
          <w:tcPr>
            <w:tcW w:w="3136" w:type="dxa"/>
            <w:noWrap w:val="0"/>
            <w:vAlign w:val="top"/>
          </w:tcPr>
          <w:p>
            <w:pPr>
              <w:snapToGrid w:val="0"/>
              <w:ind w:left="0"/>
              <w:jc w:val="both"/>
              <w:rPr>
                <w:sz w:val="22"/>
                <w:szCs w:val="22"/>
              </w:rPr>
            </w:pPr>
          </w:p>
        </w:tc>
        <w:tc>
          <w:tcPr>
            <w:tcW w:w="3179" w:type="dxa"/>
            <w:noWrap w:val="0"/>
            <w:vAlign w:val="top"/>
          </w:tcPr>
          <w:p>
            <w:pPr xmlns:w="http://schemas.openxmlformats.org/wordprocessingml/2006/main">
              <w:snapToGrid w:val="0"/>
              <w:ind w:left="0"/>
              <w:jc w:val="both"/>
              <w:rPr>
                <w:sz w:val="22"/>
                <w:szCs w:val="22"/>
              </w:rPr>
            </w:pPr>
            <w:r xmlns:w="http://schemas.openxmlformats.org/wordprocessingml/2006/main">
              <w:rPr>
                <w:sz w:val="22"/>
                <w:szCs w:val="22"/>
              </w:rPr>
              <w:t xml:space="preserve">JSON</w:t>
            </w:r>
          </w:p>
        </w:tc>
      </w:tr>
      <w:tr>
        <w:tc>
          <w:tcPr>
            <w:tcW w:w="3136" w:type="dxa"/>
            <w:noWrap w:val="0"/>
            <w:vAlign w:val="top"/>
          </w:tcPr>
          <w:p>
            <w:pPr xmlns:w="http://schemas.openxmlformats.org/wordprocessingml/2006/main">
              <w:snapToGrid w:val="0"/>
              <w:ind w:left="0"/>
              <w:jc w:val="both"/>
              <w:rPr>
                <w:sz w:val="22"/>
                <w:szCs w:val="22"/>
              </w:rPr>
            </w:pPr>
            <w:r xmlns:w="http://schemas.openxmlformats.org/wordprocessingml/2006/main">
              <w:rPr>
                <w:sz w:val="22"/>
                <w:szCs w:val="22"/>
              </w:rPr>
              <w:t xml:space="preserve">Invoicing in batches</w:t>
            </w:r>
          </w:p>
        </w:tc>
        <w:tc>
          <w:tcPr>
            <w:tcW w:w="3179" w:type="dxa"/>
            <w:noWrap w:val="0"/>
            <w:vAlign w:val="top"/>
          </w:tcPr>
          <w:p>
            <w:pPr>
              <w:snapToGrid w:val="0"/>
              <w:ind w:left="0"/>
              <w:jc w:val="both"/>
              <w:rPr>
                <w:sz w:val="22"/>
                <w:szCs w:val="22"/>
              </w:rPr>
            </w:pPr>
            <w:r>
              <w:rPr>
                <w:sz w:val="22"/>
                <w:szCs w:val="22"/>
              </w:rPr>
              <w:object>
                <v:shape id="_x0000_i1054" o:spt="75" type="#_x0000_t75" style="height:40.5pt;width:56.25pt;" o:ole="t" filled="f" o:preferrelative="t" stroked="f" coordsize="21600,21600">
                  <v:path/>
                  <v:fill on="f" alignshape="1" focussize="0,0"/>
                  <v:stroke on="f"/>
                  <v:imagedata r:id="rId55" o:title=""/>
                  <o:lock v:ext="edit" aspectratio="t"/>
                  <w10:wrap type="none"/>
                  <w10:anchorlock/>
                </v:shape>
                <o:OLEObject Type="Embed" ProgID="Package" ShapeID="_x0000_i1054" DrawAspect="Content" ObjectID="_1468075741" r:id="rId54">
                  <o:LockedField>false</o:LockedField>
                </o:OLEObject>
              </w:object>
            </w:r>
          </w:p>
        </w:tc>
      </w:tr>
    </w:tbl>
    <w:p>
      <w:pPr xmlns:w="http://schemas.openxmlformats.org/wordprocessingml/2006/main">
        <w:snapToGrid w:val="0"/>
        <w:ind w:left="360"/>
        <w:jc w:val="both"/>
        <w:rPr>
          <w:sz w:val="22"/>
          <w:szCs w:val="22"/>
        </w:rPr>
      </w:pPr>
      <w:r xmlns:w="http://schemas.openxmlformats.org/wordprocessingml/2006/main">
        <w:rPr>
          <w:sz w:val="22"/>
          <w:szCs w:val="22"/>
        </w:rPr>
        <w:t xml:space="preserve">The results of successful batch invoicing will return results according to the transactionUuid to determine which invoices are successful and which invoice numbers are generated.</w:t>
      </w:r>
    </w:p>
    <w:p>
      <w:pPr xmlns:w="http://schemas.openxmlformats.org/wordprocessingml/2006/main">
        <w:numPr>
          <w:ilvl w:val="0"/>
          <w:numId w:val="9"/>
        </w:numPr>
        <w:jc w:val="both"/>
        <w:rPr>
          <w:sz w:val="22"/>
          <w:szCs w:val="22"/>
        </w:rPr>
      </w:pPr>
      <w:r xmlns:w="http://schemas.openxmlformats.org/wordprocessingml/2006/main">
        <w:rPr>
          <w:b/>
          <w:color w:val="0000FF"/>
          <w:sz w:val="22"/>
          <w:szCs w:val="22"/>
        </w:rPr>
        <w:t xml:space="preserve">Output:</w:t>
      </w:r>
    </w:p>
    <w:tbl>
      <w:tblPr>
        <w:tblStyle w:val="14"/>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gridCol w:w="6251"/>
      </w:tblGrid>
      <w:tr>
        <w:trPr>
          <w:jc w:val="center"/>
        </w:trPr>
        <w:tc>
          <w:tcPr>
            <w:tcW w:w="2533"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School's name</w:t>
            </w:r>
          </w:p>
        </w:tc>
        <w:tc>
          <w:tcPr>
            <w:tcW w:w="6251"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Describe</w:t>
            </w:r>
          </w:p>
        </w:tc>
      </w:tr>
      <w:tr>
        <w:trPr>
          <w:jc w:val="center"/>
        </w:trPr>
        <w:tc>
          <w:tcPr>
            <w:tcW w:w="2533" w:type="dxa"/>
            <w:noWrap w:val="0"/>
            <w:vAlign w:val="top"/>
          </w:tcPr>
          <w:p>
            <w:pPr xmlns:w="http://schemas.openxmlformats.org/wordprocessingml/2006/main">
              <w:widowControl/>
              <w:shd w:val="clear" w:color="auto" w:fill="FFFFFE"/>
              <w:spacing w:line="270" w:lineRule="atLeast"/>
              <w:ind w:left="-45"/>
              <w:rPr>
                <w:sz w:val="22"/>
                <w:szCs w:val="22"/>
              </w:rPr>
            </w:pPr>
            <w:r xmlns:w="http://schemas.openxmlformats.org/wordprocessingml/2006/main">
              <w:rPr>
                <w:rFonts w:eastAsia="Droid Sans Fallback"/>
                <w:sz w:val="22"/>
                <w:szCs w:val="22"/>
                <w:shd w:val="clear" w:color="auto" w:fill="FFFFFE"/>
                <w:lang w:eastAsia="zh-CN" w:bidi="ar"/>
              </w:rPr>
              <w:t xml:space="preserve">createInvoiceOutputs</w:t>
            </w:r>
          </w:p>
        </w:tc>
        <w:tc>
          <w:tcPr>
            <w:tcW w:w="6251" w:type="dxa"/>
            <w:noWrap w:val="0"/>
            <w:vAlign w:val="top"/>
          </w:tcPr>
          <w:p>
            <w:pPr xmlns:w="http://schemas.openxmlformats.org/wordprocessingml/2006/main">
              <w:spacing w:before="0"/>
              <w:ind w:left="0"/>
              <w:jc w:val="both"/>
              <w:rPr>
                <w:sz w:val="22"/>
                <w:szCs w:val="22"/>
                <w:lang w:val="en"/>
              </w:rPr>
            </w:pPr>
            <w:r xmlns:w="http://schemas.openxmlformats.org/wordprocessingml/2006/main">
              <w:rPr>
                <w:sz w:val="22"/>
                <w:szCs w:val="22"/>
                <w:lang w:val="en"/>
              </w:rPr>
              <w:t xml:space="preserve">Results returned when the invoice is made successfully (pay the invoice number)</w:t>
            </w:r>
          </w:p>
        </w:tc>
      </w:tr>
      <w:tr>
        <w:trPr>
          <w:jc w:val="center"/>
        </w:trPr>
        <w:tc>
          <w:tcPr>
            <w:tcW w:w="2533" w:type="dxa"/>
            <w:noWrap w:val="0"/>
            <w:vAlign w:val="top"/>
          </w:tcPr>
          <w:p>
            <w:pPr xmlns:w="http://schemas.openxmlformats.org/wordprocessingml/2006/main">
              <w:widowControl/>
              <w:shd w:val="clear" w:color="auto" w:fill="FFFFFE"/>
              <w:spacing w:line="270" w:lineRule="atLeast"/>
              <w:ind w:left="-45"/>
              <w:rPr>
                <w:sz w:val="22"/>
                <w:szCs w:val="22"/>
              </w:rPr>
            </w:pPr>
            <w:r xmlns:w="http://schemas.openxmlformats.org/wordprocessingml/2006/main">
              <w:rPr>
                <w:rFonts w:eastAsia="Droid Sans Fallback"/>
                <w:sz w:val="22"/>
                <w:szCs w:val="22"/>
                <w:shd w:val="clear" w:color="auto" w:fill="FFFFFE"/>
                <w:lang w:eastAsia="zh-CN" w:bidi="ar"/>
              </w:rPr>
              <w:t xml:space="preserve">lstMapError</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Description of the error ( </w:t>
            </w:r>
            <w:r xmlns:w="http://schemas.openxmlformats.org/wordprocessingml/2006/main">
              <w:rPr>
                <w:sz w:val="22"/>
                <w:szCs w:val="22"/>
                <w:lang w:val="en"/>
              </w:rPr>
              <w:t xml:space="preserve">the errors encountered by the invoice ds </w:t>
            </w:r>
            <w:r xmlns:w="http://schemas.openxmlformats.org/wordprocessingml/2006/main">
              <w:rPr>
                <w:sz w:val="22"/>
                <w:szCs w:val="22"/>
              </w:rPr>
              <w:t xml:space="preserve">)</w:t>
            </w:r>
          </w:p>
        </w:tc>
      </w:tr>
      <w:tr>
        <w:trPr>
          <w:jc w:val="center"/>
        </w:trPr>
        <w:tc>
          <w:tcPr>
            <w:tcW w:w="2533" w:type="dxa"/>
            <w:noWrap w:val="0"/>
            <w:vAlign w:val="top"/>
          </w:tcPr>
          <w:p>
            <w:pPr xmlns:w="http://schemas.openxmlformats.org/wordprocessingml/2006/main">
              <w:widowControl/>
              <w:shd w:val="clear" w:color="auto" w:fill="FFFFFE"/>
              <w:spacing w:line="270" w:lineRule="atLeast"/>
              <w:ind w:left="-45"/>
              <w:rPr>
                <w:sz w:val="22"/>
                <w:szCs w:val="22"/>
              </w:rPr>
            </w:pPr>
            <w:r xmlns:w="http://schemas.openxmlformats.org/wordprocessingml/2006/main">
              <w:rPr>
                <w:rFonts w:eastAsia="Droid Sans Fallback"/>
                <w:sz w:val="22"/>
                <w:szCs w:val="22"/>
                <w:shd w:val="clear" w:color="auto" w:fill="FFFFFE"/>
                <w:lang w:eastAsia="zh-CN" w:bidi="ar"/>
              </w:rPr>
              <w:t xml:space="preserve">totalSuccess</w:t>
            </w:r>
          </w:p>
        </w:tc>
        <w:tc>
          <w:tcPr>
            <w:tcW w:w="6251" w:type="dxa"/>
            <w:noWrap w:val="0"/>
            <w:vAlign w:val="top"/>
          </w:tcPr>
          <w:p>
            <w:pPr xmlns:w="http://schemas.openxmlformats.org/wordprocessingml/2006/main">
              <w:spacing w:before="0"/>
              <w:ind w:left="0"/>
              <w:jc w:val="both"/>
              <w:rPr>
                <w:sz w:val="22"/>
                <w:szCs w:val="22"/>
                <w:lang w:val="en"/>
              </w:rPr>
            </w:pPr>
            <w:r xmlns:w="http://schemas.openxmlformats.org/wordprocessingml/2006/main">
              <w:rPr>
                <w:sz w:val="22"/>
                <w:szCs w:val="22"/>
                <w:lang w:val="en"/>
              </w:rPr>
              <w:t xml:space="preserve">Total number of successful invoice creation lines</w:t>
            </w:r>
          </w:p>
        </w:tc>
      </w:tr>
      <w:tr>
        <w:trPr>
          <w:jc w:val="center"/>
        </w:trPr>
        <w:tc>
          <w:tcPr>
            <w:tcW w:w="2533" w:type="dxa"/>
            <w:noWrap w:val="0"/>
            <w:vAlign w:val="top"/>
          </w:tcPr>
          <w:p>
            <w:pPr xmlns:w="http://schemas.openxmlformats.org/wordprocessingml/2006/main">
              <w:widowControl/>
              <w:shd w:val="clear" w:color="auto" w:fill="FFFFFE"/>
              <w:spacing w:line="270" w:lineRule="atLeast"/>
              <w:ind w:left="-45"/>
              <w:rPr>
                <w:rFonts w:eastAsia="Droid Sans Fallback"/>
                <w:sz w:val="22"/>
                <w:szCs w:val="22"/>
              </w:rPr>
            </w:pPr>
            <w:r xmlns:w="http://schemas.openxmlformats.org/wordprocessingml/2006/main">
              <w:rPr>
                <w:rFonts w:eastAsia="Droid Sans Fallback"/>
                <w:sz w:val="22"/>
                <w:szCs w:val="22"/>
                <w:shd w:val="clear" w:color="auto" w:fill="FFFFFE"/>
                <w:lang w:eastAsia="zh-CN" w:bidi="ar"/>
              </w:rPr>
              <w:t xml:space="preserve">totalFail</w:t>
            </w:r>
          </w:p>
        </w:tc>
        <w:tc>
          <w:tcPr>
            <w:tcW w:w="6251" w:type="dxa"/>
            <w:noWrap w:val="0"/>
            <w:vAlign w:val="top"/>
          </w:tcPr>
          <w:p>
            <w:pPr xmlns:w="http://schemas.openxmlformats.org/wordprocessingml/2006/main">
              <w:spacing w:before="0"/>
              <w:ind w:left="0"/>
              <w:jc w:val="both"/>
              <w:rPr>
                <w:sz w:val="22"/>
                <w:szCs w:val="22"/>
                <w:lang w:val="en"/>
              </w:rPr>
            </w:pPr>
            <w:r xmlns:w="http://schemas.openxmlformats.org/wordprocessingml/2006/main">
              <w:rPr>
                <w:sz w:val="22"/>
                <w:szCs w:val="22"/>
              </w:rPr>
              <w:t xml:space="preserve">Total number of defective invoices </w:t>
            </w:r>
            <w:r xmlns:w="http://schemas.openxmlformats.org/wordprocessingml/2006/main">
              <w:rPr>
                <w:sz w:val="22"/>
                <w:szCs w:val="22"/>
                <w:lang w:val="en"/>
              </w:rPr>
              <w:t xml:space="preserve">that have not been issued successfully</w:t>
            </w:r>
          </w:p>
        </w:tc>
      </w:tr>
    </w:tbl>
    <w:p>
      <w:pPr>
        <w:snapToGrid w:val="0"/>
        <w:ind w:left="360"/>
        <w:jc w:val="both"/>
        <w:rPr>
          <w:sz w:val="22"/>
          <w:szCs w:val="22"/>
        </w:rPr>
      </w:pPr>
    </w:p>
    <w:p>
      <w:pPr xmlns:w="http://schemas.openxmlformats.org/wordprocessingml/2006/main">
        <w:snapToGrid w:val="0"/>
        <w:ind w:left="360"/>
        <w:jc w:val="both"/>
        <w:rPr>
          <w:sz w:val="22"/>
          <w:szCs w:val="22"/>
          <w:lang w:val="en"/>
        </w:rPr>
      </w:pPr>
      <w:r xmlns:w="http://schemas.openxmlformats.org/wordprocessingml/2006/main">
        <w:rPr>
          <w:sz w:val="22"/>
          <w:szCs w:val="22"/>
          <w:lang w:val="en"/>
        </w:rPr>
        <w:t xml:space="preserve">Example of returned results:</w:t>
      </w:r>
    </w:p>
    <w:p>
      <w:pPr>
        <w:snapToGrid w:val="0"/>
        <w:ind w:left="360"/>
        <w:jc w:val="both"/>
        <w:rPr>
          <w:sz w:val="22"/>
          <w:szCs w:val="22"/>
        </w:rPr>
      </w:pPr>
      <w:r>
        <w:rPr>
          <w:sz w:val="22"/>
          <w:szCs w:val="22"/>
        </w:rPr>
        <w:drawing>
          <wp:inline distT="0" distB="0" distL="114300" distR="114300">
            <wp:extent cx="6298565" cy="2366645"/>
            <wp:effectExtent l="0" t="0" r="635" b="20955"/>
            <wp:docPr id="2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1"/>
                    <pic:cNvPicPr>
                      <a:picLocks noChangeAspect="1"/>
                    </pic:cNvPicPr>
                  </pic:nvPicPr>
                  <pic:blipFill>
                    <a:blip r:embed="rId56"/>
                    <a:stretch>
                      <a:fillRect/>
                    </a:stretch>
                  </pic:blipFill>
                  <pic:spPr>
                    <a:xfrm>
                      <a:off x="0" y="0"/>
                      <a:ext cx="6298565" cy="2366645"/>
                    </a:xfrm>
                    <a:prstGeom prst="rect">
                      <a:avLst/>
                    </a:prstGeom>
                    <a:noFill/>
                    <a:ln w="9525">
                      <a:noFill/>
                    </a:ln>
                  </pic:spPr>
                </pic:pic>
              </a:graphicData>
            </a:graphic>
          </wp:inline>
        </w:drawing>
      </w:r>
    </w:p>
    <w:p>
      <w:pPr>
        <w:snapToGrid w:val="0"/>
        <w:ind w:left="360"/>
        <w:jc w:val="both"/>
        <w:rPr>
          <w:sz w:val="22"/>
          <w:szCs w:val="22"/>
          <w:lang w:val="en"/>
        </w:rPr>
      </w:pPr>
    </w:p>
    <w:p>
      <w:pPr>
        <w:snapToGrid w:val="0"/>
        <w:ind w:left="360"/>
        <w:jc w:val="both"/>
        <w:rPr>
          <w:sz w:val="22"/>
          <w:szCs w:val="22"/>
          <w:lang w:val="en"/>
        </w:rPr>
      </w:pPr>
    </w:p>
    <w:p>
      <w:pPr>
        <w:snapToGrid w:val="0"/>
        <w:ind w:left="360"/>
        <w:jc w:val="both"/>
        <w:rPr>
          <w:sz w:val="22"/>
          <w:szCs w:val="22"/>
          <w:lang w:val="en"/>
        </w:rPr>
      </w:pPr>
    </w:p>
    <w:p>
      <w:pPr>
        <w:snapToGrid w:val="0"/>
        <w:ind w:left="360"/>
        <w:jc w:val="both"/>
        <w:rPr>
          <w:sz w:val="22"/>
          <w:szCs w:val="22"/>
          <w:lang w:val="en"/>
        </w:rPr>
      </w:pPr>
    </w:p>
    <w:p>
      <w:pPr xmlns:w="http://schemas.openxmlformats.org/wordprocessingml/2006/main">
        <w:snapToGrid w:val="0"/>
        <w:ind w:left="360"/>
        <w:jc w:val="both"/>
        <w:rPr>
          <w:sz w:val="22"/>
          <w:szCs w:val="22"/>
          <w:lang w:val="en"/>
        </w:rPr>
      </w:pPr>
      <w:r xmlns:w="http://schemas.openxmlformats.org/wordprocessingml/2006/main">
        <w:rPr>
          <w:sz w:val="22"/>
          <w:szCs w:val="22"/>
          <w:lang w:val="en"/>
        </w:rPr>
        <w:t xml:space="preserve">Error about wrong, missing information</w:t>
      </w:r>
    </w:p>
    <w:p>
      <w:pPr>
        <w:snapToGrid w:val="0"/>
        <w:ind w:left="360"/>
        <w:jc w:val="both"/>
        <w:rPr>
          <w:sz w:val="22"/>
          <w:szCs w:val="22"/>
        </w:rPr>
      </w:pPr>
      <w:r>
        <w:rPr>
          <w:sz w:val="22"/>
          <w:szCs w:val="22"/>
        </w:rPr>
        <w:drawing>
          <wp:inline distT="0" distB="0" distL="114300" distR="114300">
            <wp:extent cx="6297930" cy="2136775"/>
            <wp:effectExtent l="0" t="0" r="1270" b="22225"/>
            <wp:docPr id="2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2"/>
                    <pic:cNvPicPr>
                      <a:picLocks noChangeAspect="1"/>
                    </pic:cNvPicPr>
                  </pic:nvPicPr>
                  <pic:blipFill>
                    <a:blip r:embed="rId57"/>
                    <a:stretch>
                      <a:fillRect/>
                    </a:stretch>
                  </pic:blipFill>
                  <pic:spPr>
                    <a:xfrm>
                      <a:off x="0" y="0"/>
                      <a:ext cx="6297930" cy="2136775"/>
                    </a:xfrm>
                    <a:prstGeom prst="rect">
                      <a:avLst/>
                    </a:prstGeom>
                    <a:noFill/>
                    <a:ln w="9525">
                      <a:noFill/>
                    </a:ln>
                  </pic:spPr>
                </pic:pic>
              </a:graphicData>
            </a:graphic>
          </wp:inline>
        </w:drawing>
      </w:r>
    </w:p>
    <w:p>
      <w:pPr xmlns:w="http://schemas.openxmlformats.org/wordprocessingml/2006/main">
        <w:snapToGrid w:val="0"/>
        <w:ind w:left="360"/>
        <w:jc w:val="both"/>
        <w:rPr>
          <w:sz w:val="22"/>
          <w:szCs w:val="22"/>
          <w:lang w:val="en"/>
        </w:rPr>
      </w:pPr>
      <w:r xmlns:w="http://schemas.openxmlformats.org/wordprocessingml/2006/main">
        <w:rPr>
          <w:sz w:val="22"/>
          <w:szCs w:val="22"/>
          <w:lang w:val="en"/>
        </w:rPr>
        <w:t xml:space="preserve">The json and token format errors will be returned in the format</w:t>
      </w:r>
    </w:p>
    <w:p>
      <w:pPr>
        <w:snapToGrid w:val="0"/>
        <w:ind w:left="360"/>
        <w:jc w:val="both"/>
        <w:rPr>
          <w:sz w:val="22"/>
          <w:szCs w:val="22"/>
        </w:rPr>
      </w:pPr>
      <w:r>
        <w:rPr>
          <w:sz w:val="22"/>
          <w:szCs w:val="22"/>
        </w:rPr>
        <w:drawing>
          <wp:inline distT="0" distB="0" distL="114300" distR="114300">
            <wp:extent cx="6298565" cy="1410335"/>
            <wp:effectExtent l="0" t="0" r="635" b="12065"/>
            <wp:docPr id="1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3"/>
                    <pic:cNvPicPr>
                      <a:picLocks noChangeAspect="1"/>
                    </pic:cNvPicPr>
                  </pic:nvPicPr>
                  <pic:blipFill>
                    <a:blip r:embed="rId58"/>
                    <a:stretch>
                      <a:fillRect/>
                    </a:stretch>
                  </pic:blipFill>
                  <pic:spPr>
                    <a:xfrm>
                      <a:off x="0" y="0"/>
                      <a:ext cx="6298565" cy="1410335"/>
                    </a:xfrm>
                    <a:prstGeom prst="rect">
                      <a:avLst/>
                    </a:prstGeom>
                    <a:noFill/>
                    <a:ln w="9525">
                      <a:noFill/>
                    </a:ln>
                  </pic:spPr>
                </pic:pic>
              </a:graphicData>
            </a:graphic>
          </wp:inline>
        </w:drawing>
      </w:r>
    </w:p>
    <w:p>
      <w:pPr xmlns:w="http://schemas.openxmlformats.org/wordprocessingml/2006/main">
        <w:pStyle w:val="20"/>
        <w:rPr>
          <w:sz w:val="22"/>
          <w:szCs w:val="22"/>
        </w:rPr>
      </w:pPr>
      <w:bookmarkStart xmlns:w="http://schemas.openxmlformats.org/wordprocessingml/2006/main" w:id="44" w:name="_Toc115266188"/>
      <w:bookmarkStart xmlns:w="http://schemas.openxmlformats.org/wordprocessingml/2006/main" w:id="45" w:name="_Toc115266193"/>
      <w:r xmlns:w="http://schemas.openxmlformats.org/wordprocessingml/2006/main">
        <w:rPr>
          <w:sz w:val="22"/>
          <w:szCs w:val="22"/>
        </w:rPr>
        <w:t xml:space="preserve">Cancelling invoice</w:t>
      </w:r>
      <w:bookmarkEnd xmlns:w="http://schemas.openxmlformats.org/wordprocessingml/2006/main" w:id="44"/>
    </w:p>
    <w:p>
      <w:pPr xmlns:w="http://schemas.openxmlformats.org/wordprocessingml/2006/main">
        <w:pStyle w:val="4"/>
        <w:rPr>
          <w:sz w:val="22"/>
          <w:szCs w:val="22"/>
        </w:rPr>
      </w:pPr>
      <w:r xmlns:w="http://schemas.openxmlformats.org/wordprocessingml/2006/main">
        <w:rPr>
          <w:sz w:val="22"/>
          <w:szCs w:val="22"/>
        </w:rPr>
        <w:t xml:space="preserve">Allows invoice deletion (move invoice to delete state) from the integrated system.</w:t>
      </w:r>
    </w:p>
    <w:p>
      <w:pPr xmlns:w="http://schemas.openxmlformats.org/wordprocessingml/2006/main">
        <w:numPr>
          <w:ilvl w:val="0"/>
          <w:numId w:val="9"/>
        </w:numPr>
        <w:jc w:val="both"/>
        <w:rPr>
          <w:b/>
          <w:color w:val="0000FF"/>
          <w:sz w:val="22"/>
          <w:szCs w:val="22"/>
        </w:rPr>
      </w:pPr>
      <w:r xmlns:w="http://schemas.openxmlformats.org/wordprocessingml/2006/main">
        <w:rPr>
          <w:b/>
          <w:color w:val="0000FF"/>
          <w:sz w:val="22"/>
          <w:szCs w:val="22"/>
        </w:rPr>
        <w:t xml:space="preserve">Input:</w:t>
      </w:r>
    </w:p>
    <w:p>
      <w:pPr xmlns:w="http://schemas.openxmlformats.org/wordprocessingml/2006/main">
        <w:numPr>
          <w:ilvl w:val="0"/>
          <w:numId w:val="6"/>
        </w:numPr>
        <w:snapToGrid w:val="0"/>
        <w:jc w:val="both"/>
        <w:rPr>
          <w:sz w:val="22"/>
          <w:szCs w:val="22"/>
        </w:rPr>
      </w:pPr>
      <w:r xmlns:w="http://schemas.openxmlformats.org/wordprocessingml/2006/main">
        <w:rPr>
          <w:sz w:val="22"/>
          <w:szCs w:val="22"/>
        </w:rPr>
        <w:t xml:space="preserve">Action (POST): InvoiceAPI/InvoiceWS/cancelTransactionInvoice</w:t>
      </w:r>
    </w:p>
    <w:p>
      <w:pPr xmlns:w="http://schemas.openxmlformats.org/wordprocessingml/2006/main">
        <w:numPr>
          <w:ilvl w:val="0"/>
          <w:numId w:val="6"/>
        </w:numPr>
        <w:jc w:val="both"/>
        <w:rPr>
          <w:sz w:val="22"/>
          <w:szCs w:val="22"/>
        </w:rPr>
      </w:pPr>
      <w:r xmlns:w="http://schemas.openxmlformats.org/wordprocessingml/2006/main">
        <w:rPr>
          <w:sz w:val="22"/>
          <w:szCs w:val="22"/>
        </w:rPr>
        <w:t xml:space="preserve">Headers:</w:t>
      </w:r>
    </w:p>
    <w:p>
      <w:pPr xmlns:w="http://schemas.openxmlformats.org/wordprocessingml/2006/main">
        <w:snapToGrid w:val="0"/>
        <w:ind w:firstLine="176"/>
        <w:jc w:val="both"/>
        <w:rPr>
          <w:sz w:val="22"/>
          <w:szCs w:val="22"/>
          <w:lang w:val="en"/>
        </w:rPr>
      </w:pPr>
      <w:r xmlns:w="http://schemas.openxmlformats.org/wordprocessingml/2006/main">
        <w:rPr>
          <w:sz w:val="22"/>
          <w:szCs w:val="22"/>
          <w:lang w:val="en"/>
        </w:rPr>
        <w:t xml:space="preserve">+ Cookie: value access_token or Authorization: username/pass like login on web or Authorization: username/pass like login on web</w:t>
      </w:r>
    </w:p>
    <w:p>
      <w:pPr xmlns:w="http://schemas.openxmlformats.org/wordprocessingml/2006/main">
        <w:snapToGrid w:val="0"/>
        <w:ind w:firstLine="176"/>
        <w:jc w:val="both"/>
        <w:rPr>
          <w:sz w:val="22"/>
          <w:szCs w:val="22"/>
          <w:lang w:val="fr-FR"/>
        </w:rPr>
      </w:pPr>
      <w:r xmlns:w="http://schemas.openxmlformats.org/wordprocessingml/2006/main">
        <w:rPr>
          <w:sz w:val="22"/>
          <w:szCs w:val="22"/>
          <w:lang w:val="fr-FR"/>
        </w:rPr>
        <w:t xml:space="preserve">+ Content-Type : application/x-www-form-urlencoded</w:t>
      </w:r>
    </w:p>
    <w:p>
      <w:pPr>
        <w:snapToGrid w:val="0"/>
        <w:ind w:left="0"/>
        <w:jc w:val="both"/>
        <w:rPr>
          <w:sz w:val="22"/>
          <w:szCs w:val="22"/>
          <w:lang w:val="fr-FR"/>
        </w:rPr>
      </w:pPr>
    </w:p>
    <w:tbl>
      <w:tblPr>
        <w:tblStyle w:val="14"/>
        <w:tblW w:w="9497"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8"/>
        <w:gridCol w:w="2566"/>
        <w:gridCol w:w="5153"/>
      </w:tblGrid>
      <w:tr>
        <w:trPr>
          <w:trHeight w:val="530" w:hRule="atLeast"/>
        </w:trPr>
        <w:tc>
          <w:tcPr>
            <w:tcW w:w="1778"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School's name</w:t>
            </w:r>
          </w:p>
        </w:tc>
        <w:tc>
          <w:tcPr>
            <w:tcW w:w="2566"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Data types, constraints</w:t>
            </w:r>
          </w:p>
        </w:tc>
        <w:tc>
          <w:tcPr>
            <w:tcW w:w="5153"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Describe</w:t>
            </w:r>
          </w:p>
        </w:tc>
      </w:tr>
      <w:tr>
        <w:tc>
          <w:tcPr>
            <w:tcW w:w="1778"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supplierTaxCode</w:t>
            </w:r>
          </w:p>
        </w:tc>
        <w:tc>
          <w:tcPr>
            <w:tcW w:w="256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 [0-9-]+</w:t>
            </w:r>
          </w:p>
        </w:tc>
        <w:tc>
          <w:tcPr>
            <w:tcW w:w="515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Tax identification number of the invoice-issuing business/branch. A business can have multiple tax codes</w:t>
            </w:r>
          </w:p>
          <w:p>
            <w:pPr xmlns:w="http://schemas.openxmlformats.org/wordprocessingml/2006/main">
              <w:spacing w:before="0"/>
              <w:ind w:left="0"/>
              <w:jc w:val="both"/>
              <w:rPr>
                <w:sz w:val="22"/>
                <w:szCs w:val="22"/>
              </w:rPr>
            </w:pPr>
            <w:r xmlns:w="http://schemas.openxmlformats.org/wordprocessingml/2006/main">
              <w:rPr>
                <w:sz w:val="22"/>
                <w:szCs w:val="22"/>
              </w:rPr>
              <w:t xml:space="preserve">Model 1: 0312770607</w:t>
            </w:r>
          </w:p>
          <w:p>
            <w:pPr xmlns:w="http://schemas.openxmlformats.org/wordprocessingml/2006/main">
              <w:spacing w:before="0"/>
              <w:ind w:left="0"/>
              <w:jc w:val="both"/>
              <w:rPr>
                <w:sz w:val="22"/>
                <w:szCs w:val="22"/>
              </w:rPr>
            </w:pPr>
            <w:r xmlns:w="http://schemas.openxmlformats.org/wordprocessingml/2006/main">
              <w:rPr>
                <w:sz w:val="22"/>
                <w:szCs w:val="22"/>
              </w:rPr>
              <w:t xml:space="preserve">Form 2: 0312770607-001</w:t>
            </w:r>
          </w:p>
          <w:p>
            <w:pPr>
              <w:spacing w:before="0"/>
              <w:ind w:left="0"/>
              <w:jc w:val="both"/>
              <w:rPr>
                <w:sz w:val="22"/>
                <w:szCs w:val="22"/>
              </w:rPr>
            </w:pPr>
          </w:p>
        </w:tc>
      </w:tr>
      <w:tr>
        <w:tc>
          <w:tcPr>
            <w:tcW w:w="1778" w:type="dxa"/>
            <w:noWrap w:val="0"/>
            <w:vAlign w:val="top"/>
          </w:tcPr>
          <w:p>
            <w:pPr xmlns:w="http://schemas.openxmlformats.org/wordprocessingml/2006/main">
              <w:spacing w:before="0"/>
              <w:ind w:left="0"/>
              <w:jc w:val="both"/>
              <w:rPr>
                <w:sz w:val="22"/>
                <w:szCs w:val="22"/>
                <w:highlight w:val="yellow"/>
              </w:rPr>
            </w:pPr>
            <w:r xmlns:w="http://schemas.openxmlformats.org/wordprocessingml/2006/main">
              <w:rPr>
                <w:sz w:val="22"/>
                <w:szCs w:val="22"/>
              </w:rPr>
              <w:t xml:space="preserve">templateCode</w:t>
            </w:r>
          </w:p>
        </w:tc>
        <w:tc>
          <w:tcPr>
            <w:tcW w:w="256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w:t>
            </w:r>
            <w:r xmlns:w="http://schemas.openxmlformats.org/wordprocessingml/2006/main">
              <w:rPr>
                <w:sz w:val="22"/>
                <w:szCs w:val="22"/>
                <w:highlight w:val="yellow"/>
              </w:rPr>
              <w:t xml:space="preserve">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 20</w:t>
            </w:r>
          </w:p>
          <w:p>
            <w:pPr xmlns:w="http://schemas.openxmlformats.org/wordprocessingml/2006/main">
              <w:spacing w:before="0"/>
              <w:ind w:left="0"/>
              <w:jc w:val="both"/>
              <w:rPr>
                <w:sz w:val="22"/>
                <w:szCs w:val="22"/>
                <w:highlight w:val="yellow"/>
              </w:rPr>
            </w:pPr>
            <w:r xmlns:w="http://schemas.openxmlformats.org/wordprocessingml/2006/main">
              <w:rPr>
                <w:sz w:val="22"/>
                <w:szCs w:val="22"/>
              </w:rPr>
              <w:t xml:space="preserve">Format :</w:t>
            </w:r>
          </w:p>
        </w:tc>
        <w:tc>
          <w:tcPr>
            <w:tcW w:w="515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 sample code</w:t>
            </w:r>
          </w:p>
          <w:p>
            <w:pPr xmlns:w="http://schemas.openxmlformats.org/wordprocessingml/2006/main">
              <w:spacing w:before="0"/>
              <w:ind w:left="0"/>
              <w:jc w:val="both"/>
              <w:rPr>
                <w:sz w:val="22"/>
                <w:szCs w:val="22"/>
              </w:rPr>
            </w:pPr>
            <w:r xmlns:w="http://schemas.openxmlformats.org/wordprocessingml/2006/main">
              <w:rPr>
                <w:sz w:val="22"/>
                <w:szCs w:val="22"/>
              </w:rPr>
              <w:t xml:space="preserve">VD:</w:t>
            </w:r>
          </w:p>
          <w:p>
            <w:pPr xmlns:w="http://schemas.openxmlformats.org/wordprocessingml/2006/main">
              <w:spacing w:before="0"/>
              <w:ind w:left="0"/>
              <w:jc w:val="both"/>
              <w:rPr>
                <w:sz w:val="22"/>
                <w:szCs w:val="22"/>
              </w:rPr>
            </w:pPr>
            <w:r xmlns:w="http://schemas.openxmlformats.org/wordprocessingml/2006/main">
              <w:rPr>
                <w:sz w:val="22"/>
                <w:szCs w:val="22"/>
              </w:rPr>
              <w:t xml:space="preserve">01GTKT0/001</w:t>
            </w:r>
          </w:p>
          <w:p>
            <w:pPr xmlns:w="http://schemas.openxmlformats.org/wordprocessingml/2006/main">
              <w:spacing w:before="0"/>
              <w:ind w:left="0"/>
              <w:jc w:val="both"/>
              <w:rPr>
                <w:sz w:val="22"/>
                <w:szCs w:val="22"/>
                <w:highlight w:val="yellow"/>
              </w:rPr>
            </w:pPr>
            <w:r xmlns:w="http://schemas.openxmlformats.org/wordprocessingml/2006/main">
              <w:rPr>
                <w:sz w:val="22"/>
                <w:szCs w:val="22"/>
              </w:rPr>
              <w:t xml:space="preserve">1/001</w:t>
            </w:r>
          </w:p>
        </w:tc>
      </w:tr>
      <w:tr>
        <w:tc>
          <w:tcPr>
            <w:tcW w:w="1778"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invoiceNo</w:t>
            </w:r>
          </w:p>
        </w:tc>
        <w:tc>
          <w:tcPr>
            <w:tcW w:w="256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 7</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 15</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 [a-zA-Z0-9/]+</w:t>
            </w:r>
          </w:p>
        </w:tc>
        <w:tc>
          <w:tcPr>
            <w:tcW w:w="5153" w:type="dxa"/>
            <w:noWrap w:val="0"/>
            <w:vAlign w:val="top"/>
          </w:tcPr>
          <w:p>
            <w:pPr xmlns:w="http://schemas.openxmlformats.org/wordprocessingml/2006/main">
              <w:spacing w:before="0"/>
              <w:ind w:left="41"/>
              <w:jc w:val="both"/>
              <w:rPr>
                <w:sz w:val="22"/>
                <w:szCs w:val="22"/>
                <w:lang w:val="en"/>
              </w:rPr>
            </w:pPr>
            <w:r xmlns:w="http://schemas.openxmlformats.org/wordprocessingml/2006/main">
              <w:rPr>
                <w:sz w:val="22"/>
                <w:szCs w:val="22"/>
              </w:rPr>
              <w:t xml:space="preserve">Is </w:t>
            </w:r>
            <w:r xmlns:w="http://schemas.openxmlformats.org/wordprocessingml/2006/main">
              <w:rPr>
                <w:sz w:val="22"/>
                <w:szCs w:val="22"/>
                <w:lang w:val="en"/>
              </w:rPr>
              <w:t xml:space="preserve">invoice number = </w:t>
            </w:r>
            <w:r xmlns:w="http://schemas.openxmlformats.org/wordprocessingml/2006/main">
              <w:rPr>
                <w:sz w:val="22"/>
                <w:szCs w:val="22"/>
              </w:rPr>
              <w:t xml:space="preserve">invoice symbol + invoice number </w:t>
            </w:r>
            <w:r xmlns:w="http://schemas.openxmlformats.org/wordprocessingml/2006/main">
              <w:rPr>
                <w:sz w:val="22"/>
                <w:szCs w:val="22"/>
                <w:lang w:val="en"/>
              </w:rPr>
              <w:t xml:space="preserve">.</w:t>
            </w:r>
          </w:p>
          <w:p>
            <w:pPr xmlns:w="http://schemas.openxmlformats.org/wordprocessingml/2006/main">
              <w:spacing w:before="0"/>
              <w:ind w:left="41"/>
              <w:jc w:val="both"/>
              <w:rPr>
                <w:sz w:val="22"/>
                <w:szCs w:val="22"/>
              </w:rPr>
            </w:pPr>
            <w:r xmlns:w="http://schemas.openxmlformats.org/wordprocessingml/2006/main">
              <w:rPr>
                <w:sz w:val="22"/>
                <w:szCs w:val="22"/>
              </w:rPr>
              <w:t xml:space="preserve">eg: AA/20E0000001</w:t>
            </w:r>
          </w:p>
          <w:p>
            <w:pPr>
              <w:spacing w:before="0"/>
              <w:ind w:left="41"/>
              <w:jc w:val="both"/>
              <w:rPr>
                <w:sz w:val="22"/>
                <w:szCs w:val="22"/>
              </w:rPr>
            </w:pPr>
          </w:p>
        </w:tc>
      </w:tr>
      <w:tr>
        <w:tc>
          <w:tcPr>
            <w:tcW w:w="1778"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strIssueDate</w:t>
            </w:r>
          </w:p>
        </w:tc>
        <w:tc>
          <w:tcPr>
            <w:tcW w:w="256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highlight w:val="yellow"/>
              </w:rPr>
              <w:t xml:space="preserve">DataType </w:t>
            </w:r>
            <w:r xmlns:w="http://schemas.openxmlformats.org/wordprocessingml/2006/main">
              <w:rPr>
                <w:sz w:val="22"/>
                <w:szCs w:val="22"/>
              </w:rPr>
              <w:t xml:space="preserve">:</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w:t>
            </w:r>
          </w:p>
          <w:p>
            <w:pPr xmlns:w="http://schemas.openxmlformats.org/wordprocessingml/2006/main">
              <w:spacing w:before="0"/>
              <w:ind w:left="0"/>
              <w:jc w:val="both"/>
              <w:rPr>
                <w:sz w:val="22"/>
                <w:szCs w:val="22"/>
                <w:lang w:val="en"/>
              </w:rPr>
            </w:pPr>
            <w:r xmlns:w="http://schemas.openxmlformats.org/wordprocessingml/2006/main">
              <w:rPr>
                <w:sz w:val="22"/>
                <w:szCs w:val="22"/>
                <w:highlight w:val="yellow"/>
              </w:rPr>
              <w:t xml:space="preserve">Format: </w:t>
            </w:r>
            <w:r xmlns:w="http://schemas.openxmlformats.org/wordprocessingml/2006/main">
              <w:rPr>
                <w:sz w:val="22"/>
                <w:szCs w:val="22"/>
                <w:highlight w:val="yellow"/>
                <w:lang w:val="en"/>
              </w:rPr>
              <w:t xml:space="preserve">Standard 5.1</w:t>
            </w:r>
          </w:p>
        </w:tc>
        <w:tc>
          <w:tcPr>
            <w:tcW w:w="5153"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Invoice date (do not exceed current date)</w:t>
            </w:r>
          </w:p>
          <w:p>
            <w:pPr>
              <w:spacing w:before="0"/>
              <w:ind w:left="41"/>
              <w:jc w:val="both"/>
              <w:rPr>
                <w:sz w:val="22"/>
                <w:szCs w:val="22"/>
              </w:rPr>
            </w:pPr>
          </w:p>
        </w:tc>
      </w:tr>
      <w:tr>
        <w:tc>
          <w:tcPr>
            <w:tcW w:w="1778"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additionalReferenceDesc</w:t>
            </w:r>
          </w:p>
        </w:tc>
        <w:tc>
          <w:tcPr>
            <w:tcW w:w="256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 1</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 400</w:t>
            </w:r>
          </w:p>
        </w:tc>
        <w:tc>
          <w:tcPr>
            <w:tcW w:w="5153"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Name of invoice cancellation agreement document</w:t>
            </w:r>
          </w:p>
          <w:p>
            <w:pPr>
              <w:spacing w:before="0"/>
              <w:ind w:left="41"/>
              <w:jc w:val="both"/>
              <w:rPr>
                <w:sz w:val="22"/>
                <w:szCs w:val="22"/>
              </w:rPr>
            </w:pPr>
          </w:p>
        </w:tc>
      </w:tr>
      <w:tr>
        <w:tc>
          <w:tcPr>
            <w:tcW w:w="1778"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additionalReferenceDate</w:t>
            </w:r>
          </w:p>
        </w:tc>
        <w:tc>
          <w:tcPr>
            <w:tcW w:w="256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highlight w:val="yellow"/>
              </w:rPr>
              <w:t xml:space="preserve">DataType:</w:t>
            </w:r>
            <w:r xmlns:w="http://schemas.openxmlformats.org/wordprocessingml/2006/main">
              <w:rPr>
                <w:sz w:val="22"/>
                <w:szCs w:val="22"/>
              </w:rPr>
              <w:t xml:space="preserve"> </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w:t>
            </w:r>
          </w:p>
          <w:p>
            <w:pPr xmlns:w="http://schemas.openxmlformats.org/wordprocessingml/2006/main">
              <w:spacing w:before="0"/>
              <w:ind w:left="0"/>
              <w:jc w:val="both"/>
              <w:rPr>
                <w:sz w:val="22"/>
                <w:szCs w:val="22"/>
                <w:lang w:val="en"/>
              </w:rPr>
            </w:pPr>
            <w:r xmlns:w="http://schemas.openxmlformats.org/wordprocessingml/2006/main">
              <w:rPr>
                <w:sz w:val="22"/>
                <w:szCs w:val="22"/>
                <w:highlight w:val="yellow"/>
              </w:rPr>
              <w:t xml:space="preserve">Format: </w:t>
            </w:r>
            <w:r xmlns:w="http://schemas.openxmlformats.org/wordprocessingml/2006/main">
              <w:rPr>
                <w:sz w:val="22"/>
                <w:szCs w:val="22"/>
                <w:highlight w:val="yellow"/>
                <w:lang w:val="en"/>
              </w:rPr>
              <w:t xml:space="preserve">Standard 5.1</w:t>
            </w:r>
          </w:p>
        </w:tc>
        <w:tc>
          <w:tcPr>
            <w:tcW w:w="5153"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Agreement date (do not exceed current date)</w:t>
            </w:r>
          </w:p>
          <w:p>
            <w:pPr>
              <w:spacing w:before="0"/>
              <w:ind w:left="41"/>
              <w:rPr>
                <w:sz w:val="22"/>
                <w:szCs w:val="22"/>
              </w:rPr>
            </w:pPr>
          </w:p>
        </w:tc>
      </w:tr>
      <w:tr>
        <w:tc>
          <w:tcPr>
            <w:tcW w:w="1778"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highlight w:val="yellow"/>
              </w:rPr>
              <w:t xml:space="preserve">reasonDelete</w:t>
            </w:r>
          </w:p>
        </w:tc>
        <w:tc>
          <w:tcPr>
            <w:tcW w:w="256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w:t>
            </w:r>
            <w:r xmlns:w="http://schemas.openxmlformats.org/wordprocessingml/2006/main">
              <w:rPr>
                <w:sz w:val="22"/>
                <w:szCs w:val="22"/>
                <w:lang w:val="vi-VN"/>
              </w:rPr>
              <w:t xml:space="preserve"> </w:t>
            </w:r>
            <w:r xmlns:w="http://schemas.openxmlformats.org/wordprocessingml/2006/main">
              <w:rPr>
                <w:sz w:val="22"/>
                <w:szCs w:val="22"/>
              </w:rPr>
              <w:t xml:space="preserve">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N/A</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255</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153" w:type="dxa"/>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Reason for canceling invoice</w:t>
            </w:r>
          </w:p>
          <w:p>
            <w:pPr xmlns:w="http://schemas.openxmlformats.org/wordprocessingml/2006/main">
              <w:spacing w:before="0"/>
              <w:ind w:left="41"/>
              <w:jc w:val="both"/>
              <w:rPr>
                <w:sz w:val="22"/>
                <w:szCs w:val="22"/>
              </w:rPr>
            </w:pPr>
            <w:r xmlns:w="http://schemas.openxmlformats.org/wordprocessingml/2006/main">
              <w:rPr>
                <w:bCs/>
                <w:sz w:val="22"/>
                <w:szCs w:val="22"/>
              </w:rPr>
              <w:t xml:space="preserve">Allows you to enter up to 255 characters</w:t>
            </w:r>
          </w:p>
        </w:tc>
      </w:tr>
    </w:tbl>
    <w:p>
      <w:pPr>
        <w:pStyle w:val="4"/>
        <w:rPr>
          <w:sz w:val="22"/>
          <w:szCs w:val="22"/>
        </w:rPr>
      </w:pPr>
    </w:p>
    <w:p>
      <w:pPr>
        <w:pStyle w:val="4"/>
        <w:rPr>
          <w:sz w:val="22"/>
          <w:szCs w:val="22"/>
        </w:rPr>
      </w:pPr>
    </w:p>
    <w:p>
      <w:pPr>
        <w:pStyle w:val="4"/>
        <w:rPr>
          <w:sz w:val="22"/>
          <w:szCs w:val="22"/>
        </w:rPr>
      </w:pPr>
    </w:p>
    <w:p>
      <w:pPr>
        <w:pStyle w:val="4"/>
        <w:rPr>
          <w:sz w:val="22"/>
          <w:szCs w:val="22"/>
        </w:rPr>
      </w:pPr>
    </w:p>
    <w:p>
      <w:pPr xmlns:w="http://schemas.openxmlformats.org/wordprocessingml/2006/main">
        <w:pStyle w:val="4"/>
        <w:rPr>
          <w:sz w:val="22"/>
          <w:szCs w:val="22"/>
        </w:rPr>
      </w:pPr>
      <w:r xmlns:w="http://schemas.openxmlformats.org/wordprocessingml/2006/main">
        <w:rPr>
          <w:sz w:val="22"/>
          <w:szCs w:val="22"/>
        </w:rPr>
        <w:t xml:space="preserve">Form Data Example:</w:t>
      </w:r>
    </w:p>
    <w:p>
      <w:pPr xmlns:w="http://schemas.openxmlformats.org/wordprocessingml/2006/main">
        <w:numPr>
          <w:ilvl w:val="0"/>
          <w:numId w:val="9"/>
        </w:numPr>
        <w:jc w:val="both"/>
        <w:rPr>
          <w:b/>
          <w:color w:val="0000FF"/>
          <w:sz w:val="22"/>
          <w:szCs w:val="22"/>
        </w:rPr>
      </w:pPr>
      <w:r xmlns:w="http://schemas.openxmlformats.org/wordprocessingml/2006/main">
        <w:rPr>
          <w:b/>
          <w:color w:val="0000FF"/>
          <w:sz w:val="22"/>
          <w:szCs w:val="22"/>
        </w:rPr>
        <w:t xml:space="preserve">Output:</w:t>
      </w:r>
    </w:p>
    <w:p>
      <w:pPr>
        <w:ind w:left="0"/>
        <w:jc w:val="both"/>
        <w:rPr>
          <w:b/>
          <w:color w:val="0000FF"/>
          <w:sz w:val="22"/>
          <w:szCs w:val="22"/>
        </w:rPr>
      </w:pPr>
      <w:r>
        <w:rPr>
          <w:sz w:val="22"/>
          <w:szCs w:val="22"/>
        </w:rPr>
        <w:drawing>
          <wp:inline distT="0" distB="0" distL="114300" distR="114300">
            <wp:extent cx="6299835" cy="2444750"/>
            <wp:effectExtent l="0" t="0" r="24765" b="19050"/>
            <wp:docPr id="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4"/>
                    <pic:cNvPicPr>
                      <a:picLocks noChangeAspect="1"/>
                    </pic:cNvPicPr>
                  </pic:nvPicPr>
                  <pic:blipFill>
                    <a:blip r:embed="rId59"/>
                    <a:stretch>
                      <a:fillRect/>
                    </a:stretch>
                  </pic:blipFill>
                  <pic:spPr>
                    <a:xfrm>
                      <a:off x="0" y="0"/>
                      <a:ext cx="6299835" cy="2444750"/>
                    </a:xfrm>
                    <a:prstGeom prst="rect">
                      <a:avLst/>
                    </a:prstGeom>
                    <a:noFill/>
                    <a:ln w="9525">
                      <a:noFill/>
                    </a:ln>
                  </pic:spPr>
                </pic:pic>
              </a:graphicData>
            </a:graphic>
          </wp:inline>
        </w:drawing>
      </w:r>
    </w:p>
    <w:p>
      <w:pPr xmlns:w="http://schemas.openxmlformats.org/wordprocessingml/2006/main">
        <w:ind w:left="0"/>
        <w:jc w:val="both"/>
        <w:rPr>
          <w:color w:val="000000"/>
          <w:sz w:val="22"/>
          <w:szCs w:val="22"/>
        </w:rPr>
      </w:pPr>
      <w:r xmlns:w="http://schemas.openxmlformats.org/wordprocessingml/2006/main">
        <w:rPr>
          <w:sz w:val="22"/>
          <w:szCs w:val="22"/>
        </w:rPr>
        <w:t xml:space="preserve">The Response object describes the error status returned by the Webservice and the </w:t>
      </w:r>
      <w:r xmlns:w="http://schemas.openxmlformats.org/wordprocessingml/2006/main">
        <w:rPr>
          <w:color w:val="000000"/>
          <w:sz w:val="22"/>
          <w:szCs w:val="22"/>
        </w:rPr>
        <w:t xml:space="preserve">returned Webservice data object:</w:t>
      </w:r>
    </w:p>
    <w:p>
      <w:pPr xmlns:w="http://schemas.openxmlformats.org/wordprocessingml/2006/main">
        <w:ind w:left="0"/>
        <w:jc w:val="both"/>
        <w:rPr>
          <w:color w:val="000000"/>
          <w:sz w:val="22"/>
          <w:szCs w:val="22"/>
        </w:rPr>
      </w:pPr>
      <w:r xmlns:w="http://schemas.openxmlformats.org/wordprocessingml/2006/main">
        <w:rPr>
          <w:color w:val="000000"/>
          <w:sz w:val="22"/>
          <w:szCs w:val="22"/>
        </w:rPr>
        <w:t xml:space="preserve">Successful return example:</w:t>
      </w:r>
    </w:p>
    <w:p>
      <w:pPr xmlns:w="http://schemas.openxmlformats.org/wordprocessingml/2006/main">
        <w:widowControl/>
        <w:shd w:val="clear" w:color="auto" w:fill="C6D9F1"/>
        <w:spacing w:before="0" w:line="240" w:lineRule="auto"/>
        <w:ind w:left="0"/>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C6D9F1"/>
        <w:spacing w:before="0" w:line="240" w:lineRule="auto"/>
        <w:ind w:left="0"/>
        <w:jc w:val="both"/>
        <w:rPr>
          <w:snapToGrid/>
          <w:color w:val="000000"/>
          <w:sz w:val="22"/>
          <w:szCs w:val="22"/>
        </w:rPr>
      </w:pPr>
      <w:r xmlns:w="http://schemas.openxmlformats.org/wordprocessingml/2006/main">
        <w:rPr>
          <w:snapToGrid/>
          <w:color w:val="000000"/>
          <w:sz w:val="22"/>
          <w:szCs w:val="22"/>
        </w:rPr>
        <w:t xml:space="preserve">"errorCode": null,</w:t>
      </w:r>
    </w:p>
    <w:p>
      <w:pPr xmlns:w="http://schemas.openxmlformats.org/wordprocessingml/2006/main">
        <w:widowControl/>
        <w:shd w:val="clear" w:color="auto" w:fill="C6D9F1"/>
        <w:spacing w:before="0" w:line="240" w:lineRule="auto"/>
        <w:ind w:left="0"/>
        <w:jc w:val="both"/>
        <w:rPr>
          <w:snapToGrid/>
          <w:color w:val="000000"/>
          <w:sz w:val="22"/>
          <w:szCs w:val="22"/>
        </w:rPr>
      </w:pPr>
      <w:r xmlns:w="http://schemas.openxmlformats.org/wordprocessingml/2006/main">
        <w:rPr>
          <w:snapToGrid/>
          <w:color w:val="000000"/>
          <w:sz w:val="22"/>
          <w:szCs w:val="22"/>
        </w:rPr>
        <w:t xml:space="preserve">"description": "CANCEL TRANSACTION INVOICE SUCCESS"</w:t>
      </w:r>
    </w:p>
    <w:p>
      <w:pPr xmlns:w="http://schemas.openxmlformats.org/wordprocessingml/2006/main">
        <w:widowControl/>
        <w:shd w:val="clear" w:color="auto" w:fill="C6D9F1"/>
        <w:spacing w:before="0" w:line="240" w:lineRule="auto"/>
        <w:ind w:left="0"/>
        <w:jc w:val="both"/>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numPr>
          <w:ilvl w:val="2"/>
          <w:numId w:val="6"/>
        </w:numPr>
        <w:jc w:val="both"/>
        <w:rPr>
          <w:color w:val="000000"/>
          <w:sz w:val="22"/>
          <w:szCs w:val="22"/>
        </w:rPr>
      </w:pPr>
      <w:r xmlns:w="http://schemas.openxmlformats.org/wordprocessingml/2006/main">
        <w:rPr>
          <w:color w:val="000000"/>
          <w:sz w:val="22"/>
          <w:szCs w:val="22"/>
        </w:rPr>
        <w:t xml:space="preserve">Error code table:</w:t>
      </w:r>
    </w:p>
    <w:p>
      <w:pPr xmlns:w="http://schemas.openxmlformats.org/wordprocessingml/2006/main">
        <w:snapToGrid w:val="0"/>
        <w:ind w:left="1800"/>
        <w:jc w:val="both"/>
        <w:rPr>
          <w:sz w:val="22"/>
          <w:szCs w:val="22"/>
        </w:rPr>
      </w:pPr>
      <w:r xmlns:w="http://schemas.openxmlformats.org/wordprocessingml/2006/main">
        <w:rPr>
          <w:sz w:val="22"/>
          <w:szCs w:val="22"/>
        </w:rPr>
        <w:t xml:space="preserve">Describe</w:t>
      </w:r>
    </w:p>
    <w:tbl>
      <w:tblPr>
        <w:tblStyle w:val="14"/>
        <w:tblW w:w="8784" w:type="dxa"/>
        <w:tblInd w:w="11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9"/>
        <w:gridCol w:w="6035"/>
      </w:tblGrid>
      <w:tr>
        <w:tc>
          <w:tcPr>
            <w:tcW w:w="2749"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School's name</w:t>
            </w:r>
          </w:p>
        </w:tc>
        <w:tc>
          <w:tcPr>
            <w:tcW w:w="6035"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Describe</w:t>
            </w:r>
          </w:p>
        </w:tc>
      </w:tr>
      <w:tr>
        <w:tc>
          <w:tcPr>
            <w:tcW w:w="2749"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errorCode</w:t>
            </w:r>
          </w:p>
        </w:tc>
        <w:tc>
          <w:tcPr>
            <w:tcW w:w="6035"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 code (value is null if receipt is successful)</w:t>
            </w:r>
          </w:p>
        </w:tc>
      </w:tr>
      <w:tr>
        <w:tc>
          <w:tcPr>
            <w:tcW w:w="2749"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description</w:t>
            </w:r>
          </w:p>
        </w:tc>
        <w:tc>
          <w:tcPr>
            <w:tcW w:w="6035"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Description of the error (value is null if receipt is successful),</w:t>
            </w:r>
          </w:p>
          <w:p>
            <w:pPr xmlns:w="http://schemas.openxmlformats.org/wordprocessingml/2006/main">
              <w:spacing w:before="0"/>
              <w:ind w:left="0"/>
              <w:jc w:val="both"/>
              <w:rPr>
                <w:sz w:val="22"/>
                <w:szCs w:val="22"/>
              </w:rPr>
            </w:pPr>
            <w:r xmlns:w="http://schemas.openxmlformats.org/wordprocessingml/2006/main">
              <w:rPr>
                <w:sz w:val="22"/>
                <w:szCs w:val="22"/>
              </w:rPr>
              <w:t xml:space="preserve">Check if invoices are original invoices, undeclared, paid status, not adjusted invoices, replacement invoices and not and canceled adjusted invoices or not? If you have to return invalid invoice information</w:t>
            </w:r>
          </w:p>
        </w:tc>
      </w:tr>
    </w:tbl>
    <w:p>
      <w:pPr>
        <w:snapToGrid w:val="0"/>
        <w:ind w:left="0"/>
        <w:jc w:val="both"/>
        <w:rPr>
          <w:sz w:val="22"/>
          <w:szCs w:val="22"/>
          <w:highlight w:val="yellow"/>
        </w:rPr>
      </w:pPr>
    </w:p>
    <w:p>
      <w:pPr xmlns:w="http://schemas.openxmlformats.org/wordprocessingml/2006/main">
        <w:pStyle w:val="20"/>
        <w:rPr>
          <w:sz w:val="22"/>
          <w:szCs w:val="22"/>
        </w:rPr>
      </w:pPr>
      <w:r xmlns:w="http://schemas.openxmlformats.org/wordprocessingml/2006/main">
        <w:rPr>
          <w:sz w:val="22"/>
          <w:szCs w:val="22"/>
        </w:rPr>
        <w:t xml:space="preserve">Update tax declaration</w:t>
      </w:r>
      <w:bookmarkEnd xmlns:w="http://schemas.openxmlformats.org/wordprocessingml/2006/main" w:id="45"/>
    </w:p>
    <w:p>
      <w:pPr xmlns:w="http://schemas.openxmlformats.org/wordprocessingml/2006/main">
        <w:pStyle w:val="4"/>
        <w:rPr>
          <w:sz w:val="22"/>
          <w:szCs w:val="22"/>
        </w:rPr>
      </w:pPr>
      <w:r xmlns:w="http://schemas.openxmlformats.org/wordprocessingml/2006/main">
        <w:rPr>
          <w:sz w:val="22"/>
          <w:szCs w:val="22"/>
        </w:rPr>
        <w:t xml:space="preserve">Allowing the integrated system to send updated tax declaration information to, to prevent customers from making mistakes during use (actually declared invoices can still be deleted or replaced).</w:t>
      </w:r>
    </w:p>
    <w:p>
      <w:pPr xmlns:w="http://schemas.openxmlformats.org/wordprocessingml/2006/main">
        <w:numPr>
          <w:ilvl w:val="0"/>
          <w:numId w:val="9"/>
        </w:numPr>
        <w:jc w:val="both"/>
        <w:rPr>
          <w:b/>
          <w:color w:val="0000FF"/>
          <w:sz w:val="22"/>
          <w:szCs w:val="22"/>
        </w:rPr>
      </w:pPr>
      <w:r xmlns:w="http://schemas.openxmlformats.org/wordprocessingml/2006/main">
        <w:rPr>
          <w:b/>
          <w:color w:val="0000FF"/>
          <w:sz w:val="22"/>
          <w:szCs w:val="22"/>
        </w:rPr>
        <w:t xml:space="preserve">Input:</w:t>
      </w:r>
    </w:p>
    <w:p>
      <w:pPr xmlns:w="http://schemas.openxmlformats.org/wordprocessingml/2006/main">
        <w:numPr>
          <w:ilvl w:val="0"/>
          <w:numId w:val="6"/>
        </w:numPr>
        <w:snapToGrid w:val="0"/>
        <w:jc w:val="both"/>
        <w:rPr>
          <w:sz w:val="22"/>
          <w:szCs w:val="22"/>
        </w:rPr>
      </w:pPr>
      <w:r xmlns:w="http://schemas.openxmlformats.org/wordprocessingml/2006/main">
        <w:rPr>
          <w:sz w:val="22"/>
          <w:szCs w:val="22"/>
        </w:rPr>
        <w:t xml:space="preserve">Action (POST): </w:t>
      </w:r>
      <w:r xmlns:w="http://schemas.openxmlformats.org/wordprocessingml/2006/main">
        <w:rPr>
          <w:i/>
          <w:color w:val="00B050"/>
          <w:sz w:val="22"/>
          <w:szCs w:val="22"/>
        </w:rPr>
        <w:t xml:space="preserve">InvoiceAPI/InvoiceUtilsWS/updateTaxDeclaration/</w:t>
      </w:r>
    </w:p>
    <w:p>
      <w:pPr xmlns:w="http://schemas.openxmlformats.org/wordprocessingml/2006/main">
        <w:numPr>
          <w:ilvl w:val="0"/>
          <w:numId w:val="6"/>
        </w:numPr>
        <w:jc w:val="both"/>
        <w:rPr>
          <w:sz w:val="22"/>
          <w:szCs w:val="22"/>
        </w:rPr>
      </w:pPr>
      <w:r xmlns:w="http://schemas.openxmlformats.org/wordprocessingml/2006/main">
        <w:rPr>
          <w:sz w:val="22"/>
          <w:szCs w:val="22"/>
        </w:rPr>
        <w:t xml:space="preserve">Headers:</w:t>
      </w:r>
    </w:p>
    <w:p>
      <w:pPr xmlns:w="http://schemas.openxmlformats.org/wordprocessingml/2006/main">
        <w:ind w:left="720"/>
        <w:jc w:val="both"/>
        <w:rPr>
          <w:sz w:val="22"/>
          <w:szCs w:val="22"/>
        </w:rPr>
      </w:pPr>
      <w:r xmlns:w="http://schemas.openxmlformats.org/wordprocessingml/2006/main">
        <w:rPr>
          <w:sz w:val="22"/>
          <w:szCs w:val="22"/>
          <w:lang w:val="en"/>
        </w:rPr>
        <w:t xml:space="preserve">+ Cookie: value access_token or Authorization: username/pass like login on web or Authorization: username/pass like login on web</w:t>
      </w:r>
    </w:p>
    <w:p>
      <w:pPr xmlns:w="http://schemas.openxmlformats.org/wordprocessingml/2006/main">
        <w:ind w:left="720"/>
        <w:jc w:val="both"/>
        <w:rPr>
          <w:sz w:val="22"/>
          <w:szCs w:val="22"/>
          <w:lang w:val="fr-FR"/>
        </w:rPr>
      </w:pPr>
      <w:r xmlns:w="http://schemas.openxmlformats.org/wordprocessingml/2006/main">
        <w:rPr>
          <w:sz w:val="22"/>
          <w:szCs w:val="22"/>
          <w:lang w:val="fr-FR"/>
        </w:rPr>
        <w:t xml:space="preserve">+ Content-Type: application/json</w:t>
      </w:r>
    </w:p>
    <w:p>
      <w:pPr xmlns:w="http://schemas.openxmlformats.org/wordprocessingml/2006/main">
        <w:snapToGrid w:val="0"/>
        <w:ind w:left="720"/>
        <w:jc w:val="both"/>
        <w:rPr>
          <w:sz w:val="22"/>
          <w:szCs w:val="22"/>
        </w:rPr>
      </w:pPr>
      <w:r xmlns:w="http://schemas.openxmlformats.org/wordprocessingml/2006/main">
        <w:rPr>
          <w:sz w:val="22"/>
          <w:szCs w:val="22"/>
        </w:rPr>
        <w:t xml:space="preserve">includes parameters:</w:t>
      </w:r>
    </w:p>
    <w:tbl>
      <w:tblPr>
        <w:tblStyle w:val="14"/>
        <w:tblW w:w="9213"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0"/>
        <w:gridCol w:w="2454"/>
        <w:gridCol w:w="4869"/>
      </w:tblGrid>
      <w:tr>
        <w:trPr>
          <w:trHeight w:val="530" w:hRule="atLeast"/>
        </w:trPr>
        <w:tc>
          <w:tcPr>
            <w:tcW w:w="1890"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School's name</w:t>
            </w:r>
          </w:p>
        </w:tc>
        <w:tc>
          <w:tcPr>
            <w:tcW w:w="2454"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Data types, constraints</w:t>
            </w:r>
          </w:p>
        </w:tc>
        <w:tc>
          <w:tcPr>
            <w:tcW w:w="4869"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Data/description</w:t>
            </w:r>
          </w:p>
        </w:tc>
      </w:tr>
      <w:tr>
        <w:tc>
          <w:tcPr>
            <w:tcW w:w="189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supplierTaxCode</w:t>
            </w:r>
          </w:p>
        </w:tc>
        <w:tc>
          <w:tcPr>
            <w:tcW w:w="245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[0-9-]+</w:t>
            </w:r>
          </w:p>
        </w:tc>
        <w:tc>
          <w:tcPr>
            <w:tcW w:w="4869"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Tax identification number of the invoice-issuing business/branch. A business can have multiple tax codes</w:t>
            </w:r>
          </w:p>
          <w:p>
            <w:pPr xmlns:w="http://schemas.openxmlformats.org/wordprocessingml/2006/main">
              <w:spacing w:before="0"/>
              <w:ind w:left="0"/>
              <w:jc w:val="both"/>
              <w:rPr>
                <w:sz w:val="22"/>
                <w:szCs w:val="22"/>
              </w:rPr>
            </w:pPr>
            <w:r xmlns:w="http://schemas.openxmlformats.org/wordprocessingml/2006/main">
              <w:rPr>
                <w:sz w:val="22"/>
                <w:szCs w:val="22"/>
              </w:rPr>
              <w:t xml:space="preserve">Model 1: 0312770607</w:t>
            </w:r>
          </w:p>
          <w:p>
            <w:pPr xmlns:w="http://schemas.openxmlformats.org/wordprocessingml/2006/main">
              <w:spacing w:before="0"/>
              <w:ind w:left="0"/>
              <w:jc w:val="both"/>
              <w:rPr>
                <w:sz w:val="22"/>
                <w:szCs w:val="22"/>
              </w:rPr>
            </w:pPr>
            <w:r xmlns:w="http://schemas.openxmlformats.org/wordprocessingml/2006/main">
              <w:rPr>
                <w:sz w:val="22"/>
                <w:szCs w:val="22"/>
              </w:rPr>
              <w:t xml:space="preserve">Form 2: 0312770607-001</w:t>
            </w:r>
          </w:p>
        </w:tc>
      </w:tr>
      <w:tr>
        <w:tc>
          <w:tcPr>
            <w:tcW w:w="189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strIssueDate</w:t>
            </w:r>
          </w:p>
        </w:tc>
        <w:tc>
          <w:tcPr>
            <w:tcW w:w="245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dd/mm/yyyy</w:t>
            </w:r>
          </w:p>
        </w:tc>
        <w:tc>
          <w:tcPr>
            <w:tcW w:w="4869"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Invoice date</w:t>
            </w:r>
          </w:p>
        </w:tc>
      </w:tr>
    </w:tbl>
    <w:p>
      <w:pPr>
        <w:snapToGrid w:val="0"/>
        <w:ind w:left="720"/>
        <w:jc w:val="both"/>
        <w:rPr>
          <w:sz w:val="22"/>
          <w:szCs w:val="22"/>
        </w:rPr>
      </w:pPr>
    </w:p>
    <w:p>
      <w:pPr xmlns:w="http://schemas.openxmlformats.org/wordprocessingml/2006/main">
        <w:numPr>
          <w:ilvl w:val="0"/>
          <w:numId w:val="6"/>
        </w:numPr>
        <w:snapToGrid w:val="0"/>
        <w:jc w:val="both"/>
        <w:rPr>
          <w:sz w:val="22"/>
          <w:szCs w:val="22"/>
        </w:rPr>
      </w:pPr>
      <w:r xmlns:w="http://schemas.openxmlformats.org/wordprocessingml/2006/main">
        <w:rPr>
          <w:sz w:val="22"/>
          <w:szCs w:val="22"/>
        </w:rPr>
        <w:t xml:space="preserve">Example with json format:</w:t>
      </w:r>
    </w:p>
    <w:p>
      <w:pPr xmlns:w="http://schemas.openxmlformats.org/wordprocessingml/2006/main">
        <w:shd w:val="clear" w:color="auto" w:fill="C6D9F1"/>
        <w:ind w:firstLine="720"/>
        <w:jc w:val="both"/>
        <w:rPr>
          <w:b/>
          <w:bCs/>
          <w:color w:val="8000FF"/>
          <w:sz w:val="22"/>
          <w:szCs w:val="22"/>
          <w:lang w:val="fr-FR"/>
        </w:rPr>
      </w:pPr>
      <w:r xmlns:w="http://schemas.openxmlformats.org/wordprocessingml/2006/main">
        <w:rPr>
          <w:snapToGrid/>
          <w:color w:val="000000"/>
          <w:sz w:val="22"/>
          <w:szCs w:val="22"/>
        </w:rPr>
        <w:t xml:space="preserve">  </w:t>
      </w:r>
      <w:r xmlns:w="http://schemas.openxmlformats.org/wordprocessingml/2006/main">
        <w:rPr>
          <w:b/>
          <w:bCs/>
          <w:color w:val="8000FF"/>
          <w:sz w:val="22"/>
          <w:szCs w:val="22"/>
          <w:lang w:val="fr-FR"/>
        </w:rPr>
        <w:t xml:space="preserve">{</w:t>
      </w:r>
    </w:p>
    <w:p>
      <w:pPr xmlns:w="http://schemas.openxmlformats.org/wordprocessingml/2006/main">
        <w:shd w:val="clear" w:color="auto" w:fill="C6D9F1"/>
        <w:jc w:val="both"/>
        <w:rPr>
          <w:b/>
          <w:bCs/>
          <w:color w:val="8000FF"/>
          <w:sz w:val="22"/>
          <w:szCs w:val="22"/>
          <w:lang w:val="fr-FR"/>
        </w:rPr>
      </w:pPr>
      <w:r xmlns:w="http://schemas.openxmlformats.org/wordprocessingml/2006/main">
        <w:rPr>
          <w:b/>
          <w:bCs/>
          <w:color w:val="8000FF"/>
          <w:sz w:val="22"/>
          <w:szCs w:val="22"/>
          <w:lang w:val="fr-FR"/>
        </w:rPr>
        <w:tab xmlns:w="http://schemas.openxmlformats.org/wordprocessingml/2006/main"/>
      </w:r>
      <w:r xmlns:w="http://schemas.openxmlformats.org/wordprocessingml/2006/main">
        <w:rPr>
          <w:b/>
          <w:bCs/>
          <w:color w:val="8000FF"/>
          <w:sz w:val="22"/>
          <w:szCs w:val="22"/>
          <w:lang w:val="fr-FR"/>
        </w:rPr>
        <w:tab xmlns:w="http://schemas.openxmlformats.org/wordprocessingml/2006/main"/>
      </w:r>
      <w:r xmlns:w="http://schemas.openxmlformats.org/wordprocessingml/2006/main">
        <w:rPr>
          <w:b/>
          <w:bCs/>
          <w:color w:val="8000FF"/>
          <w:sz w:val="22"/>
          <w:szCs w:val="22"/>
          <w:lang w:val="fr-FR"/>
        </w:rPr>
        <w:t xml:space="preserve">"supplierTaxCode":"0100109106",</w:t>
      </w:r>
    </w:p>
    <w:p>
      <w:pPr xmlns:w="http://schemas.openxmlformats.org/wordprocessingml/2006/main">
        <w:shd w:val="clear" w:color="auto" w:fill="C6D9F1"/>
        <w:jc w:val="both"/>
        <w:rPr>
          <w:b/>
          <w:bCs/>
          <w:color w:val="8000FF"/>
          <w:sz w:val="22"/>
          <w:szCs w:val="22"/>
          <w:lang w:val="fr-FR"/>
        </w:rPr>
      </w:pPr>
      <w:r xmlns:w="http://schemas.openxmlformats.org/wordprocessingml/2006/main">
        <w:rPr>
          <w:b/>
          <w:bCs/>
          <w:color w:val="8000FF"/>
          <w:sz w:val="22"/>
          <w:szCs w:val="22"/>
          <w:lang w:val="fr-FR"/>
        </w:rPr>
        <w:tab xmlns:w="http://schemas.openxmlformats.org/wordprocessingml/2006/main"/>
      </w:r>
      <w:r xmlns:w="http://schemas.openxmlformats.org/wordprocessingml/2006/main">
        <w:rPr>
          <w:b/>
          <w:bCs/>
          <w:color w:val="8000FF"/>
          <w:sz w:val="22"/>
          <w:szCs w:val="22"/>
          <w:lang w:val="fr-FR"/>
        </w:rPr>
        <w:tab xmlns:w="http://schemas.openxmlformats.org/wordprocessingml/2006/main"/>
      </w:r>
      <w:r xmlns:w="http://schemas.openxmlformats.org/wordprocessingml/2006/main">
        <w:rPr>
          <w:b/>
          <w:bCs/>
          <w:color w:val="8000FF"/>
          <w:sz w:val="22"/>
          <w:szCs w:val="22"/>
          <w:lang w:val="fr-FR"/>
        </w:rPr>
        <w:t xml:space="preserve">"strIssueDate":"March 14, 2018"</w:t>
      </w:r>
    </w:p>
    <w:p>
      <w:pPr xmlns:w="http://schemas.openxmlformats.org/wordprocessingml/2006/main">
        <w:shd w:val="clear" w:color="auto" w:fill="C6D9F1"/>
        <w:jc w:val="both"/>
        <w:rPr>
          <w:b/>
          <w:bCs/>
          <w:color w:val="8000FF"/>
          <w:sz w:val="22"/>
          <w:szCs w:val="22"/>
          <w:lang w:val="fr-FR"/>
        </w:rPr>
      </w:pPr>
      <w:r xmlns:w="http://schemas.openxmlformats.org/wordprocessingml/2006/main">
        <w:rPr>
          <w:b/>
          <w:bCs/>
          <w:color w:val="8000FF"/>
          <w:sz w:val="22"/>
          <w:szCs w:val="22"/>
          <w:lang w:val="fr-FR"/>
        </w:rPr>
        <w:tab xmlns:w="http://schemas.openxmlformats.org/wordprocessingml/2006/main"/>
      </w:r>
      <w:r xmlns:w="http://schemas.openxmlformats.org/wordprocessingml/2006/main">
        <w:rPr>
          <w:b/>
          <w:bCs/>
          <w:color w:val="8000FF"/>
          <w:sz w:val="22"/>
          <w:szCs w:val="22"/>
          <w:lang w:val="fr-FR"/>
        </w:rPr>
        <w:tab xmlns:w="http://schemas.openxmlformats.org/wordprocessingml/2006/main"/>
      </w:r>
      <w:r xmlns:w="http://schemas.openxmlformats.org/wordprocessingml/2006/main">
        <w:rPr>
          <w:b/>
          <w:bCs/>
          <w:color w:val="8000FF"/>
          <w:sz w:val="22"/>
          <w:szCs w:val="22"/>
          <w:lang w:val="fr-FR"/>
        </w:rPr>
        <w:t xml:space="preserve">}</w:t>
      </w:r>
    </w:p>
    <w:p>
      <w:pPr>
        <w:widowControl/>
        <w:shd w:val="clear" w:color="auto" w:fill="C6D9F1"/>
        <w:spacing w:before="0" w:line="240" w:lineRule="auto"/>
        <w:ind w:left="720"/>
        <w:jc w:val="both"/>
        <w:rPr>
          <w:snapToGrid/>
          <w:color w:val="000000"/>
          <w:sz w:val="22"/>
          <w:szCs w:val="22"/>
        </w:rPr>
      </w:pPr>
    </w:p>
    <w:p>
      <w:pPr xmlns:w="http://schemas.openxmlformats.org/wordprocessingml/2006/main">
        <w:numPr>
          <w:ilvl w:val="0"/>
          <w:numId w:val="9"/>
        </w:numPr>
        <w:jc w:val="both"/>
        <w:rPr>
          <w:sz w:val="22"/>
          <w:szCs w:val="22"/>
        </w:rPr>
      </w:pPr>
      <w:r xmlns:w="http://schemas.openxmlformats.org/wordprocessingml/2006/main">
        <w:rPr>
          <w:b/>
          <w:color w:val="0000FF"/>
          <w:sz w:val="22"/>
          <w:szCs w:val="22"/>
        </w:rPr>
        <w:t xml:space="preserve">Output:</w:t>
      </w:r>
    </w:p>
    <w:p>
      <w:pPr xmlns:w="http://schemas.openxmlformats.org/wordprocessingml/2006/main">
        <w:ind w:left="904"/>
        <w:jc w:val="both"/>
        <w:rPr>
          <w:sz w:val="22"/>
          <w:szCs w:val="22"/>
        </w:rPr>
      </w:pPr>
      <w:r xmlns:w="http://schemas.openxmlformats.org/wordprocessingml/2006/main">
        <w:rPr>
          <w:sz w:val="22"/>
          <w:szCs w:val="22"/>
        </w:rPr>
        <w:t xml:space="preserve">Image Response returned successfully</w:t>
      </w:r>
    </w:p>
    <w:p>
      <w:pPr>
        <w:snapToGrid w:val="0"/>
        <w:jc w:val="both"/>
        <w:rPr>
          <w:sz w:val="22"/>
          <w:szCs w:val="22"/>
        </w:rPr>
      </w:pPr>
      <w:r>
        <w:rPr>
          <w:sz w:val="22"/>
          <w:szCs w:val="22"/>
        </w:rPr>
        <w:drawing>
          <wp:inline distT="0" distB="0" distL="114300" distR="114300">
            <wp:extent cx="6296660" cy="1022985"/>
            <wp:effectExtent l="0" t="0" r="2540" b="18415"/>
            <wp:docPr id="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5"/>
                    <pic:cNvPicPr>
                      <a:picLocks noChangeAspect="1"/>
                    </pic:cNvPicPr>
                  </pic:nvPicPr>
                  <pic:blipFill>
                    <a:blip r:embed="rId60"/>
                    <a:stretch>
                      <a:fillRect/>
                    </a:stretch>
                  </pic:blipFill>
                  <pic:spPr>
                    <a:xfrm>
                      <a:off x="0" y="0"/>
                      <a:ext cx="6296660" cy="1022985"/>
                    </a:xfrm>
                    <a:prstGeom prst="rect">
                      <a:avLst/>
                    </a:prstGeom>
                    <a:noFill/>
                    <a:ln w="9525">
                      <a:noFill/>
                    </a:ln>
                  </pic:spPr>
                </pic:pic>
              </a:graphicData>
            </a:graphic>
          </wp:inline>
        </w:drawing>
      </w:r>
    </w:p>
    <w:p>
      <w:pPr>
        <w:pStyle w:val="7"/>
        <w:shd w:val="clear" w:color="auto" w:fill="FFFFFF"/>
        <w:jc w:val="both"/>
        <w:rPr>
          <w:rFonts w:ascii="Times New Roman" w:hAnsi="Times New Roman" w:cs="Times New Roman"/>
          <w:snapToGrid w:val="0"/>
          <w:sz w:val="22"/>
          <w:szCs w:val="22"/>
          <w:highlight w:val="yellow"/>
          <w:lang w:val="fr-FR"/>
        </w:rPr>
      </w:pPr>
    </w:p>
    <w:p>
      <w:pPr xmlns:w="http://schemas.openxmlformats.org/wordprocessingml/2006/main">
        <w:pStyle w:val="20"/>
        <w:rPr>
          <w:sz w:val="22"/>
          <w:szCs w:val="22"/>
        </w:rPr>
      </w:pPr>
      <w:bookmarkStart xmlns:w="http://schemas.openxmlformats.org/wordprocessingml/2006/main" w:id="46" w:name="_Toc115266194"/>
      <w:r xmlns:w="http://schemas.openxmlformats.org/wordprocessingml/2006/main">
        <w:rPr>
          <w:sz w:val="22"/>
          <w:szCs w:val="22"/>
        </w:rPr>
        <w:t xml:space="preserve">Provide usage status of invoices by strip</w:t>
      </w:r>
      <w:bookmarkEnd xmlns:w="http://schemas.openxmlformats.org/wordprocessingml/2006/main" w:id="46"/>
    </w:p>
    <w:p>
      <w:pPr xmlns:w="http://schemas.openxmlformats.org/wordprocessingml/2006/main">
        <w:pStyle w:val="4"/>
        <w:rPr>
          <w:sz w:val="22"/>
          <w:szCs w:val="22"/>
          <w:lang w:val="fr-FR"/>
        </w:rPr>
      </w:pPr>
      <w:r xmlns:w="http://schemas.openxmlformats.org/wordprocessingml/2006/main">
        <w:rPr>
          <w:sz w:val="22"/>
          <w:szCs w:val="22"/>
          <w:lang w:val="fr-FR"/>
        </w:rPr>
        <w:t xml:space="preserve">Returns detailed information on the number of invoices used, the remaining amount of an invoice range so that the integration partner can proactively warn the customer in the event of insufficient invoices.</w:t>
      </w:r>
    </w:p>
    <w:p>
      <w:pPr xmlns:w="http://schemas.openxmlformats.org/wordprocessingml/2006/main">
        <w:pStyle w:val="19"/>
        <w:widowControl w:val="0"/>
        <w:numPr>
          <w:ilvl w:val="0"/>
          <w:numId w:val="12"/>
        </w:numPr>
        <w:spacing w:before="120" w:line="360" w:lineRule="auto"/>
        <w:contextualSpacing/>
        <w:jc w:val="both"/>
        <w:rPr>
          <w:rFonts w:ascii="Times New Roman" w:hAnsi="Times New Roman"/>
          <w:b/>
          <w:color w:val="0000FF"/>
        </w:rPr>
      </w:pPr>
      <w:r xmlns:w="http://schemas.openxmlformats.org/wordprocessingml/2006/main">
        <w:rPr>
          <w:rFonts w:ascii="Times New Roman" w:hAnsi="Times New Roman"/>
          <w:b/>
          <w:color w:val="0000FF"/>
        </w:rPr>
        <w:t xml:space="preserve">Input:</w:t>
      </w:r>
    </w:p>
    <w:p>
      <w:pPr xmlns:w="http://schemas.openxmlformats.org/wordprocessingml/2006/main">
        <w:numPr>
          <w:ilvl w:val="0"/>
          <w:numId w:val="6"/>
        </w:numPr>
        <w:snapToGrid w:val="0"/>
        <w:jc w:val="both"/>
        <w:rPr>
          <w:sz w:val="22"/>
          <w:szCs w:val="22"/>
        </w:rPr>
      </w:pPr>
      <w:r xmlns:w="http://schemas.openxmlformats.org/wordprocessingml/2006/main">
        <w:rPr>
          <w:sz w:val="22"/>
          <w:szCs w:val="22"/>
        </w:rPr>
        <w:t xml:space="preserve">Action (POST): </w:t>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HYPERLINK "https://10.60.108.210:8273/InvoiceAPI/InvoiceWS/createBatchInvoice/0100109106" </w:instrText>
      </w:r>
      <w:r xmlns:w="http://schemas.openxmlformats.org/wordprocessingml/2006/main">
        <w:rPr>
          <w:sz w:val="22"/>
          <w:szCs w:val="22"/>
        </w:rPr>
        <w:fldChar xmlns:w="http://schemas.openxmlformats.org/wordprocessingml/2006/main" w:fldCharType="separate"/>
      </w:r>
      <w:r xmlns:w="http://schemas.openxmlformats.org/wordprocessingml/2006/main">
        <w:rPr>
          <w:rStyle w:val="12"/>
          <w:sz w:val="22"/>
          <w:szCs w:val="22"/>
        </w:rPr>
        <w:t xml:space="preserve">/InvoiceAPI/ </w:t>
      </w:r>
      <w:r xmlns:w="http://schemas.openxmlformats.org/wordprocessingml/2006/main">
        <w:rPr>
          <w:rStyle w:val="12"/>
          <w:sz w:val="22"/>
          <w:szCs w:val="22"/>
        </w:rPr>
        <w:fldChar xmlns:w="http://schemas.openxmlformats.org/wordprocessingml/2006/main" w:fldCharType="end"/>
      </w:r>
      <w:r xmlns:w="http://schemas.openxmlformats.org/wordprocessingml/2006/main">
        <w:rPr>
          <w:rStyle w:val="12"/>
          <w:sz w:val="22"/>
          <w:szCs w:val="22"/>
        </w:rPr>
        <w:t xml:space="preserve">InvoiceUtilsWS/getProvidesStatusUsingInvoice</w:t>
      </w:r>
    </w:p>
    <w:p>
      <w:pPr xmlns:w="http://schemas.openxmlformats.org/wordprocessingml/2006/main">
        <w:numPr>
          <w:ilvl w:val="0"/>
          <w:numId w:val="6"/>
        </w:numPr>
        <w:jc w:val="both"/>
        <w:rPr>
          <w:sz w:val="22"/>
          <w:szCs w:val="22"/>
        </w:rPr>
      </w:pPr>
      <w:r xmlns:w="http://schemas.openxmlformats.org/wordprocessingml/2006/main">
        <w:rPr>
          <w:sz w:val="22"/>
          <w:szCs w:val="22"/>
        </w:rPr>
        <w:t xml:space="preserve">Headers:</w:t>
      </w:r>
    </w:p>
    <w:p>
      <w:pPr xmlns:w="http://schemas.openxmlformats.org/wordprocessingml/2006/main">
        <w:ind w:left="720"/>
        <w:jc w:val="both"/>
        <w:rPr>
          <w:sz w:val="22"/>
          <w:szCs w:val="22"/>
          <w:lang w:val="en"/>
        </w:rPr>
      </w:pPr>
      <w:r xmlns:w="http://schemas.openxmlformats.org/wordprocessingml/2006/main">
        <w:rPr>
          <w:sz w:val="22"/>
          <w:szCs w:val="22"/>
          <w:lang w:val="en"/>
        </w:rPr>
        <w:t xml:space="preserve">+ Cookie: value of access_token or Authorization: username/pass like login on web or Authorization: username/pass like login on web</w:t>
      </w:r>
    </w:p>
    <w:p>
      <w:pPr xmlns:w="http://schemas.openxmlformats.org/wordprocessingml/2006/main">
        <w:ind w:left="720"/>
        <w:jc w:val="both"/>
        <w:rPr>
          <w:sz w:val="22"/>
          <w:szCs w:val="22"/>
          <w:lang w:val="fr-FR"/>
        </w:rPr>
      </w:pPr>
      <w:r xmlns:w="http://schemas.openxmlformats.org/wordprocessingml/2006/main">
        <w:rPr>
          <w:sz w:val="22"/>
          <w:szCs w:val="22"/>
          <w:lang w:val="fr-FR"/>
        </w:rPr>
        <w:t xml:space="preserve">+ Content-Type : application/json</w:t>
      </w:r>
    </w:p>
    <w:p>
      <w:pPr xmlns:w="http://schemas.openxmlformats.org/wordprocessingml/2006/main">
        <w:pStyle w:val="19"/>
        <w:widowControl w:val="0"/>
        <w:snapToGrid w:val="0"/>
        <w:spacing w:before="120" w:line="360" w:lineRule="auto"/>
        <w:ind w:left="0"/>
        <w:contextualSpacing/>
        <w:jc w:val="both"/>
        <w:rPr>
          <w:rFonts w:ascii="Times New Roman" w:hAnsi="Times New Roman"/>
        </w:rPr>
      </w:pPr>
      <w:r xmlns:w="http://schemas.openxmlformats.org/wordprocessingml/2006/main">
        <w:rPr>
          <w:rFonts w:ascii="Times New Roman" w:hAnsi="Times New Roman"/>
        </w:rPr>
        <w:t xml:space="preserve">Parameters of the CommonDataInput . object</w:t>
      </w:r>
    </w:p>
    <w:tbl>
      <w:tblPr>
        <w:tblStyle w:val="14"/>
        <w:tblW w:w="93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2522"/>
        <w:gridCol w:w="4673"/>
      </w:tblGrid>
      <w:tr>
        <w:trPr>
          <w:trHeight w:val="476" w:hRule="atLeast"/>
          <w:jc w:val="center"/>
        </w:trPr>
        <w:tc>
          <w:tcPr>
            <w:tcW w:w="2127"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Parameter name</w:t>
            </w:r>
          </w:p>
        </w:tc>
        <w:tc>
          <w:tcPr>
            <w:tcW w:w="2522"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Data types, constraints</w:t>
            </w:r>
          </w:p>
        </w:tc>
        <w:tc>
          <w:tcPr>
            <w:tcW w:w="4673"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Describe</w:t>
            </w:r>
          </w:p>
        </w:tc>
      </w:tr>
      <w:tr>
        <w:trPr>
          <w:trHeight w:val="448" w:hRule="atLeast"/>
          <w:jc w:val="center"/>
        </w:trPr>
        <w:tc>
          <w:tcPr>
            <w:tcW w:w="212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supplierTaxCode</w:t>
            </w:r>
          </w:p>
        </w:tc>
        <w:tc>
          <w:tcPr>
            <w:tcW w:w="2522"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 [0-9-]+</w:t>
            </w:r>
          </w:p>
        </w:tc>
        <w:tc>
          <w:tcPr>
            <w:tcW w:w="467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Tax identification number of the invoice-issuing business/branch. A business can have multiple tax codes</w:t>
            </w:r>
          </w:p>
          <w:p>
            <w:pPr xmlns:w="http://schemas.openxmlformats.org/wordprocessingml/2006/main">
              <w:spacing w:before="0"/>
              <w:ind w:left="0"/>
              <w:jc w:val="both"/>
              <w:rPr>
                <w:sz w:val="22"/>
                <w:szCs w:val="22"/>
              </w:rPr>
            </w:pPr>
            <w:r xmlns:w="http://schemas.openxmlformats.org/wordprocessingml/2006/main">
              <w:rPr>
                <w:sz w:val="22"/>
                <w:szCs w:val="22"/>
              </w:rPr>
              <w:t xml:space="preserve">Model 1: 0312770607</w:t>
            </w:r>
          </w:p>
          <w:p>
            <w:pPr xmlns:w="http://schemas.openxmlformats.org/wordprocessingml/2006/main">
              <w:spacing w:before="0"/>
              <w:ind w:left="0"/>
              <w:jc w:val="both"/>
              <w:rPr>
                <w:sz w:val="22"/>
                <w:szCs w:val="22"/>
              </w:rPr>
            </w:pPr>
            <w:r xmlns:w="http://schemas.openxmlformats.org/wordprocessingml/2006/main">
              <w:rPr>
                <w:sz w:val="22"/>
                <w:szCs w:val="22"/>
              </w:rPr>
              <w:t xml:space="preserve">Form 2: 0312770607-001</w:t>
            </w:r>
          </w:p>
        </w:tc>
      </w:tr>
      <w:tr>
        <w:trPr>
          <w:trHeight w:val="806" w:hRule="atLeast"/>
          <w:jc w:val="center"/>
        </w:trPr>
        <w:tc>
          <w:tcPr>
            <w:tcW w:w="2127" w:type="dxa"/>
            <w:noWrap w:val="0"/>
            <w:vAlign w:val="top"/>
          </w:tcPr>
          <w:p>
            <w:pPr xmlns:w="http://schemas.openxmlformats.org/wordprocessingml/2006/main">
              <w:spacing w:before="0"/>
              <w:ind w:left="0"/>
              <w:jc w:val="both"/>
              <w:rPr>
                <w:sz w:val="22"/>
                <w:szCs w:val="22"/>
                <w:highlight w:val="yellow"/>
              </w:rPr>
            </w:pPr>
            <w:r xmlns:w="http://schemas.openxmlformats.org/wordprocessingml/2006/main">
              <w:rPr>
                <w:sz w:val="22"/>
                <w:szCs w:val="22"/>
              </w:rPr>
              <w:t xml:space="preserve">templateCode</w:t>
            </w:r>
          </w:p>
        </w:tc>
        <w:tc>
          <w:tcPr>
            <w:tcW w:w="2522"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w:t>
            </w:r>
          </w:p>
        </w:tc>
        <w:tc>
          <w:tcPr>
            <w:tcW w:w="467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 sample code</w:t>
            </w:r>
          </w:p>
          <w:p>
            <w:pPr xmlns:w="http://schemas.openxmlformats.org/wordprocessingml/2006/main">
              <w:spacing w:before="0"/>
              <w:ind w:left="41"/>
              <w:jc w:val="both"/>
              <w:rPr>
                <w:sz w:val="22"/>
                <w:szCs w:val="22"/>
              </w:rPr>
            </w:pPr>
            <w:r xmlns:w="http://schemas.openxmlformats.org/wordprocessingml/2006/main">
              <w:rPr>
                <w:sz w:val="22"/>
                <w:szCs w:val="22"/>
              </w:rPr>
              <w:t xml:space="preserve">Invoice sample code, complying with the regulations on invoice form symbols of the Circular guiding the implementation of Decree No. 51/2010/ND-CP</w:t>
            </w:r>
          </w:p>
          <w:p>
            <w:pPr xmlns:w="http://schemas.openxmlformats.org/wordprocessingml/2006/main">
              <w:spacing w:before="0"/>
              <w:ind w:left="41"/>
              <w:jc w:val="both"/>
              <w:rPr>
                <w:i/>
                <w:sz w:val="22"/>
                <w:szCs w:val="22"/>
              </w:rPr>
            </w:pPr>
            <w:r xmlns:w="http://schemas.openxmlformats.org/wordprocessingml/2006/main">
              <w:rPr>
                <w:i/>
                <w:sz w:val="22"/>
                <w:szCs w:val="22"/>
              </w:rPr>
              <w:t xml:space="preserve">For details, see PL1 Circular 39/2014/TT-BTC</w:t>
            </w:r>
          </w:p>
        </w:tc>
      </w:tr>
      <w:tr>
        <w:trPr>
          <w:trHeight w:val="806" w:hRule="atLeast"/>
          <w:jc w:val="center"/>
        </w:trPr>
        <w:tc>
          <w:tcPr>
            <w:tcW w:w="212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serial</w:t>
            </w:r>
          </w:p>
        </w:tc>
        <w:tc>
          <w:tcPr>
            <w:tcW w:w="2522"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 7</w:t>
            </w:r>
          </w:p>
          <w:p>
            <w:pPr xmlns:w="http://schemas.openxmlformats.org/wordprocessingml/2006/main">
              <w:spacing w:before="0"/>
              <w:ind w:left="0"/>
              <w:jc w:val="both"/>
              <w:rPr>
                <w:color w:val="000000"/>
                <w:sz w:val="22"/>
                <w:szCs w:val="22"/>
              </w:rPr>
            </w:pPr>
            <w:r xmlns:w="http://schemas.openxmlformats.org/wordprocessingml/2006/main">
              <w:rPr>
                <w:sz w:val="22"/>
                <w:szCs w:val="22"/>
              </w:rPr>
              <w:t xml:space="preserve">Format : [a-zA-Z0-9]*$</w:t>
            </w:r>
          </w:p>
        </w:tc>
        <w:tc>
          <w:tcPr>
            <w:tcW w:w="467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 series</w:t>
            </w:r>
          </w:p>
          <w:p>
            <w:pPr>
              <w:spacing w:before="0"/>
              <w:ind w:left="0"/>
              <w:jc w:val="both"/>
              <w:rPr>
                <w:sz w:val="22"/>
                <w:szCs w:val="22"/>
              </w:rPr>
            </w:pPr>
          </w:p>
        </w:tc>
      </w:tr>
    </w:tbl>
    <w:p>
      <w:pPr>
        <w:jc w:val="both"/>
        <w:rPr>
          <w:sz w:val="22"/>
          <w:szCs w:val="22"/>
        </w:rPr>
      </w:pPr>
    </w:p>
    <w:p>
      <w:pPr>
        <w:jc w:val="both"/>
        <w:rPr>
          <w:sz w:val="22"/>
          <w:szCs w:val="22"/>
        </w:rPr>
      </w:pPr>
    </w:p>
    <w:p>
      <w:pPr>
        <w:jc w:val="both"/>
        <w:rPr>
          <w:sz w:val="22"/>
          <w:szCs w:val="22"/>
        </w:rPr>
      </w:pPr>
    </w:p>
    <w:p>
      <w:pPr xmlns:w="http://schemas.openxmlformats.org/wordprocessingml/2006/main">
        <w:jc w:val="both"/>
        <w:rPr>
          <w:sz w:val="22"/>
          <w:szCs w:val="22"/>
        </w:rPr>
      </w:pPr>
      <w:r xmlns:w="http://schemas.openxmlformats.org/wordprocessingml/2006/main">
        <w:rPr>
          <w:sz w:val="22"/>
          <w:szCs w:val="22"/>
        </w:rPr>
        <w:t xml:space="preserve">Sample example and data fields:</w:t>
      </w:r>
    </w:p>
    <w:p>
      <w:pPr xmlns:w="http://schemas.openxmlformats.org/wordprocessingml/2006/main">
        <w:pStyle w:val="4"/>
        <w:numPr>
          <w:ilvl w:val="0"/>
          <w:numId w:val="6"/>
        </w:numPr>
        <w:rPr>
          <w:sz w:val="22"/>
          <w:szCs w:val="22"/>
        </w:rPr>
      </w:pPr>
      <w:r xmlns:w="http://schemas.openxmlformats.org/wordprocessingml/2006/main">
        <w:rPr>
          <w:sz w:val="22"/>
          <w:szCs w:val="22"/>
        </w:rPr>
        <w:t xml:space="preserve">JSON:</w:t>
      </w:r>
    </w:p>
    <w:p>
      <w:pPr xmlns:w="http://schemas.openxmlformats.org/wordprocessingml/2006/main">
        <w:shd w:val="clear" w:color="auto" w:fill="C6D9F1"/>
        <w:ind w:left="720"/>
        <w:jc w:val="both"/>
        <w:rPr>
          <w:color w:val="800000"/>
          <w:sz w:val="22"/>
          <w:szCs w:val="22"/>
        </w:rPr>
      </w:pPr>
      <w:r xmlns:w="http://schemas.openxmlformats.org/wordprocessingml/2006/main">
        <w:rPr>
          <w:color w:val="800000"/>
          <w:sz w:val="22"/>
          <w:szCs w:val="22"/>
        </w:rPr>
        <w:t xml:space="preserve">{</w:t>
      </w:r>
    </w:p>
    <w:p>
      <w:pPr xmlns:w="http://schemas.openxmlformats.org/wordprocessingml/2006/main">
        <w:shd w:val="clear" w:color="auto" w:fill="C6D9F1"/>
        <w:ind w:left="720"/>
        <w:jc w:val="both"/>
        <w:rPr>
          <w:color w:val="800000"/>
          <w:sz w:val="22"/>
          <w:szCs w:val="22"/>
        </w:rPr>
      </w:pPr>
      <w:r xmlns:w="http://schemas.openxmlformats.org/wordprocessingml/2006/main">
        <w:rPr>
          <w:color w:val="800000"/>
          <w:sz w:val="22"/>
          <w:szCs w:val="22"/>
        </w:rPr>
        <w:tab xmlns:w="http://schemas.openxmlformats.org/wordprocessingml/2006/main"/>
      </w:r>
      <w:r xmlns:w="http://schemas.openxmlformats.org/wordprocessingml/2006/main">
        <w:rPr>
          <w:color w:val="800000"/>
          <w:sz w:val="22"/>
          <w:szCs w:val="22"/>
        </w:rPr>
        <w:t xml:space="preserve">"supplierTaxCode":"0100109106-712",</w:t>
      </w:r>
    </w:p>
    <w:p>
      <w:pPr xmlns:w="http://schemas.openxmlformats.org/wordprocessingml/2006/main">
        <w:shd w:val="clear" w:color="auto" w:fill="C6D9F1"/>
        <w:ind w:left="720"/>
        <w:jc w:val="both"/>
        <w:rPr>
          <w:color w:val="800000"/>
          <w:sz w:val="22"/>
          <w:szCs w:val="22"/>
        </w:rPr>
      </w:pPr>
      <w:r xmlns:w="http://schemas.openxmlformats.org/wordprocessingml/2006/main">
        <w:rPr>
          <w:color w:val="800000"/>
          <w:sz w:val="22"/>
          <w:szCs w:val="22"/>
        </w:rPr>
        <w:tab xmlns:w="http://schemas.openxmlformats.org/wordprocessingml/2006/main"/>
      </w:r>
      <w:r xmlns:w="http://schemas.openxmlformats.org/wordprocessingml/2006/main">
        <w:rPr>
          <w:color w:val="800000"/>
          <w:sz w:val="22"/>
          <w:szCs w:val="22"/>
        </w:rPr>
        <w:t xml:space="preserve">"templateCode":"01GTKT0/003",</w:t>
      </w:r>
    </w:p>
    <w:p>
      <w:pPr xmlns:w="http://schemas.openxmlformats.org/wordprocessingml/2006/main">
        <w:shd w:val="clear" w:color="auto" w:fill="C6D9F1"/>
        <w:ind w:left="720"/>
        <w:jc w:val="both"/>
        <w:rPr>
          <w:color w:val="800000"/>
          <w:sz w:val="22"/>
          <w:szCs w:val="22"/>
        </w:rPr>
      </w:pPr>
      <w:r xmlns:w="http://schemas.openxmlformats.org/wordprocessingml/2006/main">
        <w:rPr>
          <w:color w:val="800000"/>
          <w:sz w:val="22"/>
          <w:szCs w:val="22"/>
        </w:rPr>
        <w:tab xmlns:w="http://schemas.openxmlformats.org/wordprocessingml/2006/main"/>
      </w:r>
      <w:r xmlns:w="http://schemas.openxmlformats.org/wordprocessingml/2006/main">
        <w:rPr>
          <w:color w:val="800000"/>
          <w:sz w:val="22"/>
          <w:szCs w:val="22"/>
        </w:rPr>
        <w:t xml:space="preserve">"serial":"AA/20E"</w:t>
      </w:r>
    </w:p>
    <w:p>
      <w:pPr xmlns:w="http://schemas.openxmlformats.org/wordprocessingml/2006/main">
        <w:shd w:val="clear" w:color="auto" w:fill="C6D9F1"/>
        <w:ind w:left="720"/>
        <w:jc w:val="both"/>
        <w:rPr>
          <w:color w:val="800000"/>
          <w:sz w:val="22"/>
          <w:szCs w:val="22"/>
        </w:rPr>
      </w:pPr>
      <w:r xmlns:w="http://schemas.openxmlformats.org/wordprocessingml/2006/main">
        <w:rPr>
          <w:color w:val="800000"/>
          <w:sz w:val="22"/>
          <w:szCs w:val="22"/>
        </w:rPr>
        <w:t xml:space="preserve">}</w:t>
      </w:r>
    </w:p>
    <w:p>
      <w:pPr xmlns:w="http://schemas.openxmlformats.org/wordprocessingml/2006/main">
        <w:numPr>
          <w:ilvl w:val="0"/>
          <w:numId w:val="9"/>
        </w:numPr>
        <w:jc w:val="both"/>
        <w:rPr>
          <w:b/>
          <w:color w:val="0000FF"/>
          <w:sz w:val="22"/>
          <w:szCs w:val="22"/>
        </w:rPr>
      </w:pPr>
      <w:r xmlns:w="http://schemas.openxmlformats.org/wordprocessingml/2006/main">
        <w:rPr>
          <w:b/>
          <w:color w:val="0000FF"/>
          <w:sz w:val="22"/>
          <w:szCs w:val="22"/>
        </w:rPr>
        <w:t xml:space="preserve">Output:</w:t>
      </w:r>
    </w:p>
    <w:p>
      <w:pPr xmlns:w="http://schemas.openxmlformats.org/wordprocessingml/2006/main">
        <w:ind w:left="904"/>
        <w:jc w:val="both"/>
        <w:rPr>
          <w:sz w:val="22"/>
          <w:szCs w:val="22"/>
        </w:rPr>
      </w:pPr>
      <w:r xmlns:w="http://schemas.openxmlformats.org/wordprocessingml/2006/main">
        <w:rPr>
          <w:sz w:val="22"/>
          <w:szCs w:val="22"/>
        </w:rPr>
        <w:t xml:space="preserve">Response object with HTTPSstatus and output Entity.</w:t>
      </w:r>
    </w:p>
    <w:tbl>
      <w:tblPr>
        <w:tblStyle w:val="14"/>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gridCol w:w="6251"/>
      </w:tblGrid>
      <w:tr>
        <w:trPr>
          <w:jc w:val="center"/>
        </w:trPr>
        <w:tc>
          <w:tcPr>
            <w:tcW w:w="2533"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School's name</w:t>
            </w:r>
          </w:p>
        </w:tc>
        <w:tc>
          <w:tcPr>
            <w:tcW w:w="6251"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Describe</w:t>
            </w:r>
          </w:p>
        </w:tc>
      </w:tr>
      <w:tr>
        <w:trPr>
          <w:jc w:val="center"/>
        </w:trP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errorCode</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 code (value is null, no error occurs)</w:t>
            </w:r>
          </w:p>
        </w:tc>
      </w:tr>
      <w:tr>
        <w:trPr>
          <w:jc w:val="center"/>
        </w:trP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description</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 description (value is null, no error occurs)</w:t>
            </w:r>
          </w:p>
        </w:tc>
      </w:tr>
      <w:tr>
        <w:trPr>
          <w:jc w:val="center"/>
        </w:trP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statuses</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Status (value is 200 get successful invoice usage information)</w:t>
            </w:r>
          </w:p>
        </w:tc>
      </w:tr>
      <w:tr>
        <w:trPr>
          <w:jc w:val="center"/>
        </w:trP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numOfpublishInv</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Total number of invoices issued</w:t>
            </w:r>
          </w:p>
        </w:tc>
      </w:tr>
      <w:tr>
        <w:trPr>
          <w:jc w:val="center"/>
        </w:trP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totalInv</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Total number of invoices that can be made with invoice template + input strip</w:t>
            </w:r>
          </w:p>
        </w:tc>
      </w:tr>
    </w:tbl>
    <w:p>
      <w:pPr>
        <w:ind w:left="2160"/>
        <w:rPr>
          <w:sz w:val="22"/>
          <w:szCs w:val="22"/>
          <w:highlight w:val="yellow"/>
        </w:rPr>
      </w:pPr>
    </w:p>
    <w:p>
      <w:pPr xmlns:w="http://schemas.openxmlformats.org/wordprocessingml/2006/main">
        <w:pStyle w:val="20"/>
        <w:rPr>
          <w:sz w:val="22"/>
          <w:szCs w:val="22"/>
        </w:rPr>
      </w:pPr>
      <w:bookmarkStart xmlns:w="http://schemas.openxmlformats.org/wordprocessingml/2006/main" w:id="47" w:name="_Toc115266195"/>
      <w:r xmlns:w="http://schemas.openxmlformats.org/wordprocessingml/2006/main">
        <w:rPr>
          <w:sz w:val="22"/>
          <w:szCs w:val="22"/>
        </w:rPr>
        <w:t xml:space="preserve">Provide a list of invoices by time period</w:t>
      </w:r>
      <w:bookmarkEnd xmlns:w="http://schemas.openxmlformats.org/wordprocessingml/2006/main" w:id="47"/>
    </w:p>
    <w:p>
      <w:pPr xmlns:w="http://schemas.openxmlformats.org/wordprocessingml/2006/main">
        <w:pStyle w:val="4"/>
        <w:rPr>
          <w:sz w:val="22"/>
          <w:szCs w:val="22"/>
        </w:rPr>
      </w:pPr>
      <w:r xmlns:w="http://schemas.openxmlformats.org/wordprocessingml/2006/main">
        <w:rPr>
          <w:sz w:val="22"/>
          <w:szCs w:val="22"/>
        </w:rPr>
        <w:t xml:space="preserve">Returns detailed information of invoices so that the invoice can be verified for a period of time.</w:t>
      </w:r>
    </w:p>
    <w:p>
      <w:pPr xmlns:w="http://schemas.openxmlformats.org/wordprocessingml/2006/main">
        <w:pStyle w:val="19"/>
        <w:widowControl w:val="0"/>
        <w:numPr>
          <w:ilvl w:val="0"/>
          <w:numId w:val="12"/>
        </w:numPr>
        <w:spacing w:before="120" w:line="360" w:lineRule="auto"/>
        <w:contextualSpacing/>
        <w:jc w:val="both"/>
        <w:rPr>
          <w:rFonts w:ascii="Times New Roman" w:hAnsi="Times New Roman"/>
          <w:b/>
          <w:color w:val="0000FF"/>
        </w:rPr>
      </w:pPr>
      <w:r xmlns:w="http://schemas.openxmlformats.org/wordprocessingml/2006/main">
        <w:rPr>
          <w:rFonts w:ascii="Times New Roman" w:hAnsi="Times New Roman"/>
          <w:b/>
          <w:color w:val="0000FF"/>
        </w:rPr>
        <w:t xml:space="preserve">Input:</w:t>
      </w:r>
    </w:p>
    <w:p>
      <w:pPr xmlns:w="http://schemas.openxmlformats.org/wordprocessingml/2006/main">
        <w:numPr>
          <w:ilvl w:val="0"/>
          <w:numId w:val="6"/>
        </w:numPr>
        <w:snapToGrid w:val="0"/>
        <w:jc w:val="both"/>
        <w:rPr>
          <w:sz w:val="22"/>
          <w:szCs w:val="22"/>
        </w:rPr>
      </w:pPr>
      <w:r xmlns:w="http://schemas.openxmlformats.org/wordprocessingml/2006/main">
        <w:rPr>
          <w:sz w:val="22"/>
          <w:szCs w:val="22"/>
        </w:rPr>
        <w:t xml:space="preserve">Action (POST): </w:t>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HYPERLINK "https://10.60.108.210:8273/InvoiceAPI/InvoiceWS/createBatchInvoice/0100109106" </w:instrText>
      </w:r>
      <w:r xmlns:w="http://schemas.openxmlformats.org/wordprocessingml/2006/main">
        <w:rPr>
          <w:sz w:val="22"/>
          <w:szCs w:val="22"/>
        </w:rPr>
        <w:fldChar xmlns:w="http://schemas.openxmlformats.org/wordprocessingml/2006/main" w:fldCharType="separate"/>
      </w:r>
      <w:r xmlns:w="http://schemas.openxmlformats.org/wordprocessingml/2006/main">
        <w:rPr>
          <w:rStyle w:val="12"/>
          <w:sz w:val="22"/>
          <w:szCs w:val="22"/>
        </w:rPr>
        <w:t xml:space="preserve">/InvoiceAPI/ </w:t>
      </w:r>
      <w:r xmlns:w="http://schemas.openxmlformats.org/wordprocessingml/2006/main">
        <w:rPr>
          <w:rStyle w:val="12"/>
          <w:sz w:val="22"/>
          <w:szCs w:val="22"/>
        </w:rPr>
        <w:fldChar xmlns:w="http://schemas.openxmlformats.org/wordprocessingml/2006/main" w:fldCharType="end"/>
      </w:r>
      <w:r xmlns:w="http://schemas.openxmlformats.org/wordprocessingml/2006/main">
        <w:rPr>
          <w:rStyle w:val="12"/>
          <w:sz w:val="22"/>
          <w:szCs w:val="22"/>
        </w:rPr>
        <w:t xml:space="preserve">InvoiceUtilsWS/getListInvoiceDataControl</w:t>
      </w:r>
    </w:p>
    <w:p>
      <w:pPr xmlns:w="http://schemas.openxmlformats.org/wordprocessingml/2006/main">
        <w:numPr>
          <w:ilvl w:val="0"/>
          <w:numId w:val="6"/>
        </w:numPr>
        <w:jc w:val="both"/>
        <w:rPr>
          <w:sz w:val="22"/>
          <w:szCs w:val="22"/>
        </w:rPr>
      </w:pPr>
      <w:r xmlns:w="http://schemas.openxmlformats.org/wordprocessingml/2006/main">
        <w:rPr>
          <w:sz w:val="22"/>
          <w:szCs w:val="22"/>
        </w:rPr>
        <w:t xml:space="preserve">Headers:</w:t>
      </w:r>
    </w:p>
    <w:p>
      <w:pPr xmlns:w="http://schemas.openxmlformats.org/wordprocessingml/2006/main">
        <w:ind w:left="720"/>
        <w:jc w:val="both"/>
        <w:rPr>
          <w:sz w:val="22"/>
          <w:szCs w:val="22"/>
          <w:lang w:val="en"/>
        </w:rPr>
      </w:pPr>
      <w:r xmlns:w="http://schemas.openxmlformats.org/wordprocessingml/2006/main">
        <w:rPr>
          <w:sz w:val="22"/>
          <w:szCs w:val="22"/>
          <w:lang w:val="en"/>
        </w:rPr>
        <w:t xml:space="preserve">+ Cookie: access_token value or Authorization: username/pass like logging in on the web or Authorization: username/pass like logging in on the web</w:t>
      </w:r>
    </w:p>
    <w:p>
      <w:pPr xmlns:w="http://schemas.openxmlformats.org/wordprocessingml/2006/main">
        <w:ind w:left="720"/>
        <w:jc w:val="both"/>
        <w:rPr>
          <w:sz w:val="22"/>
          <w:szCs w:val="22"/>
          <w:lang w:val="fr-FR"/>
        </w:rPr>
      </w:pPr>
      <w:r xmlns:w="http://schemas.openxmlformats.org/wordprocessingml/2006/main">
        <w:rPr>
          <w:sz w:val="22"/>
          <w:szCs w:val="22"/>
          <w:lang w:val="fr-FR"/>
        </w:rPr>
        <w:t xml:space="preserve">+ Content-Type : application/json</w:t>
      </w:r>
    </w:p>
    <w:p>
      <w:pPr xmlns:w="http://schemas.openxmlformats.org/wordprocessingml/2006/main">
        <w:pStyle w:val="19"/>
        <w:widowControl w:val="0"/>
        <w:snapToGrid w:val="0"/>
        <w:spacing w:before="120" w:line="360" w:lineRule="auto"/>
        <w:ind w:left="0"/>
        <w:contextualSpacing/>
        <w:jc w:val="both"/>
        <w:rPr>
          <w:rFonts w:ascii="Times New Roman" w:hAnsi="Times New Roman"/>
        </w:rPr>
      </w:pPr>
      <w:r xmlns:w="http://schemas.openxmlformats.org/wordprocessingml/2006/main">
        <w:rPr>
          <w:rFonts w:ascii="Times New Roman" w:hAnsi="Times New Roman"/>
        </w:rPr>
        <w:t xml:space="preserve">Parameters of the CommonDataInput . object</w:t>
      </w:r>
    </w:p>
    <w:tbl>
      <w:tblPr>
        <w:tblStyle w:val="14"/>
        <w:tblW w:w="93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2637"/>
        <w:gridCol w:w="4607"/>
      </w:tblGrid>
      <w:tr>
        <w:trPr>
          <w:trHeight w:val="806" w:hRule="atLeast"/>
          <w:jc w:val="center"/>
        </w:trPr>
        <w:tc>
          <w:tcPr>
            <w:tcW w:w="2127"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Parameter name</w:t>
            </w:r>
          </w:p>
        </w:tc>
        <w:tc>
          <w:tcPr>
            <w:tcW w:w="2637" w:type="dxa"/>
            <w:shd w:val="clear" w:color="auto" w:fill="D9D9D9"/>
            <w:noWrap w:val="0"/>
            <w:vAlign w:val="top"/>
          </w:tcPr>
          <w:p>
            <w:pPr xmlns:w="http://schemas.openxmlformats.org/wordprocessingml/2006/main">
              <w:ind w:hanging="411"/>
              <w:jc w:val="center"/>
              <w:rPr>
                <w:b/>
                <w:bCs/>
                <w:color w:val="000000"/>
                <w:sz w:val="22"/>
                <w:szCs w:val="22"/>
              </w:rPr>
            </w:pPr>
            <w:r xmlns:w="http://schemas.openxmlformats.org/wordprocessingml/2006/main">
              <w:rPr>
                <w:b/>
                <w:bCs/>
                <w:color w:val="000000"/>
                <w:sz w:val="22"/>
                <w:szCs w:val="22"/>
              </w:rPr>
              <w:t xml:space="preserve">Data types, constraints</w:t>
            </w:r>
          </w:p>
        </w:tc>
        <w:tc>
          <w:tcPr>
            <w:tcW w:w="4607"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Describe</w:t>
            </w:r>
          </w:p>
        </w:tc>
      </w:tr>
      <w:tr>
        <w:trPr>
          <w:trHeight w:val="448" w:hRule="atLeast"/>
          <w:jc w:val="center"/>
        </w:trPr>
        <w:tc>
          <w:tcPr>
            <w:tcW w:w="212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supplierTaxCode</w:t>
            </w:r>
          </w:p>
        </w:tc>
        <w:tc>
          <w:tcPr>
            <w:tcW w:w="263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 [0-9-]+</w:t>
            </w:r>
          </w:p>
        </w:tc>
        <w:tc>
          <w:tcPr>
            <w:tcW w:w="460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Tax identification number of the invoice-issuing business/branch. A business can have multiple tax codes</w:t>
            </w:r>
          </w:p>
          <w:p>
            <w:pPr xmlns:w="http://schemas.openxmlformats.org/wordprocessingml/2006/main">
              <w:spacing w:before="0"/>
              <w:ind w:left="0"/>
              <w:jc w:val="both"/>
              <w:rPr>
                <w:sz w:val="22"/>
                <w:szCs w:val="22"/>
              </w:rPr>
            </w:pPr>
            <w:r xmlns:w="http://schemas.openxmlformats.org/wordprocessingml/2006/main">
              <w:rPr>
                <w:sz w:val="22"/>
                <w:szCs w:val="22"/>
              </w:rPr>
              <w:t xml:space="preserve">Model 1: 0312770607</w:t>
            </w:r>
          </w:p>
          <w:p>
            <w:pPr xmlns:w="http://schemas.openxmlformats.org/wordprocessingml/2006/main">
              <w:spacing w:before="0"/>
              <w:ind w:left="0"/>
              <w:jc w:val="both"/>
              <w:rPr>
                <w:sz w:val="22"/>
                <w:szCs w:val="22"/>
              </w:rPr>
            </w:pPr>
            <w:r xmlns:w="http://schemas.openxmlformats.org/wordprocessingml/2006/main">
              <w:rPr>
                <w:sz w:val="22"/>
                <w:szCs w:val="22"/>
              </w:rPr>
              <w:t xml:space="preserve">Form 2: 0312770607-001</w:t>
            </w:r>
          </w:p>
          <w:p>
            <w:pPr xmlns:w="http://schemas.openxmlformats.org/wordprocessingml/2006/main">
              <w:spacing w:before="0"/>
              <w:ind w:left="0"/>
              <w:jc w:val="both"/>
              <w:rPr>
                <w:sz w:val="22"/>
                <w:szCs w:val="22"/>
              </w:rPr>
            </w:pPr>
            <w:r xmlns:w="http://schemas.openxmlformats.org/wordprocessingml/2006/main">
              <w:rPr>
                <w:sz w:val="22"/>
                <w:szCs w:val="22"/>
              </w:rPr>
              <w:t xml:space="preserve"> </w:t>
            </w:r>
          </w:p>
        </w:tc>
      </w:tr>
      <w:tr>
        <w:trPr>
          <w:trHeight w:val="806" w:hRule="atLeast"/>
          <w:jc w:val="center"/>
        </w:trPr>
        <w:tc>
          <w:tcPr>
            <w:tcW w:w="212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fromDate</w:t>
            </w:r>
          </w:p>
        </w:tc>
        <w:tc>
          <w:tcPr>
            <w:tcW w:w="263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dd/MM/yyyy</w:t>
            </w:r>
          </w:p>
        </w:tc>
        <w:tc>
          <w:tcPr>
            <w:tcW w:w="460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Start date you want to search</w:t>
            </w:r>
          </w:p>
          <w:p>
            <w:pPr>
              <w:spacing w:before="0"/>
              <w:ind w:left="0"/>
              <w:jc w:val="both"/>
              <w:rPr>
                <w:sz w:val="22"/>
                <w:szCs w:val="22"/>
              </w:rPr>
            </w:pPr>
          </w:p>
        </w:tc>
      </w:tr>
      <w:tr>
        <w:trPr>
          <w:trHeight w:val="806" w:hRule="atLeast"/>
          <w:jc w:val="center"/>
        </w:trPr>
        <w:tc>
          <w:tcPr>
            <w:tcW w:w="212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toDate</w:t>
            </w:r>
          </w:p>
        </w:tc>
        <w:tc>
          <w:tcPr>
            <w:tcW w:w="263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dd/MM/yyyy</w:t>
            </w:r>
          </w:p>
        </w:tc>
        <w:tc>
          <w:tcPr>
            <w:tcW w:w="460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The end date you want to search for</w:t>
            </w:r>
          </w:p>
          <w:p>
            <w:pPr>
              <w:spacing w:before="0"/>
              <w:ind w:left="0"/>
              <w:jc w:val="both"/>
              <w:rPr>
                <w:sz w:val="22"/>
                <w:szCs w:val="22"/>
              </w:rPr>
            </w:pPr>
          </w:p>
        </w:tc>
      </w:tr>
    </w:tbl>
    <w:p>
      <w:pPr xmlns:w="http://schemas.openxmlformats.org/wordprocessingml/2006/main">
        <w:jc w:val="both"/>
        <w:rPr>
          <w:sz w:val="22"/>
          <w:szCs w:val="22"/>
        </w:rPr>
      </w:pPr>
      <w:r xmlns:w="http://schemas.openxmlformats.org/wordprocessingml/2006/main">
        <w:rPr>
          <w:sz w:val="22"/>
          <w:szCs w:val="22"/>
        </w:rPr>
        <w:t xml:space="preserve">Sample example and data fields:</w:t>
      </w:r>
    </w:p>
    <w:p>
      <w:pPr xmlns:w="http://schemas.openxmlformats.org/wordprocessingml/2006/main">
        <w:pStyle w:val="4"/>
        <w:numPr>
          <w:ilvl w:val="0"/>
          <w:numId w:val="6"/>
        </w:numPr>
        <w:rPr>
          <w:color w:val="800000"/>
          <w:sz w:val="22"/>
          <w:szCs w:val="22"/>
        </w:rPr>
      </w:pPr>
      <w:r xmlns:w="http://schemas.openxmlformats.org/wordprocessingml/2006/main">
        <w:rPr>
          <w:sz w:val="22"/>
          <w:szCs w:val="22"/>
        </w:rPr>
        <w:t xml:space="preserve">JSON:</w:t>
      </w:r>
    </w:p>
    <w:p>
      <w:pPr xmlns:w="http://schemas.openxmlformats.org/wordprocessingml/2006/main">
        <w:shd w:val="clear" w:color="auto" w:fill="C6D9F1"/>
        <w:ind w:left="720"/>
        <w:jc w:val="both"/>
        <w:rPr>
          <w:color w:val="800000"/>
          <w:sz w:val="22"/>
          <w:szCs w:val="22"/>
        </w:rPr>
      </w:pPr>
      <w:r xmlns:w="http://schemas.openxmlformats.org/wordprocessingml/2006/main">
        <w:rPr>
          <w:color w:val="800000"/>
          <w:sz w:val="22"/>
          <w:szCs w:val="22"/>
        </w:rPr>
        <w:t xml:space="preserve">{ </w:t>
      </w:r>
      <w:r xmlns:w="http://schemas.openxmlformats.org/wordprocessingml/2006/main">
        <w:rPr>
          <w:color w:val="800000"/>
          <w:sz w:val="22"/>
          <w:szCs w:val="22"/>
          <w:lang w:val="en"/>
        </w:rPr>
        <w:tab xmlns:w="http://schemas.openxmlformats.org/wordprocessingml/2006/main"/>
      </w:r>
      <w:r xmlns:w="http://schemas.openxmlformats.org/wordprocessingml/2006/main">
        <w:rPr>
          <w:color w:val="800000"/>
          <w:sz w:val="22"/>
          <w:szCs w:val="22"/>
        </w:rPr>
        <w:t xml:space="preserve">"supplierTaxCode":"0100109106",</w:t>
      </w:r>
    </w:p>
    <w:p>
      <w:pPr xmlns:w="http://schemas.openxmlformats.org/wordprocessingml/2006/main">
        <w:shd w:val="clear" w:color="auto" w:fill="C6D9F1"/>
        <w:ind w:left="720"/>
        <w:jc w:val="both"/>
        <w:rPr>
          <w:color w:val="800000"/>
          <w:sz w:val="22"/>
          <w:szCs w:val="22"/>
        </w:rPr>
      </w:pPr>
      <w:r xmlns:w="http://schemas.openxmlformats.org/wordprocessingml/2006/main">
        <w:rPr>
          <w:color w:val="800000"/>
          <w:sz w:val="22"/>
          <w:szCs w:val="22"/>
        </w:rPr>
        <w:tab xmlns:w="http://schemas.openxmlformats.org/wordprocessingml/2006/main"/>
      </w:r>
      <w:r xmlns:w="http://schemas.openxmlformats.org/wordprocessingml/2006/main">
        <w:rPr>
          <w:color w:val="800000"/>
          <w:sz w:val="22"/>
          <w:szCs w:val="22"/>
        </w:rPr>
        <w:t xml:space="preserve">"fromDate":"March 10, 2018",</w:t>
      </w:r>
    </w:p>
    <w:p>
      <w:pPr xmlns:w="http://schemas.openxmlformats.org/wordprocessingml/2006/main">
        <w:shd w:val="clear" w:color="auto" w:fill="C6D9F1"/>
        <w:ind w:left="720"/>
        <w:jc w:val="both"/>
        <w:rPr>
          <w:color w:val="800000"/>
          <w:sz w:val="22"/>
          <w:szCs w:val="22"/>
        </w:rPr>
      </w:pPr>
      <w:r xmlns:w="http://schemas.openxmlformats.org/wordprocessingml/2006/main">
        <w:rPr>
          <w:color w:val="800000"/>
          <w:sz w:val="22"/>
          <w:szCs w:val="22"/>
        </w:rPr>
        <w:tab xmlns:w="http://schemas.openxmlformats.org/wordprocessingml/2006/main"/>
      </w:r>
      <w:r xmlns:w="http://schemas.openxmlformats.org/wordprocessingml/2006/main">
        <w:rPr>
          <w:color w:val="800000"/>
          <w:sz w:val="22"/>
          <w:szCs w:val="22"/>
        </w:rPr>
        <w:t xml:space="preserve">"toDate":"March 16, 2018"</w:t>
      </w:r>
    </w:p>
    <w:p>
      <w:pPr xmlns:w="http://schemas.openxmlformats.org/wordprocessingml/2006/main">
        <w:shd w:val="clear" w:color="auto" w:fill="C6D9F1"/>
        <w:ind w:left="720"/>
        <w:jc w:val="both"/>
        <w:rPr>
          <w:color w:val="800000"/>
          <w:sz w:val="22"/>
          <w:szCs w:val="22"/>
        </w:rPr>
      </w:pPr>
      <w:r xmlns:w="http://schemas.openxmlformats.org/wordprocessingml/2006/main">
        <w:rPr>
          <w:color w:val="800000"/>
          <w:sz w:val="22"/>
          <w:szCs w:val="22"/>
        </w:rPr>
        <w:t xml:space="preserve">}</w:t>
      </w:r>
    </w:p>
    <w:p>
      <w:pPr xmlns:w="http://schemas.openxmlformats.org/wordprocessingml/2006/main">
        <w:numPr>
          <w:ilvl w:val="0"/>
          <w:numId w:val="9"/>
        </w:numPr>
        <w:jc w:val="both"/>
        <w:rPr>
          <w:b/>
          <w:color w:val="0000FF"/>
          <w:sz w:val="22"/>
          <w:szCs w:val="22"/>
        </w:rPr>
      </w:pPr>
      <w:r xmlns:w="http://schemas.openxmlformats.org/wordprocessingml/2006/main">
        <w:rPr>
          <w:b/>
          <w:color w:val="0000FF"/>
          <w:sz w:val="22"/>
          <w:szCs w:val="22"/>
        </w:rPr>
        <w:t xml:space="preserve">Output:</w:t>
      </w:r>
    </w:p>
    <w:p>
      <w:pPr xmlns:w="http://schemas.openxmlformats.org/wordprocessingml/2006/main">
        <w:ind w:left="904"/>
        <w:jc w:val="both"/>
        <w:rPr>
          <w:sz w:val="22"/>
          <w:szCs w:val="22"/>
        </w:rPr>
      </w:pPr>
      <w:r xmlns:w="http://schemas.openxmlformats.org/wordprocessingml/2006/main">
        <w:rPr>
          <w:sz w:val="22"/>
          <w:szCs w:val="22"/>
        </w:rPr>
        <w:t xml:space="preserve">Response object with HTTPSstatus and output Entity.</w:t>
      </w:r>
    </w:p>
    <w:tbl>
      <w:tblPr>
        <w:tblStyle w:val="14"/>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gridCol w:w="6251"/>
      </w:tblGrid>
      <w:tr>
        <w:trPr>
          <w:jc w:val="center"/>
        </w:trPr>
        <w:tc>
          <w:tcPr>
            <w:tcW w:w="2533"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School's name</w:t>
            </w:r>
          </w:p>
        </w:tc>
        <w:tc>
          <w:tcPr>
            <w:tcW w:w="6251"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Describe</w:t>
            </w:r>
          </w:p>
        </w:tc>
      </w:tr>
      <w:tr>
        <w:trPr>
          <w:jc w:val="center"/>
        </w:trP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errorCode</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 code (value is null, no error occurs)</w:t>
            </w:r>
          </w:p>
        </w:tc>
      </w:tr>
      <w:tr>
        <w:trPr>
          <w:jc w:val="center"/>
        </w:trP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description</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 description (value is null, no error occurs)</w:t>
            </w:r>
          </w:p>
        </w:tc>
      </w:tr>
      <w:tr>
        <w:trPr>
          <w:jc w:val="center"/>
        </w:trP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lstInvoiceBO</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List of invoices generated by the time passed in</w:t>
            </w:r>
          </w:p>
        </w:tc>
      </w:tr>
    </w:tbl>
    <w:p>
      <w:pPr xmlns:w="http://schemas.openxmlformats.org/wordprocessingml/2006/main">
        <w:ind w:left="0" w:firstLine="720"/>
        <w:rPr>
          <w:snapToGrid/>
          <w:color w:val="000000"/>
          <w:sz w:val="22"/>
          <w:szCs w:val="22"/>
          <w:highlight w:val="yellow"/>
          <w:shd w:val="clear" w:color="auto" w:fill="FCF6DB"/>
          <w:lang w:val="vi-VN"/>
        </w:rPr>
      </w:pPr>
      <w:r xmlns:w="http://schemas.openxmlformats.org/wordprocessingml/2006/main">
        <w:rPr>
          <w:sz w:val="22"/>
          <w:szCs w:val="22"/>
        </w:rPr>
        <w:t xml:space="preserve">Note </w:t>
      </w:r>
      <w:r xmlns:w="http://schemas.openxmlformats.org/wordprocessingml/2006/main">
        <w:rPr>
          <w:sz w:val="22"/>
          <w:szCs w:val="22"/>
        </w:rPr>
        <w:t xml:space="preserve">the adjustmentType </w:t>
      </w:r>
      <w:r xmlns:w="http://schemas.openxmlformats.org/wordprocessingml/2006/main">
        <w:rPr>
          <w:sz w:val="22"/>
          <w:szCs w:val="22"/>
          <w:lang w:val="vi-VN"/>
        </w:rPr>
        <w:t xml:space="preserve">of </w:t>
      </w:r>
      <w:r xmlns:w="http://schemas.openxmlformats.org/wordprocessingml/2006/main">
        <w:rPr>
          <w:sz w:val="22"/>
          <w:szCs w:val="22"/>
          <w:lang w:val="vi-VN"/>
        </w:rPr>
        <w:t xml:space="preserve">the returned invoice:</w:t>
      </w:r>
    </w:p>
    <w:tbl>
      <w:tblPr>
        <w:tblStyle w:val="14"/>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gridCol w:w="6251"/>
      </w:tblGrid>
      <w:tr>
        <w:trPr>
          <w:jc w:val="center"/>
        </w:trPr>
        <w:tc>
          <w:tcPr>
            <w:tcW w:w="2533"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School's name</w:t>
            </w:r>
          </w:p>
        </w:tc>
        <w:tc>
          <w:tcPr>
            <w:tcW w:w="6251"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Describe</w:t>
            </w:r>
          </w:p>
        </w:tc>
      </w:tr>
      <w:tr>
        <w:trPr>
          <w:jc w:val="center"/>
        </w:trP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adjustmentType</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lang w:val="vi-VN"/>
              </w:rPr>
              <w:t xml:space="preserve">Invoice </w:t>
            </w:r>
            <w:r xmlns:w="http://schemas.openxmlformats.org/wordprocessingml/2006/main">
              <w:rPr>
                <w:sz w:val="22"/>
                <w:szCs w:val="22"/>
              </w:rPr>
              <w:t xml:space="preserve">type </w:t>
            </w:r>
            <w:r xmlns:w="http://schemas.openxmlformats.org/wordprocessingml/2006/main">
              <w:rPr>
                <w:sz w:val="22"/>
                <w:szCs w:val="22"/>
              </w:rPr>
              <w:t xml:space="preserve">:</w:t>
            </w:r>
          </w:p>
          <w:p>
            <w:pPr xmlns:w="http://schemas.openxmlformats.org/wordprocessingml/2006/main">
              <w:spacing w:before="0"/>
              <w:ind w:left="0"/>
              <w:jc w:val="both"/>
              <w:rPr>
                <w:sz w:val="22"/>
                <w:szCs w:val="22"/>
              </w:rPr>
            </w:pPr>
            <w:r xmlns:w="http://schemas.openxmlformats.org/wordprocessingml/2006/main">
              <w:rPr>
                <w:sz w:val="22"/>
                <w:szCs w:val="22"/>
              </w:rPr>
              <w:t xml:space="preserve">1: Original invoice</w:t>
            </w:r>
          </w:p>
          <w:p>
            <w:pPr xmlns:w="http://schemas.openxmlformats.org/wordprocessingml/2006/main">
              <w:spacing w:before="0"/>
              <w:ind w:left="0"/>
              <w:jc w:val="both"/>
              <w:rPr>
                <w:sz w:val="22"/>
                <w:szCs w:val="22"/>
              </w:rPr>
            </w:pPr>
            <w:r xmlns:w="http://schemas.openxmlformats.org/wordprocessingml/2006/main">
              <w:rPr>
                <w:sz w:val="22"/>
                <w:szCs w:val="22"/>
              </w:rPr>
              <w:t xml:space="preserve">3: Replacement invoice</w:t>
            </w:r>
          </w:p>
          <w:p>
            <w:pPr xmlns:w="http://schemas.openxmlformats.org/wordprocessingml/2006/main">
              <w:spacing w:before="0"/>
              <w:ind w:left="0"/>
              <w:jc w:val="both"/>
              <w:rPr>
                <w:sz w:val="22"/>
                <w:szCs w:val="22"/>
                <w:lang w:val="vi-VN"/>
              </w:rPr>
            </w:pPr>
            <w:r xmlns:w="http://schemas.openxmlformats.org/wordprocessingml/2006/main">
              <w:rPr>
                <w:sz w:val="22"/>
                <w:szCs w:val="22"/>
                <w:lang w:val="vi-VN"/>
              </w:rPr>
              <w:t xml:space="preserve">Information </w:t>
            </w:r>
            <w:r xmlns:w="http://schemas.openxmlformats.org/wordprocessingml/2006/main">
              <w:rPr>
                <w:sz w:val="22"/>
                <w:szCs w:val="22"/>
              </w:rPr>
              <w:t xml:space="preserve">adjustment invoice</w:t>
            </w:r>
          </w:p>
          <w:p>
            <w:pPr xmlns:w="http://schemas.openxmlformats.org/wordprocessingml/2006/main">
              <w:spacing w:before="0"/>
              <w:ind w:left="0"/>
              <w:jc w:val="both"/>
              <w:rPr>
                <w:sz w:val="22"/>
                <w:szCs w:val="22"/>
              </w:rPr>
            </w:pPr>
            <w:r xmlns:w="http://schemas.openxmlformats.org/wordprocessingml/2006/main">
              <w:rPr>
                <w:sz w:val="22"/>
                <w:szCs w:val="22"/>
              </w:rPr>
              <w:t xml:space="preserve">7: Invoice deleted</w:t>
            </w:r>
          </w:p>
          <w:p>
            <w:pPr xmlns:w="http://schemas.openxmlformats.org/wordprocessingml/2006/main">
              <w:spacing w:before="0"/>
              <w:ind w:left="0"/>
              <w:jc w:val="both"/>
              <w:rPr>
                <w:sz w:val="22"/>
                <w:szCs w:val="22"/>
                <w:lang w:val="vi-VN"/>
              </w:rPr>
            </w:pPr>
            <w:r xmlns:w="http://schemas.openxmlformats.org/wordprocessingml/2006/main">
              <w:rPr>
                <w:sz w:val="22"/>
                <w:szCs w:val="22"/>
              </w:rPr>
              <w:t xml:space="preserve">9 </w:t>
            </w:r>
            <w:r xmlns:w="http://schemas.openxmlformats.org/wordprocessingml/2006/main">
              <w:rPr>
                <w:sz w:val="22"/>
                <w:szCs w:val="22"/>
                <w:lang w:val="vi-VN"/>
              </w:rPr>
              <w:t xml:space="preserve">: Money adjustment invoice</w:t>
            </w:r>
          </w:p>
        </w:tc>
      </w:tr>
    </w:tbl>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rPr>
        <w:t xml:space="preserve">{</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"errorCode": null,</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"description": null,</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"totalRows": 8162,</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"invoices": [</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"invoiceId": 16376495,</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"invoiceType": "1",</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"adjustmentType": "1",</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"templateCode": "1/011",</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"invoiceSeri": "K22TXK",</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"invoiceNumber": "0037294",</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"invoiceNo": "K22TXK37294",</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"currency": "VND",</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"total": 13627273.000000000,</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"issueDate": 1663204962000,</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"issueDateStr": null,</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"state": 1,</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"requestDate": null,</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"description": null,</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"buyerIdNo": "",</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"stateCode": 1,</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"subscriberNumber": null,</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"paymentStatus": 1,</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"viewStatus": null,</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"downloadStatus": null,</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"exchangeStatus": 0,</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"numOfExchange": null,</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"createTime": 1663204962000,</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"contractId": null,</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"contractNo": null,</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"supplierTaxCode": "0100109106-509",</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"buyerTaxCode": "",</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"totalBeforeTax": 13627273.000000000,</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"taxAmount": 0E-9,</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"taxRate": null,</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"paymentMethod": "5",</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"paymentTime": null,</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"customerId": null,</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"no": null,</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"paymentStatusName": "Paid",</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"buyerName": "Nguyen Van A",</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"transactionUuid": "E8AE136CEF1272AAE05324011E0A9838"</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w:t>
      </w:r>
    </w:p>
    <w:p>
      <w:pPr xmlns:w="http://schemas.openxmlformats.org/wordprocessingml/2006/main">
        <w:widowControl/>
        <w:shd w:val="clear" w:color="auto" w:fill="DBE5F1"/>
        <w:spacing w:before="0" w:line="240" w:lineRule="auto"/>
        <w:jc w:val="both"/>
        <w:rPr>
          <w:snapToGrid/>
          <w:color w:val="000000"/>
          <w:sz w:val="22"/>
          <w:szCs w:val="22"/>
          <w:highlight w:val="yellow"/>
          <w:shd w:val="clear" w:color="auto" w:fill="FCF6DB"/>
          <w:lang w:val="en"/>
        </w:rPr>
      </w:pPr>
      <w:r xmlns:w="http://schemas.openxmlformats.org/wordprocessingml/2006/main">
        <w:rPr>
          <w:snapToGrid/>
          <w:color w:val="000000"/>
          <w:sz w:val="22"/>
          <w:szCs w:val="22"/>
          <w:highlight w:val="yellow"/>
          <w:shd w:val="clear" w:color="auto" w:fill="FCF6DB"/>
          <w:lang w:val="en"/>
        </w:rPr>
        <w:t xml:space="preserve">]</w:t>
      </w:r>
    </w:p>
    <w:p>
      <w:pPr xmlns:w="http://schemas.openxmlformats.org/wordprocessingml/2006/main">
        <w:widowControl/>
        <w:shd w:val="clear" w:color="auto" w:fill="DBE5F1"/>
        <w:spacing w:before="0" w:line="240" w:lineRule="auto"/>
        <w:jc w:val="both"/>
        <w:rPr>
          <w:sz w:val="22"/>
          <w:szCs w:val="22"/>
          <w:highlight w:val="yellow"/>
        </w:rPr>
      </w:pPr>
      <w:r xmlns:w="http://schemas.openxmlformats.org/wordprocessingml/2006/main">
        <w:rPr>
          <w:snapToGrid/>
          <w:color w:val="000000"/>
          <w:sz w:val="22"/>
          <w:szCs w:val="22"/>
          <w:highlight w:val="yellow"/>
          <w:shd w:val="clear" w:color="auto" w:fill="FCF6DB"/>
          <w:lang w:val="en"/>
        </w:rPr>
        <w:t xml:space="preserve">}</w:t>
      </w:r>
    </w:p>
    <w:p>
      <w:pPr>
        <w:ind w:left="0"/>
        <w:rPr>
          <w:sz w:val="22"/>
          <w:szCs w:val="22"/>
          <w:highlight w:val="yellow"/>
        </w:rPr>
      </w:pPr>
    </w:p>
    <w:p>
      <w:pPr xmlns:w="http://schemas.openxmlformats.org/wordprocessingml/2006/main">
        <w:pStyle w:val="20"/>
        <w:rPr>
          <w:sz w:val="22"/>
          <w:szCs w:val="22"/>
        </w:rPr>
      </w:pPr>
      <w:bookmarkStart xmlns:w="http://schemas.openxmlformats.org/wordprocessingml/2006/main" w:id="48" w:name="_Toc115266196"/>
      <w:r xmlns:w="http://schemas.openxmlformats.org/wordprocessingml/2006/main">
        <w:rPr>
          <w:sz w:val="22"/>
          <w:szCs w:val="22"/>
        </w:rPr>
        <w:t xml:space="preserve">Email invoices to customers</w:t>
      </w:r>
      <w:bookmarkEnd xmlns:w="http://schemas.openxmlformats.org/wordprocessingml/2006/main" w:id="48"/>
    </w:p>
    <w:p>
      <w:pPr xmlns:w="http://schemas.openxmlformats.org/wordprocessingml/2006/main">
        <w:pStyle w:val="4"/>
        <w:rPr>
          <w:sz w:val="22"/>
          <w:szCs w:val="22"/>
        </w:rPr>
      </w:pPr>
      <w:r xmlns:w="http://schemas.openxmlformats.org/wordprocessingml/2006/main">
        <w:rPr>
          <w:sz w:val="22"/>
          <w:szCs w:val="22"/>
        </w:rPr>
        <w:t xml:space="preserve">- In case the customer has configured an email server and an email form on the SInvoice system, the system will automatically send an email to the buyer when there is an email in the invoice information. This API allows the software to actively integrate the sending of emails to the customer, in case the email's configuration is not working or wants to resend the email to the customer when required.</w:t>
      </w:r>
    </w:p>
    <w:p>
      <w:pPr xmlns:w="http://schemas.openxmlformats.org/wordprocessingml/2006/main">
        <w:ind w:left="0"/>
        <w:rPr>
          <w:sz w:val="22"/>
          <w:szCs w:val="22"/>
        </w:rPr>
      </w:pPr>
      <w:r xmlns:w="http://schemas.openxmlformats.org/wordprocessingml/2006/main">
        <w:rPr>
          <w:sz w:val="22"/>
          <w:szCs w:val="22"/>
        </w:rPr>
        <w:t xml:space="preserve">- </w:t>
      </w:r>
      <w:r xmlns:w="http://schemas.openxmlformats.org/wordprocessingml/2006/main">
        <w:rPr>
          <w:b/>
          <w:sz w:val="22"/>
          <w:szCs w:val="22"/>
        </w:rPr>
        <w:t xml:space="preserve">Attention:</w:t>
      </w:r>
      <w:r xmlns:w="http://schemas.openxmlformats.org/wordprocessingml/2006/main">
        <w:rPr>
          <w:sz w:val="22"/>
          <w:szCs w:val="22"/>
        </w:rPr>
        <w:t xml:space="preserve"> </w:t>
      </w:r>
    </w:p>
    <w:p>
      <w:pPr xmlns:w="http://schemas.openxmlformats.org/wordprocessingml/2006/main">
        <w:ind w:left="0"/>
        <w:rPr>
          <w:i/>
          <w:sz w:val="22"/>
          <w:szCs w:val="22"/>
        </w:rPr>
      </w:pPr>
      <w:r xmlns:w="http://schemas.openxmlformats.org/wordprocessingml/2006/main">
        <w:rPr>
          <w:i/>
          <w:sz w:val="22"/>
          <w:szCs w:val="22"/>
        </w:rPr>
        <w:t xml:space="preserve">+ Add a link to look up invoices by secret code in the invoice email sent to the buyer.</w:t>
      </w:r>
    </w:p>
    <w:p>
      <w:pPr xmlns:w="http://schemas.openxmlformats.org/wordprocessingml/2006/main">
        <w:ind w:left="0"/>
        <w:rPr>
          <w:i/>
          <w:sz w:val="22"/>
          <w:szCs w:val="22"/>
        </w:rPr>
      </w:pPr>
      <w:r xmlns:w="http://schemas.openxmlformats.org/wordprocessingml/2006/main">
        <w:rPr>
          <w:i/>
          <w:sz w:val="22"/>
          <w:szCs w:val="22"/>
        </w:rPr>
        <w:t xml:space="preserve">+ </w:t>
      </w:r>
      <w:r xmlns:w="http://schemas.openxmlformats.org/wordprocessingml/2006/main">
        <w:rPr>
          <w:bCs/>
          <w:i/>
          <w:sz w:val="22"/>
          <w:szCs w:val="22"/>
        </w:rPr>
        <w:t xml:space="preserve">In case the data is valid, the system emails the invoice to the buyer according to the configured form, replacing the information in {} marks with the current invoice/seller information, adding an additional line. link lookup invoice by secret code at parameter {link-invoice-search}.</w:t>
      </w:r>
    </w:p>
    <w:p>
      <w:pPr xmlns:w="http://schemas.openxmlformats.org/wordprocessingml/2006/main">
        <w:pStyle w:val="19"/>
        <w:widowControl w:val="0"/>
        <w:numPr>
          <w:ilvl w:val="0"/>
          <w:numId w:val="12"/>
        </w:numPr>
        <w:spacing w:before="120" w:line="360" w:lineRule="auto"/>
        <w:contextualSpacing/>
        <w:jc w:val="both"/>
        <w:rPr>
          <w:rFonts w:ascii="Times New Roman" w:hAnsi="Times New Roman"/>
          <w:b/>
          <w:color w:val="0000FF"/>
        </w:rPr>
      </w:pPr>
      <w:r xmlns:w="http://schemas.openxmlformats.org/wordprocessingml/2006/main">
        <w:rPr>
          <w:rFonts w:ascii="Times New Roman" w:hAnsi="Times New Roman"/>
          <w:b/>
          <w:color w:val="0000FF"/>
        </w:rPr>
        <w:t xml:space="preserve">Input:</w:t>
      </w:r>
    </w:p>
    <w:p>
      <w:pPr xmlns:w="http://schemas.openxmlformats.org/wordprocessingml/2006/main">
        <w:numPr>
          <w:ilvl w:val="0"/>
          <w:numId w:val="6"/>
        </w:numPr>
        <w:snapToGrid w:val="0"/>
        <w:jc w:val="both"/>
        <w:rPr>
          <w:sz w:val="22"/>
          <w:szCs w:val="22"/>
        </w:rPr>
      </w:pPr>
      <w:r xmlns:w="http://schemas.openxmlformats.org/wordprocessingml/2006/main">
        <w:rPr>
          <w:sz w:val="22"/>
          <w:szCs w:val="22"/>
        </w:rPr>
        <w:t xml:space="preserve">Action (POST): </w:t>
      </w:r>
      <w:r xmlns:w="http://schemas.openxmlformats.org/wordprocessingml/2006/main">
        <w:rPr>
          <w:rStyle w:val="12"/>
          <w:sz w:val="22"/>
          <w:szCs w:val="22"/>
        </w:rPr>
        <w:fldChar xmlns:w="http://schemas.openxmlformats.org/wordprocessingml/2006/main" w:fldCharType="begin"/>
      </w:r>
      <w:r xmlns:w="http://schemas.openxmlformats.org/wordprocessingml/2006/main">
        <w:rPr>
          <w:rStyle w:val="12"/>
          <w:sz w:val="22"/>
          <w:szCs w:val="22"/>
        </w:rPr>
        <w:instrText xmlns:w="http://schemas.openxmlformats.org/wordprocessingml/2006/main" xml:space="preserve"> HYPERLINK "https://10.60.108.210:8273/InvoiceAPI/InvoiceWS/createBatchInvoice/0100109106" </w:instrText>
      </w:r>
      <w:r xmlns:w="http://schemas.openxmlformats.org/wordprocessingml/2006/main">
        <w:rPr>
          <w:rStyle w:val="12"/>
          <w:sz w:val="22"/>
          <w:szCs w:val="22"/>
        </w:rPr>
        <w:fldChar xmlns:w="http://schemas.openxmlformats.org/wordprocessingml/2006/main" w:fldCharType="separate"/>
      </w:r>
      <w:r xmlns:w="http://schemas.openxmlformats.org/wordprocessingml/2006/main">
        <w:rPr>
          <w:rStyle w:val="12"/>
          <w:sz w:val="22"/>
          <w:szCs w:val="22"/>
        </w:rPr>
        <w:t xml:space="preserve">/InvoiceAPI/ </w:t>
      </w:r>
      <w:r xmlns:w="http://schemas.openxmlformats.org/wordprocessingml/2006/main">
        <w:rPr>
          <w:rStyle w:val="12"/>
          <w:sz w:val="22"/>
          <w:szCs w:val="22"/>
        </w:rPr>
        <w:fldChar xmlns:w="http://schemas.openxmlformats.org/wordprocessingml/2006/main" w:fldCharType="end"/>
      </w:r>
      <w:r xmlns:w="http://schemas.openxmlformats.org/wordprocessingml/2006/main">
        <w:rPr>
          <w:rStyle w:val="12"/>
          <w:sz w:val="22"/>
          <w:szCs w:val="22"/>
        </w:rPr>
        <w:t xml:space="preserve">InvoiceUtilsWS/sendHtmlMailProcess</w:t>
      </w:r>
    </w:p>
    <w:p>
      <w:pPr xmlns:w="http://schemas.openxmlformats.org/wordprocessingml/2006/main">
        <w:numPr>
          <w:ilvl w:val="0"/>
          <w:numId w:val="6"/>
        </w:numPr>
        <w:jc w:val="both"/>
        <w:rPr>
          <w:sz w:val="22"/>
          <w:szCs w:val="22"/>
        </w:rPr>
      </w:pPr>
      <w:r xmlns:w="http://schemas.openxmlformats.org/wordprocessingml/2006/main">
        <w:rPr>
          <w:sz w:val="22"/>
          <w:szCs w:val="22"/>
        </w:rPr>
        <w:t xml:space="preserve">Headers:</w:t>
      </w:r>
    </w:p>
    <w:p>
      <w:pPr xmlns:w="http://schemas.openxmlformats.org/wordprocessingml/2006/main">
        <w:ind w:left="720"/>
        <w:jc w:val="both"/>
        <w:rPr>
          <w:sz w:val="22"/>
          <w:szCs w:val="22"/>
          <w:lang w:val="en"/>
        </w:rPr>
      </w:pPr>
      <w:r xmlns:w="http://schemas.openxmlformats.org/wordprocessingml/2006/main">
        <w:rPr>
          <w:sz w:val="22"/>
          <w:szCs w:val="22"/>
          <w:lang w:val="en"/>
        </w:rPr>
        <w:t xml:space="preserve">+ Cookie: access_token value or Authorization: username/pass like logging in on the web or Authorization: username/pass like logging in on the web</w:t>
      </w:r>
    </w:p>
    <w:p>
      <w:pPr xmlns:w="http://schemas.openxmlformats.org/wordprocessingml/2006/main">
        <w:ind w:left="0" w:firstLine="720"/>
        <w:contextualSpacing/>
        <w:rPr>
          <w:b/>
          <w:color w:val="0000FF"/>
          <w:sz w:val="22"/>
          <w:szCs w:val="22"/>
          <w:lang w:val="fr-FR"/>
        </w:rPr>
      </w:pPr>
      <w:r xmlns:w="http://schemas.openxmlformats.org/wordprocessingml/2006/main">
        <w:rPr>
          <w:sz w:val="22"/>
          <w:szCs w:val="22"/>
          <w:lang w:val="fr-FR"/>
        </w:rPr>
        <w:t xml:space="preserve">+ Content-Type : application/json</w:t>
      </w:r>
    </w:p>
    <w:p>
      <w:pPr xmlns:w="http://schemas.openxmlformats.org/wordprocessingml/2006/main">
        <w:pStyle w:val="19"/>
        <w:widowControl w:val="0"/>
        <w:numPr>
          <w:ilvl w:val="0"/>
          <w:numId w:val="13"/>
        </w:numPr>
        <w:snapToGrid w:val="0"/>
        <w:spacing w:before="120" w:line="360" w:lineRule="auto"/>
        <w:contextualSpacing/>
        <w:jc w:val="both"/>
        <w:rPr>
          <w:rFonts w:ascii="Times New Roman" w:hAnsi="Times New Roman"/>
        </w:rPr>
      </w:pPr>
      <w:r xmlns:w="http://schemas.openxmlformats.org/wordprocessingml/2006/main">
        <w:rPr>
          <w:rFonts w:ascii="Times New Roman" w:hAnsi="Times New Roman"/>
        </w:rPr>
        <w:t xml:space="preserve">sendHtmlMailProcess parameters</w:t>
      </w:r>
    </w:p>
    <w:tbl>
      <w:tblPr>
        <w:tblStyle w:val="14"/>
        <w:tblW w:w="89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2524"/>
        <w:gridCol w:w="4315"/>
      </w:tblGrid>
      <w:tr>
        <w:trPr>
          <w:trHeight w:val="431" w:hRule="atLeast"/>
          <w:jc w:val="center"/>
        </w:trPr>
        <w:tc>
          <w:tcPr>
            <w:tcW w:w="2127"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Parameter name</w:t>
            </w:r>
          </w:p>
        </w:tc>
        <w:tc>
          <w:tcPr>
            <w:tcW w:w="2524"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Data types, constraints</w:t>
            </w:r>
          </w:p>
        </w:tc>
        <w:tc>
          <w:tcPr>
            <w:tcW w:w="4315"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Describe</w:t>
            </w:r>
          </w:p>
        </w:tc>
      </w:tr>
      <w:tr>
        <w:trPr>
          <w:trHeight w:val="448" w:hRule="atLeast"/>
          <w:jc w:val="center"/>
        </w:trPr>
        <w:tc>
          <w:tcPr>
            <w:tcW w:w="212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supplierTaxCode</w:t>
            </w:r>
          </w:p>
        </w:tc>
        <w:tc>
          <w:tcPr>
            <w:tcW w:w="252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 [0-9-]+</w:t>
            </w:r>
          </w:p>
        </w:tc>
        <w:tc>
          <w:tcPr>
            <w:tcW w:w="4315"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Tax identification number of the invoice-issuing business/branch. A business can have multiple tax codes</w:t>
            </w:r>
          </w:p>
          <w:p>
            <w:pPr xmlns:w="http://schemas.openxmlformats.org/wordprocessingml/2006/main">
              <w:spacing w:before="0"/>
              <w:ind w:left="0"/>
              <w:jc w:val="both"/>
              <w:rPr>
                <w:sz w:val="22"/>
                <w:szCs w:val="22"/>
              </w:rPr>
            </w:pPr>
            <w:r xmlns:w="http://schemas.openxmlformats.org/wordprocessingml/2006/main">
              <w:rPr>
                <w:sz w:val="22"/>
                <w:szCs w:val="22"/>
              </w:rPr>
              <w:t xml:space="preserve">Model 1: 0312770607</w:t>
            </w:r>
          </w:p>
          <w:p>
            <w:pPr xmlns:w="http://schemas.openxmlformats.org/wordprocessingml/2006/main">
              <w:spacing w:before="0"/>
              <w:ind w:left="0"/>
              <w:jc w:val="both"/>
              <w:rPr>
                <w:sz w:val="22"/>
                <w:szCs w:val="22"/>
              </w:rPr>
            </w:pPr>
            <w:r xmlns:w="http://schemas.openxmlformats.org/wordprocessingml/2006/main">
              <w:rPr>
                <w:sz w:val="22"/>
                <w:szCs w:val="22"/>
              </w:rPr>
              <w:t xml:space="preserve">Form 2: 0312770607-001</w:t>
            </w:r>
          </w:p>
          <w:p>
            <w:pPr>
              <w:spacing w:before="0"/>
              <w:ind w:left="0"/>
              <w:jc w:val="both"/>
              <w:rPr>
                <w:sz w:val="22"/>
                <w:szCs w:val="22"/>
              </w:rPr>
            </w:pPr>
          </w:p>
        </w:tc>
      </w:tr>
      <w:tr>
        <w:trPr>
          <w:trHeight w:val="806" w:hRule="atLeast"/>
          <w:jc w:val="center"/>
        </w:trPr>
        <w:tc>
          <w:tcPr>
            <w:tcW w:w="212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lstTransactionUuid</w:t>
            </w:r>
          </w:p>
        </w:tc>
        <w:tc>
          <w:tcPr>
            <w:tcW w:w="252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tc>
        <w:tc>
          <w:tcPr>
            <w:tcW w:w="4315"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List of key requests, each transactionUuid corresponds to 1 invoice (Validate transactionUuid length is between 10 - 36 characters). The transactionsUuid are separated by ","</w:t>
            </w:r>
          </w:p>
          <w:p>
            <w:pPr>
              <w:spacing w:before="0"/>
              <w:ind w:left="0"/>
              <w:jc w:val="both"/>
              <w:rPr>
                <w:sz w:val="22"/>
                <w:szCs w:val="22"/>
              </w:rPr>
            </w:pPr>
          </w:p>
        </w:tc>
      </w:tr>
    </w:tbl>
    <w:p>
      <w:pPr>
        <w:ind w:left="0"/>
        <w:jc w:val="both"/>
        <w:rPr>
          <w:sz w:val="22"/>
          <w:szCs w:val="22"/>
        </w:rPr>
      </w:pPr>
    </w:p>
    <w:p>
      <w:pPr xmlns:w="http://schemas.openxmlformats.org/wordprocessingml/2006/main">
        <w:jc w:val="both"/>
        <w:rPr>
          <w:sz w:val="22"/>
          <w:szCs w:val="22"/>
        </w:rPr>
      </w:pPr>
      <w:r xmlns:w="http://schemas.openxmlformats.org/wordprocessingml/2006/main">
        <w:rPr>
          <w:sz w:val="22"/>
          <w:szCs w:val="22"/>
        </w:rPr>
        <w:t xml:space="preserve">Sample example and data fields:</w:t>
      </w:r>
    </w:p>
    <w:p>
      <w:pPr xmlns:w="http://schemas.openxmlformats.org/wordprocessingml/2006/main">
        <w:pStyle w:val="4"/>
        <w:numPr>
          <w:ilvl w:val="0"/>
          <w:numId w:val="6"/>
        </w:numPr>
        <w:rPr>
          <w:sz w:val="22"/>
          <w:szCs w:val="22"/>
        </w:rPr>
      </w:pPr>
      <w:r xmlns:w="http://schemas.openxmlformats.org/wordprocessingml/2006/main">
        <w:rPr>
          <w:sz w:val="22"/>
          <w:szCs w:val="22"/>
        </w:rPr>
        <w:t xml:space="preserve">JSON:</w:t>
      </w:r>
    </w:p>
    <w:p>
      <w:pPr xmlns:w="http://schemas.openxmlformats.org/wordprocessingml/2006/main">
        <w:shd w:val="clear" w:color="auto" w:fill="C6D9F1"/>
        <w:ind w:left="720"/>
        <w:jc w:val="both"/>
        <w:rPr>
          <w:color w:val="833C0B"/>
          <w:sz w:val="22"/>
          <w:szCs w:val="22"/>
        </w:rPr>
      </w:pPr>
      <w:r xmlns:w="http://schemas.openxmlformats.org/wordprocessingml/2006/main">
        <w:rPr>
          <w:color w:val="833C0B"/>
          <w:sz w:val="22"/>
          <w:szCs w:val="22"/>
        </w:rPr>
        <w:t xml:space="preserve">{</w:t>
      </w:r>
    </w:p>
    <w:p>
      <w:pPr xmlns:w="http://schemas.openxmlformats.org/wordprocessingml/2006/main">
        <w:shd w:val="clear" w:color="auto" w:fill="C6D9F1"/>
        <w:ind w:left="720"/>
        <w:jc w:val="both"/>
        <w:rPr>
          <w:color w:val="833C0B"/>
          <w:sz w:val="22"/>
          <w:szCs w:val="22"/>
        </w:rPr>
      </w:pPr>
      <w:r xmlns:w="http://schemas.openxmlformats.org/wordprocessingml/2006/main">
        <w:rPr>
          <w:color w:val="833C0B"/>
          <w:sz w:val="22"/>
          <w:szCs w:val="22"/>
        </w:rPr>
        <w:tab xmlns:w="http://schemas.openxmlformats.org/wordprocessingml/2006/main"/>
      </w:r>
      <w:r xmlns:w="http://schemas.openxmlformats.org/wordprocessingml/2006/main">
        <w:rPr>
          <w:color w:val="833C0B"/>
          <w:sz w:val="22"/>
          <w:szCs w:val="22"/>
        </w:rPr>
        <w:t xml:space="preserve">"supplierTaxCode":"0100109106-712s",</w:t>
      </w:r>
    </w:p>
    <w:p>
      <w:pPr xmlns:w="http://schemas.openxmlformats.org/wordprocessingml/2006/main">
        <w:shd w:val="clear" w:color="auto" w:fill="C6D9F1"/>
        <w:ind w:left="720"/>
        <w:jc w:val="both"/>
        <w:rPr>
          <w:color w:val="833C0B"/>
          <w:sz w:val="22"/>
          <w:szCs w:val="22"/>
        </w:rPr>
      </w:pPr>
      <w:r xmlns:w="http://schemas.openxmlformats.org/wordprocessingml/2006/main">
        <w:rPr>
          <w:color w:val="833C0B"/>
          <w:sz w:val="22"/>
          <w:szCs w:val="22"/>
        </w:rPr>
        <w:tab xmlns:w="http://schemas.openxmlformats.org/wordprocessingml/2006/main"/>
      </w:r>
      <w:r xmlns:w="http://schemas.openxmlformats.org/wordprocessingml/2006/main">
        <w:rPr>
          <w:color w:val="833C0B"/>
          <w:sz w:val="22"/>
          <w:szCs w:val="22"/>
        </w:rPr>
        <w:t xml:space="preserve">"lstTransactionUuid":"idtest9999999999,testuuid8888888,transactionUuid123"</w:t>
      </w:r>
    </w:p>
    <w:p>
      <w:pPr xmlns:w="http://schemas.openxmlformats.org/wordprocessingml/2006/main">
        <w:shd w:val="clear" w:color="auto" w:fill="C6D9F1"/>
        <w:ind w:left="720"/>
        <w:jc w:val="both"/>
        <w:rPr>
          <w:color w:val="833C0B"/>
          <w:sz w:val="22"/>
          <w:szCs w:val="22"/>
        </w:rPr>
      </w:pPr>
      <w:r xmlns:w="http://schemas.openxmlformats.org/wordprocessingml/2006/main">
        <w:rPr>
          <w:color w:val="833C0B"/>
          <w:sz w:val="22"/>
          <w:szCs w:val="22"/>
        </w:rPr>
        <w:t xml:space="preserve">}</w:t>
      </w:r>
    </w:p>
    <w:p>
      <w:pPr>
        <w:ind w:left="1264"/>
        <w:jc w:val="both"/>
        <w:rPr>
          <w:b/>
          <w:color w:val="0000FF"/>
          <w:sz w:val="22"/>
          <w:szCs w:val="22"/>
        </w:rPr>
      </w:pPr>
    </w:p>
    <w:p>
      <w:pPr>
        <w:ind w:left="1264"/>
        <w:jc w:val="both"/>
        <w:rPr>
          <w:b/>
          <w:color w:val="0000FF"/>
          <w:sz w:val="22"/>
          <w:szCs w:val="22"/>
        </w:rPr>
      </w:pPr>
    </w:p>
    <w:p>
      <w:pPr xmlns:w="http://schemas.openxmlformats.org/wordprocessingml/2006/main">
        <w:numPr>
          <w:ilvl w:val="0"/>
          <w:numId w:val="9"/>
        </w:numPr>
        <w:jc w:val="both"/>
        <w:rPr>
          <w:b/>
          <w:color w:val="0000FF"/>
          <w:sz w:val="22"/>
          <w:szCs w:val="22"/>
        </w:rPr>
      </w:pPr>
      <w:r xmlns:w="http://schemas.openxmlformats.org/wordprocessingml/2006/main">
        <w:rPr>
          <w:b/>
          <w:color w:val="0000FF"/>
          <w:sz w:val="22"/>
          <w:szCs w:val="22"/>
        </w:rPr>
        <w:t xml:space="preserve">Output:</w:t>
      </w:r>
    </w:p>
    <w:p>
      <w:pPr xmlns:w="http://schemas.openxmlformats.org/wordprocessingml/2006/main">
        <w:ind w:left="904"/>
        <w:jc w:val="both"/>
        <w:rPr>
          <w:sz w:val="22"/>
          <w:szCs w:val="22"/>
        </w:rPr>
      </w:pPr>
      <w:r xmlns:w="http://schemas.openxmlformats.org/wordprocessingml/2006/main">
        <w:rPr>
          <w:sz w:val="22"/>
          <w:szCs w:val="22"/>
        </w:rPr>
        <w:t xml:space="preserve">Response object with HTTPStatus and output Entity.</w:t>
      </w:r>
    </w:p>
    <w:tbl>
      <w:tblPr>
        <w:tblStyle w:val="14"/>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gridCol w:w="6251"/>
      </w:tblGrid>
      <w:tr>
        <w:trPr>
          <w:jc w:val="center"/>
        </w:trPr>
        <w:tc>
          <w:tcPr>
            <w:tcW w:w="2533" w:type="dxa"/>
            <w:shd w:val="clear" w:color="auto" w:fill="D9D9D9"/>
            <w:noWrap w:val="0"/>
            <w:vAlign w:val="top"/>
          </w:tcPr>
          <w:p>
            <w:pPr xmlns:w="http://schemas.openxmlformats.org/wordprocessingml/2006/main">
              <w:jc w:val="center"/>
              <w:rPr>
                <w:b/>
                <w:sz w:val="22"/>
                <w:szCs w:val="22"/>
              </w:rPr>
            </w:pPr>
            <w:r xmlns:w="http://schemas.openxmlformats.org/wordprocessingml/2006/main">
              <w:rPr>
                <w:b/>
                <w:sz w:val="22"/>
                <w:szCs w:val="22"/>
              </w:rPr>
              <w:t xml:space="preserve">School's name</w:t>
            </w:r>
          </w:p>
        </w:tc>
        <w:tc>
          <w:tcPr>
            <w:tcW w:w="6251" w:type="dxa"/>
            <w:shd w:val="clear" w:color="auto" w:fill="D9D9D9"/>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Describe</w:t>
            </w:r>
          </w:p>
        </w:tc>
      </w:tr>
      <w:tr>
        <w:trPr>
          <w:jc w:val="center"/>
        </w:trP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errorCode</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 code (value is null no error occurs)</w:t>
            </w:r>
          </w:p>
        </w:tc>
      </w:tr>
      <w:tr>
        <w:trPr>
          <w:jc w:val="center"/>
        </w:trP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description</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 description (value is null no error occurs)</w:t>
            </w:r>
          </w:p>
        </w:tc>
      </w:tr>
    </w:tbl>
    <w:p>
      <w:pPr>
        <w:ind w:left="0"/>
        <w:rPr>
          <w:sz w:val="22"/>
          <w:szCs w:val="22"/>
          <w:highlight w:val="yellow"/>
        </w:rPr>
      </w:pPr>
    </w:p>
    <w:p>
      <w:pPr xmlns:w="http://schemas.openxmlformats.org/wordprocessingml/2006/main">
        <w:pStyle w:val="20"/>
        <w:rPr>
          <w:sz w:val="22"/>
          <w:szCs w:val="22"/>
        </w:rPr>
      </w:pPr>
      <w:bookmarkStart xmlns:w="http://schemas.openxmlformats.org/wordprocessingml/2006/main" w:id="49" w:name="_Toc115266197"/>
      <w:r xmlns:w="http://schemas.openxmlformats.org/wordprocessingml/2006/main">
        <w:rPr>
          <w:sz w:val="22"/>
          <w:szCs w:val="22"/>
        </w:rPr>
        <w:t xml:space="preserve">Issue/replace/adjust to USB-TOKEN (Step 1: Get hash string)</w:t>
      </w:r>
      <w:bookmarkEnd xmlns:w="http://schemas.openxmlformats.org/wordprocessingml/2006/main" w:id="49"/>
    </w:p>
    <w:p>
      <w:pPr xmlns:w="http://schemas.openxmlformats.org/wordprocessingml/2006/main">
        <w:jc w:val="both"/>
        <w:rPr>
          <w:b/>
          <w:sz w:val="22"/>
          <w:szCs w:val="22"/>
        </w:rPr>
      </w:pPr>
      <w:r xmlns:w="http://schemas.openxmlformats.org/wordprocessingml/2006/main">
        <w:rPr>
          <w:b/>
          <w:sz w:val="22"/>
          <w:szCs w:val="22"/>
        </w:rPr>
        <w:t xml:space="preserve">*Rules for checking invoice date:</w:t>
      </w:r>
    </w:p>
    <w:p>
      <w:pPr xmlns:w="http://schemas.openxmlformats.org/wordprocessingml/2006/main">
        <w:rPr>
          <w:spacing w:val="2"/>
          <w:sz w:val="22"/>
          <w:szCs w:val="22"/>
          <w:shd w:val="clear" w:color="auto" w:fill="FFFFFF"/>
        </w:rPr>
      </w:pPr>
      <w:r xmlns:w="http://schemas.openxmlformats.org/wordprocessingml/2006/main">
        <w:rPr>
          <w:spacing w:val="2"/>
          <w:sz w:val="22"/>
          <w:szCs w:val="22"/>
          <w:shd w:val="clear" w:color="auto" w:fill="FFFFFF"/>
        </w:rPr>
        <w:t xml:space="preserve">SInvoice V2 electronic invoice system, the General configuration section related to invoice date has 2 checkboxes: </w:t>
      </w:r>
      <w:r xmlns:w="http://schemas.openxmlformats.org/wordprocessingml/2006/main">
        <w:rPr>
          <w:color w:val="181D34"/>
          <w:spacing w:val="2"/>
          <w:sz w:val="22"/>
          <w:szCs w:val="22"/>
          <w:shd w:val="clear" w:color="auto" w:fill="FFFFFF"/>
        </w:rPr>
        <w:t xml:space="preserve">Allow invoice date other than the current date </w:t>
      </w:r>
      <w:r xmlns:w="http://schemas.openxmlformats.org/wordprocessingml/2006/main">
        <w:rPr>
          <w:spacing w:val="2"/>
          <w:sz w:val="22"/>
          <w:szCs w:val="22"/>
          <w:shd w:val="clear" w:color="auto" w:fill="FFFFFF"/>
        </w:rPr>
        <w:t xml:space="preserve">, Automatically set the value for invoice date equal to the most recent date.</w:t>
      </w:r>
    </w:p>
    <w:p>
      <w:pPr xmlns:w="http://schemas.openxmlformats.org/wordprocessingml/2006/main">
        <w:rPr>
          <w:spacing w:val="2"/>
          <w:sz w:val="22"/>
          <w:szCs w:val="22"/>
          <w:shd w:val="clear" w:color="auto" w:fill="FFFFFF"/>
        </w:rPr>
      </w:pPr>
      <w:r xmlns:w="http://schemas.openxmlformats.org/wordprocessingml/2006/main">
        <w:rPr>
          <w:spacing w:val="2"/>
          <w:sz w:val="22"/>
          <w:szCs w:val="22"/>
          <w:shd w:val="clear" w:color="auto" w:fill="FFFFFF"/>
        </w:rPr>
        <w:t xml:space="preserve">When issuing invoices via API, the invoice date will be affected when the user selects these checkboxes. There are 4 cases as described below:</w:t>
      </w:r>
    </w:p>
    <w:p>
      <w:pPr xmlns:w="http://schemas.openxmlformats.org/wordprocessingml/2006/main">
        <w:rPr>
          <w:b/>
          <w:snapToGrid/>
          <w:sz w:val="22"/>
          <w:szCs w:val="22"/>
        </w:rPr>
      </w:pPr>
      <w:r xmlns:w="http://schemas.openxmlformats.org/wordprocessingml/2006/main">
        <w:rPr>
          <w:b/>
          <w:sz w:val="22"/>
          <w:szCs w:val="22"/>
        </w:rPr>
        <w:t xml:space="preserve">TH1: Don't tick both</w:t>
      </w:r>
    </w:p>
    <w:p>
      <w:pPr xmlns:w="http://schemas.openxmlformats.org/wordprocessingml/2006/main">
        <w:rPr>
          <w:sz w:val="22"/>
          <w:szCs w:val="22"/>
        </w:rPr>
      </w:pPr>
      <w:r xmlns:w="http://schemas.openxmlformats.org/wordprocessingml/2006/main">
        <w:rPr>
          <w:sz w:val="22"/>
          <w:szCs w:val="22"/>
        </w:rPr>
        <w:t xml:space="preserve">- Date created (invoiceIssuedDate) null: get the current date and time (sysdate)</w:t>
      </w:r>
    </w:p>
    <w:p>
      <w:pPr xmlns:w="http://schemas.openxmlformats.org/wordprocessingml/2006/main">
        <w:rPr>
          <w:sz w:val="22"/>
          <w:szCs w:val="22"/>
        </w:rPr>
      </w:pPr>
      <w:r xmlns:w="http://schemas.openxmlformats.org/wordprocessingml/2006/main">
        <w:rPr>
          <w:sz w:val="22"/>
          <w:szCs w:val="22"/>
        </w:rPr>
        <w:t xml:space="preserve">- Date made &lt; date of the last invoice: invalid date</w:t>
      </w:r>
    </w:p>
    <w:p>
      <w:pPr xmlns:w="http://schemas.openxmlformats.org/wordprocessingml/2006/main">
        <w:rPr>
          <w:sz w:val="22"/>
          <w:szCs w:val="22"/>
        </w:rPr>
      </w:pPr>
      <w:r xmlns:w="http://schemas.openxmlformats.org/wordprocessingml/2006/main">
        <w:rPr>
          <w:sz w:val="22"/>
          <w:szCs w:val="22"/>
        </w:rPr>
        <w:t xml:space="preserve">- Date of creation &gt;= date of last invoice and &lt;= current date: invalid date</w:t>
      </w:r>
    </w:p>
    <w:p>
      <w:pPr xmlns:w="http://schemas.openxmlformats.org/wordprocessingml/2006/main">
        <w:rPr>
          <w:sz w:val="22"/>
          <w:szCs w:val="22"/>
        </w:rPr>
      </w:pPr>
      <w:r xmlns:w="http://schemas.openxmlformats.org/wordprocessingml/2006/main">
        <w:rPr>
          <w:sz w:val="22"/>
          <w:szCs w:val="22"/>
        </w:rPr>
        <w:t xml:space="preserve">- Establishment date &gt; current date: get the transmitted date (do not check the time)</w:t>
      </w:r>
    </w:p>
    <w:p>
      <w:pPr xmlns:w="http://schemas.openxmlformats.org/wordprocessingml/2006/main">
        <w:rPr>
          <w:b/>
          <w:sz w:val="22"/>
          <w:szCs w:val="22"/>
        </w:rPr>
      </w:pPr>
      <w:r xmlns:w="http://schemas.openxmlformats.org/wordprocessingml/2006/main">
        <w:rPr>
          <w:b/>
          <w:sz w:val="22"/>
          <w:szCs w:val="22"/>
        </w:rPr>
        <w:t xml:space="preserve">Case 2: Tick " </w:t>
      </w:r>
      <w:r xmlns:w="http://schemas.openxmlformats.org/wordprocessingml/2006/main">
        <w:rPr>
          <w:b/>
          <w:spacing w:val="2"/>
          <w:sz w:val="22"/>
          <w:szCs w:val="22"/>
          <w:shd w:val="clear" w:color="auto" w:fill="FFFFFF"/>
        </w:rPr>
        <w:t xml:space="preserve">Configure the signing date as the current time"</w:t>
      </w:r>
    </w:p>
    <w:p>
      <w:pPr xmlns:w="http://schemas.openxmlformats.org/wordprocessingml/2006/main">
        <w:rPr>
          <w:sz w:val="22"/>
          <w:szCs w:val="22"/>
        </w:rPr>
      </w:pPr>
      <w:r xmlns:w="http://schemas.openxmlformats.org/wordprocessingml/2006/main">
        <w:rPr>
          <w:sz w:val="22"/>
          <w:szCs w:val="22"/>
        </w:rPr>
        <w:t xml:space="preserve">- InvoiceIssuedDate null: get the current date and time (sysdate)</w:t>
      </w:r>
    </w:p>
    <w:p>
      <w:pPr xmlns:w="http://schemas.openxmlformats.org/wordprocessingml/2006/main">
        <w:rPr>
          <w:sz w:val="22"/>
          <w:szCs w:val="22"/>
        </w:rPr>
      </w:pPr>
      <w:r xmlns:w="http://schemas.openxmlformats.org/wordprocessingml/2006/main">
        <w:rPr>
          <w:sz w:val="22"/>
          <w:szCs w:val="22"/>
        </w:rPr>
        <w:t xml:space="preserve">- Date of creation &lt; date of most recent invoice: get the date of the most recent invoice</w:t>
      </w:r>
    </w:p>
    <w:p>
      <w:pPr xmlns:w="http://schemas.openxmlformats.org/wordprocessingml/2006/main">
        <w:rPr>
          <w:sz w:val="22"/>
          <w:szCs w:val="22"/>
        </w:rPr>
      </w:pPr>
      <w:r xmlns:w="http://schemas.openxmlformats.org/wordprocessingml/2006/main">
        <w:rPr>
          <w:sz w:val="22"/>
          <w:szCs w:val="22"/>
        </w:rPr>
        <w:t xml:space="preserve">- Creation date &gt;= creation date of the most recent invoice and &lt;= current date: get the transmitted date</w:t>
      </w:r>
    </w:p>
    <w:p>
      <w:pPr xmlns:w="http://schemas.openxmlformats.org/wordprocessingml/2006/main">
        <w:rPr>
          <w:sz w:val="22"/>
          <w:szCs w:val="22"/>
        </w:rPr>
      </w:pPr>
      <w:r xmlns:w="http://schemas.openxmlformats.org/wordprocessingml/2006/main">
        <w:rPr>
          <w:sz w:val="22"/>
          <w:szCs w:val="22"/>
        </w:rPr>
        <w:t xml:space="preserve">- Creation date &gt; current date: invalid creation date</w:t>
      </w:r>
    </w:p>
    <w:p>
      <w:pPr xmlns:w="http://schemas.openxmlformats.org/wordprocessingml/2006/main">
        <w:jc w:val="both"/>
        <w:rPr>
          <w:b/>
          <w:spacing w:val="2"/>
          <w:sz w:val="22"/>
          <w:szCs w:val="22"/>
          <w:shd w:val="clear" w:color="auto" w:fill="FFFFFF"/>
        </w:rPr>
      </w:pPr>
      <w:r xmlns:w="http://schemas.openxmlformats.org/wordprocessingml/2006/main">
        <w:rPr>
          <w:b/>
          <w:sz w:val="22"/>
          <w:szCs w:val="22"/>
        </w:rPr>
        <w:t xml:space="preserve">Case 3: Tick " </w:t>
      </w:r>
      <w:r xmlns:w="http://schemas.openxmlformats.org/wordprocessingml/2006/main">
        <w:rPr>
          <w:b/>
          <w:spacing w:val="2"/>
          <w:sz w:val="22"/>
          <w:szCs w:val="22"/>
          <w:shd w:val="clear" w:color="auto" w:fill="FFFFFF"/>
        </w:rPr>
        <w:t xml:space="preserve">Automatically set the value for the invoice date to the most recent invoice date"</w:t>
      </w:r>
    </w:p>
    <w:p>
      <w:pPr xmlns:w="http://schemas.openxmlformats.org/wordprocessingml/2006/main">
        <w:rPr>
          <w:sz w:val="22"/>
          <w:szCs w:val="22"/>
        </w:rPr>
      </w:pPr>
      <w:r xmlns:w="http://schemas.openxmlformats.org/wordprocessingml/2006/main">
        <w:rPr>
          <w:sz w:val="22"/>
          <w:szCs w:val="22"/>
        </w:rPr>
        <w:t xml:space="preserve">- InvoiceIssuedDate null: get the current date and time (sysdate)</w:t>
      </w:r>
    </w:p>
    <w:p>
      <w:pPr xmlns:w="http://schemas.openxmlformats.org/wordprocessingml/2006/main">
        <w:rPr>
          <w:sz w:val="22"/>
          <w:szCs w:val="22"/>
        </w:rPr>
      </w:pPr>
      <w:r xmlns:w="http://schemas.openxmlformats.org/wordprocessingml/2006/main">
        <w:rPr>
          <w:sz w:val="22"/>
          <w:szCs w:val="22"/>
        </w:rPr>
        <w:t xml:space="preserve">- Date made &lt; date of the last invoice: invalid date</w:t>
      </w:r>
    </w:p>
    <w:p>
      <w:pPr xmlns:w="http://schemas.openxmlformats.org/wordprocessingml/2006/main">
        <w:rPr>
          <w:sz w:val="22"/>
          <w:szCs w:val="22"/>
        </w:rPr>
      </w:pPr>
      <w:r xmlns:w="http://schemas.openxmlformats.org/wordprocessingml/2006/main">
        <w:rPr>
          <w:sz w:val="22"/>
          <w:szCs w:val="22"/>
        </w:rPr>
        <w:t xml:space="preserve">- Date made &gt;= the date of the last invoice and &lt;= current date: get the date of transmission</w:t>
      </w:r>
    </w:p>
    <w:p>
      <w:pPr xmlns:w="http://schemas.openxmlformats.org/wordprocessingml/2006/main">
        <w:rPr>
          <w:sz w:val="22"/>
          <w:szCs w:val="22"/>
        </w:rPr>
      </w:pPr>
      <w:r xmlns:w="http://schemas.openxmlformats.org/wordprocessingml/2006/main">
        <w:rPr>
          <w:sz w:val="22"/>
          <w:szCs w:val="22"/>
        </w:rPr>
        <w:t xml:space="preserve">- Created date &gt; current date: invalid creation date</w:t>
      </w:r>
    </w:p>
    <w:p>
      <w:pPr>
        <w:rPr>
          <w:sz w:val="22"/>
          <w:szCs w:val="22"/>
        </w:rPr>
      </w:pPr>
    </w:p>
    <w:p>
      <w:pPr xmlns:w="http://schemas.openxmlformats.org/wordprocessingml/2006/main">
        <w:rPr>
          <w:b/>
          <w:sz w:val="22"/>
          <w:szCs w:val="22"/>
        </w:rPr>
      </w:pPr>
      <w:r xmlns:w="http://schemas.openxmlformats.org/wordprocessingml/2006/main">
        <w:rPr>
          <w:b/>
          <w:sz w:val="22"/>
          <w:szCs w:val="22"/>
        </w:rPr>
        <w:t xml:space="preserve">TH4: Product of both</w:t>
      </w:r>
    </w:p>
    <w:p>
      <w:pPr xmlns:w="http://schemas.openxmlformats.org/wordprocessingml/2006/main">
        <w:rPr>
          <w:sz w:val="22"/>
          <w:szCs w:val="22"/>
        </w:rPr>
      </w:pPr>
      <w:r xmlns:w="http://schemas.openxmlformats.org/wordprocessingml/2006/main">
        <w:rPr>
          <w:sz w:val="22"/>
          <w:szCs w:val="22"/>
        </w:rPr>
        <w:t xml:space="preserve">- Date created (invoiceIssuedDate) null: get the current date and time (sysdate)</w:t>
      </w:r>
    </w:p>
    <w:p>
      <w:pPr xmlns:w="http://schemas.openxmlformats.org/wordprocessingml/2006/main">
        <w:rPr>
          <w:sz w:val="22"/>
          <w:szCs w:val="22"/>
        </w:rPr>
      </w:pPr>
      <w:r xmlns:w="http://schemas.openxmlformats.org/wordprocessingml/2006/main">
        <w:rPr>
          <w:sz w:val="22"/>
          <w:szCs w:val="22"/>
        </w:rPr>
        <w:t xml:space="preserve">- Date made &lt; date of the last invoice: get the date of the most recent invoice</w:t>
      </w:r>
    </w:p>
    <w:p>
      <w:pPr xmlns:w="http://schemas.openxmlformats.org/wordprocessingml/2006/main">
        <w:rPr>
          <w:sz w:val="22"/>
          <w:szCs w:val="22"/>
        </w:rPr>
      </w:pPr>
      <w:r xmlns:w="http://schemas.openxmlformats.org/wordprocessingml/2006/main">
        <w:rPr>
          <w:sz w:val="22"/>
          <w:szCs w:val="22"/>
        </w:rPr>
        <w:t xml:space="preserve">- Date made &gt;= the date of the last invoice and &lt;= current date: get the date of transmission</w:t>
      </w:r>
    </w:p>
    <w:p>
      <w:pPr xmlns:w="http://schemas.openxmlformats.org/wordprocessingml/2006/main">
        <w:rPr>
          <w:sz w:val="22"/>
          <w:szCs w:val="22"/>
        </w:rPr>
      </w:pPr>
      <w:r xmlns:w="http://schemas.openxmlformats.org/wordprocessingml/2006/main">
        <w:rPr>
          <w:sz w:val="22"/>
          <w:szCs w:val="22"/>
        </w:rPr>
        <w:t xml:space="preserve">- Created date &gt; current date: invalid creation date</w:t>
      </w:r>
    </w:p>
    <w:p>
      <w:pPr xmlns:w="http://schemas.openxmlformats.org/wordprocessingml/2006/main">
        <w:pStyle w:val="4"/>
        <w:rPr>
          <w:sz w:val="22"/>
          <w:szCs w:val="22"/>
        </w:rPr>
      </w:pPr>
      <w:r xmlns:w="http://schemas.openxmlformats.org/wordprocessingml/2006/main">
        <w:rPr>
          <w:sz w:val="22"/>
          <w:szCs w:val="22"/>
        </w:rPr>
        <w:t xml:space="preserve">- Generate xml file and hash string of XML file of invoice signed by USB Token.</w:t>
      </w:r>
    </w:p>
    <w:p>
      <w:pPr xmlns:w="http://schemas.openxmlformats.org/wordprocessingml/2006/main">
        <w:pStyle w:val="19"/>
        <w:widowControl w:val="0"/>
        <w:numPr>
          <w:ilvl w:val="0"/>
          <w:numId w:val="12"/>
        </w:numPr>
        <w:spacing w:before="120" w:line="360" w:lineRule="auto"/>
        <w:contextualSpacing/>
        <w:jc w:val="both"/>
        <w:rPr>
          <w:rFonts w:ascii="Times New Roman" w:hAnsi="Times New Roman"/>
          <w:b/>
          <w:color w:val="0000FF"/>
        </w:rPr>
      </w:pPr>
      <w:r xmlns:w="http://schemas.openxmlformats.org/wordprocessingml/2006/main">
        <w:rPr>
          <w:rFonts w:ascii="Times New Roman" w:hAnsi="Times New Roman"/>
          <w:b/>
          <w:color w:val="0000FF"/>
        </w:rPr>
        <w:t xml:space="preserve">Input:</w:t>
      </w:r>
    </w:p>
    <w:p>
      <w:pPr xmlns:w="http://schemas.openxmlformats.org/wordprocessingml/2006/main">
        <w:numPr>
          <w:ilvl w:val="0"/>
          <w:numId w:val="6"/>
        </w:numPr>
        <w:snapToGrid w:val="0"/>
        <w:jc w:val="both"/>
        <w:rPr>
          <w:sz w:val="22"/>
          <w:szCs w:val="22"/>
        </w:rPr>
      </w:pPr>
      <w:r xmlns:w="http://schemas.openxmlformats.org/wordprocessingml/2006/main">
        <w:rPr>
          <w:sz w:val="22"/>
          <w:szCs w:val="22"/>
        </w:rPr>
        <w:t xml:space="preserve">Action (POST): </w:t>
      </w:r>
      <w:r xmlns:w="http://schemas.openxmlformats.org/wordprocessingml/2006/main">
        <w:rPr>
          <w:color w:val="505050"/>
          <w:sz w:val="22"/>
          <w:szCs w:val="22"/>
          <w:shd w:val="clear" w:color="auto" w:fill="FAFAFA"/>
        </w:rPr>
        <w:t xml:space="preserve">InvoiceAPI/InvoiceWS/createInvoiceUsbTokenGetHash/{supplierTaxCode}</w:t>
      </w:r>
    </w:p>
    <w:p>
      <w:pPr xmlns:w="http://schemas.openxmlformats.org/wordprocessingml/2006/main">
        <w:numPr>
          <w:ilvl w:val="0"/>
          <w:numId w:val="6"/>
        </w:numPr>
        <w:jc w:val="both"/>
        <w:rPr>
          <w:sz w:val="22"/>
          <w:szCs w:val="22"/>
        </w:rPr>
      </w:pPr>
      <w:r xmlns:w="http://schemas.openxmlformats.org/wordprocessingml/2006/main">
        <w:rPr>
          <w:sz w:val="22"/>
          <w:szCs w:val="22"/>
        </w:rPr>
        <w:t xml:space="preserve">Headers:</w:t>
      </w:r>
    </w:p>
    <w:p>
      <w:pPr xmlns:w="http://schemas.openxmlformats.org/wordprocessingml/2006/main">
        <w:ind w:left="720"/>
        <w:jc w:val="both"/>
        <w:rPr>
          <w:sz w:val="22"/>
          <w:szCs w:val="22"/>
          <w:lang w:val="en"/>
        </w:rPr>
      </w:pPr>
      <w:r xmlns:w="http://schemas.openxmlformats.org/wordprocessingml/2006/main">
        <w:rPr>
          <w:sz w:val="22"/>
          <w:szCs w:val="22"/>
          <w:lang w:val="en"/>
        </w:rPr>
        <w:t xml:space="preserve">+ Cookie: access_token value or Authorization: username/pass like logging in on the web or Authorization: username/pass like logging in on the web</w:t>
      </w:r>
    </w:p>
    <w:p>
      <w:pPr xmlns:w="http://schemas.openxmlformats.org/wordprocessingml/2006/main">
        <w:ind w:left="720"/>
        <w:jc w:val="both"/>
        <w:rPr>
          <w:sz w:val="22"/>
          <w:szCs w:val="22"/>
        </w:rPr>
      </w:pPr>
      <w:r xmlns:w="http://schemas.openxmlformats.org/wordprocessingml/2006/main">
        <w:rPr>
          <w:sz w:val="22"/>
          <w:szCs w:val="22"/>
        </w:rPr>
        <w:t xml:space="preserve">+ Content-Type : application/json</w:t>
      </w:r>
    </w:p>
    <w:p>
      <w:pPr xmlns:w="http://schemas.openxmlformats.org/wordprocessingml/2006/main">
        <w:pStyle w:val="19"/>
        <w:widowControl w:val="0"/>
        <w:snapToGrid w:val="0"/>
        <w:spacing w:before="120" w:line="360" w:lineRule="auto"/>
        <w:ind w:left="0"/>
        <w:contextualSpacing/>
        <w:jc w:val="both"/>
        <w:rPr>
          <w:rFonts w:ascii="Times New Roman" w:hAnsi="Times New Roman"/>
        </w:rPr>
      </w:pPr>
      <w:r xmlns:w="http://schemas.openxmlformats.org/wordprocessingml/2006/main">
        <w:rPr>
          <w:rFonts w:ascii="Times New Roman" w:hAnsi="Times New Roman"/>
        </w:rPr>
        <w:t xml:space="preserve">Similar inputs such as invoicing, adding attached deed information.</w:t>
      </w:r>
    </w:p>
    <w:p>
      <w:pPr xmlns:w="http://schemas.openxmlformats.org/wordprocessingml/2006/main">
        <w:pStyle w:val="19"/>
        <w:widowControl w:val="0"/>
        <w:snapToGrid w:val="0"/>
        <w:spacing w:before="120" w:line="360" w:lineRule="auto"/>
        <w:ind w:left="0"/>
        <w:contextualSpacing/>
        <w:jc w:val="both"/>
        <w:rPr>
          <w:rFonts w:ascii="Times New Roman" w:hAnsi="Times New Roman"/>
        </w:rPr>
      </w:pPr>
      <w:r xmlns:w="http://schemas.openxmlformats.org/wordprocessingml/2006/main">
        <w:rPr>
          <w:rFonts w:ascii="Times New Roman" w:hAnsi="Times New Roman"/>
        </w:rPr>
        <w:t xml:space="preserve">Added Invoice Error Reason field. Adjustment to allow transmission </w:t>
      </w:r>
      <w:r xmlns:w="http://schemas.openxmlformats.org/wordprocessingml/2006/main">
        <w:rPr>
          <w:rFonts w:ascii="Times New Roman" w:hAnsi="Times New Roman"/>
          <w:iCs/>
          <w:shd w:val="clear" w:color="auto" w:fill="FFFFFF"/>
        </w:rPr>
        <w:t xml:space="preserve">of negative signs of quantity/unit price</w:t>
      </w:r>
    </w:p>
    <w:tbl>
      <w:tblPr>
        <w:tblStyle w:val="14"/>
        <w:tblW w:w="94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2506"/>
        <w:gridCol w:w="4837"/>
      </w:tblGrid>
      <w:tr>
        <w:trPr>
          <w:trHeight w:val="467" w:hRule="atLeast"/>
          <w:jc w:val="center"/>
        </w:trPr>
        <w:tc>
          <w:tcPr>
            <w:tcW w:w="2127"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Parameter name</w:t>
            </w:r>
          </w:p>
        </w:tc>
        <w:tc>
          <w:tcPr>
            <w:tcW w:w="2506"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Data types, constraints</w:t>
            </w:r>
          </w:p>
        </w:tc>
        <w:tc>
          <w:tcPr>
            <w:tcW w:w="4837"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Describe</w:t>
            </w:r>
          </w:p>
        </w:tc>
      </w:tr>
      <w:tr>
        <w:trPr>
          <w:trHeight w:val="448" w:hRule="atLeast"/>
          <w:jc w:val="center"/>
        </w:trPr>
        <w:tc>
          <w:tcPr>
            <w:tcW w:w="212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certificateSerial</w:t>
            </w:r>
          </w:p>
        </w:tc>
        <w:tc>
          <w:tcPr>
            <w:tcW w:w="250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 100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w:t>
            </w:r>
          </w:p>
        </w:tc>
        <w:tc>
          <w:tcPr>
            <w:tcW w:w="4837" w:type="dxa"/>
            <w:noWrap w:val="0"/>
            <w:vAlign w:val="top"/>
          </w:tcPr>
          <w:p>
            <w:pPr xmlns:w="http://schemas.openxmlformats.org/wordprocessingml/2006/main">
              <w:spacing w:before="0"/>
              <w:ind w:left="0"/>
              <w:jc w:val="both"/>
              <w:rPr>
                <w:sz w:val="22"/>
                <w:szCs w:val="22"/>
              </w:rPr>
            </w:pPr>
            <w:bookmarkStart xmlns:w="http://schemas.openxmlformats.org/wordprocessingml/2006/main" w:id="50" w:name="OLE_LINK8"/>
            <w:bookmarkStart xmlns:w="http://schemas.openxmlformats.org/wordprocessingml/2006/main" w:id="51" w:name="OLE_LINK7"/>
            <w:r xmlns:w="http://schemas.openxmlformats.org/wordprocessingml/2006/main">
              <w:rPr>
                <w:sz w:val="22"/>
                <w:szCs w:val="22"/>
              </w:rPr>
              <w:t xml:space="preserve">Serial Number of the business's digital certificate, this digital certificate has been pushed onto the system by the business when registering to use USB Token.</w:t>
            </w:r>
          </w:p>
          <w:p>
            <w:pPr xmlns:w="http://schemas.openxmlformats.org/wordprocessingml/2006/main">
              <w:spacing w:before="0"/>
              <w:ind w:left="0"/>
              <w:jc w:val="both"/>
              <w:rPr>
                <w:sz w:val="22"/>
                <w:szCs w:val="22"/>
              </w:rPr>
            </w:pPr>
            <w:r xmlns:w="http://schemas.openxmlformats.org/wordprocessingml/2006/main">
              <w:rPr>
                <w:sz w:val="22"/>
                <w:szCs w:val="22"/>
              </w:rPr>
              <w:t xml:space="preserve">Hex format.</w:t>
            </w:r>
          </w:p>
          <w:p>
            <w:pPr xmlns:w="http://schemas.openxmlformats.org/wordprocessingml/2006/main">
              <w:spacing w:before="0"/>
              <w:ind w:left="0"/>
              <w:jc w:val="both"/>
              <w:rPr>
                <w:sz w:val="22"/>
                <w:szCs w:val="22"/>
              </w:rPr>
            </w:pPr>
            <w:r xmlns:w="http://schemas.openxmlformats.org/wordprocessingml/2006/main">
              <w:rPr>
                <w:sz w:val="22"/>
                <w:szCs w:val="22"/>
              </w:rPr>
              <w:t xml:space="preserve">Example: 5404FFFEB7033FB316D672201B7BA4FE</w:t>
            </w:r>
            <w:bookmarkEnd xmlns:w="http://schemas.openxmlformats.org/wordprocessingml/2006/main" w:id="50"/>
            <w:bookmarkEnd xmlns:w="http://schemas.openxmlformats.org/wordprocessingml/2006/main" w:id="51"/>
          </w:p>
        </w:tc>
      </w:tr>
      <w:tr>
        <w:trPr>
          <w:trHeight w:val="448" w:hRule="atLeast"/>
          <w:jc w:val="center"/>
        </w:trPr>
        <w:tc>
          <w:tcPr>
            <w:tcW w:w="212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adjustedNote</w:t>
            </w:r>
          </w:p>
        </w:tc>
        <w:tc>
          <w:tcPr>
            <w:tcW w:w="250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w:t>
            </w:r>
            <w:r xmlns:w="http://schemas.openxmlformats.org/wordprocessingml/2006/main">
              <w:rPr>
                <w:sz w:val="22"/>
                <w:szCs w:val="22"/>
                <w:lang w:val="vi-VN"/>
              </w:rPr>
              <w:t xml:space="preserve"> </w:t>
            </w:r>
            <w:r xmlns:w="http://schemas.openxmlformats.org/wordprocessingml/2006/main">
              <w:rPr>
                <w:sz w:val="22"/>
                <w:szCs w:val="22"/>
              </w:rPr>
              <w:t xml:space="preserve">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N/A</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255</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837" w:type="dxa"/>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Reason for error</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Allows you to enter a maximum character string of 255 characters.</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Transmission is not required.</w:t>
            </w:r>
          </w:p>
          <w:p>
            <w:pPr xmlns:w="http://schemas.openxmlformats.org/wordprocessingml/2006/main">
              <w:spacing w:before="0"/>
              <w:ind w:left="0"/>
              <w:jc w:val="both"/>
              <w:rPr>
                <w:sz w:val="22"/>
                <w:szCs w:val="22"/>
              </w:rPr>
            </w:pPr>
            <w:r xmlns:w="http://schemas.openxmlformats.org/wordprocessingml/2006/main">
              <w:rPr>
                <w:bCs/>
                <w:sz w:val="22"/>
                <w:szCs w:val="22"/>
              </w:rPr>
              <w:t xml:space="preserve">Set in generalInvoiceInfo</w:t>
            </w:r>
          </w:p>
        </w:tc>
      </w:tr>
      <w:tr>
        <w:trPr>
          <w:trHeight w:val="448" w:hRule="atLeast"/>
          <w:jc w:val="center"/>
        </w:trPr>
        <w:tc>
          <w:tcPr>
            <w:tcW w:w="212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unitPrice</w:t>
            </w:r>
          </w:p>
        </w:tc>
        <w:tc>
          <w:tcPr>
            <w:tcW w:w="250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BigDecimal</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[0-9.]+ </w:t>
            </w:r>
            <w:r xmlns:w="http://schemas.openxmlformats.org/wordprocessingml/2006/main">
              <w:rPr>
                <w:color w:val="FF0000"/>
                <w:sz w:val="22"/>
                <w:szCs w:val="22"/>
              </w:rPr>
              <w:t xml:space="preserve">-</w:t>
            </w:r>
          </w:p>
        </w:tc>
        <w:tc>
          <w:tcPr>
            <w:tcW w:w="4837" w:type="dxa"/>
            <w:noWrap w:val="0"/>
            <w:vAlign w:val="top"/>
          </w:tcPr>
          <w:p>
            <w:pPr xmlns:w="http://schemas.openxmlformats.org/wordprocessingml/2006/main">
              <w:spacing w:before="0"/>
              <w:ind w:left="28"/>
              <w:jc w:val="both"/>
              <w:rPr>
                <w:sz w:val="22"/>
                <w:szCs w:val="22"/>
              </w:rPr>
            </w:pPr>
            <w:r xmlns:w="http://schemas.openxmlformats.org/wordprocessingml/2006/main">
              <w:rPr>
                <w:sz w:val="22"/>
                <w:szCs w:val="22"/>
              </w:rPr>
              <w:t xml:space="preserve">Unit price of the goods.</w:t>
            </w:r>
          </w:p>
          <w:p>
            <w:pPr xmlns:w="http://schemas.openxmlformats.org/wordprocessingml/2006/main">
              <w:spacing w:before="0"/>
              <w:ind w:left="41"/>
              <w:jc w:val="both"/>
              <w:rPr>
                <w:sz w:val="22"/>
                <w:szCs w:val="22"/>
              </w:rPr>
            </w:pPr>
            <w:r xmlns:w="http://schemas.openxmlformats.org/wordprocessingml/2006/main">
              <w:rPr>
                <w:sz w:val="22"/>
                <w:szCs w:val="22"/>
              </w:rPr>
              <w:t xml:space="preserve">Constraint rules keep the status quo.</w:t>
            </w:r>
          </w:p>
          <w:p>
            <w:pPr xmlns:w="http://schemas.openxmlformats.org/wordprocessingml/2006/main">
              <w:spacing w:before="0"/>
              <w:ind w:left="41"/>
              <w:jc w:val="both"/>
              <w:rPr>
                <w:color w:val="FF0000"/>
                <w:sz w:val="22"/>
                <w:szCs w:val="22"/>
              </w:rPr>
            </w:pPr>
            <w:r xmlns:w="http://schemas.openxmlformats.org/wordprocessingml/2006/main">
              <w:rPr>
                <w:color w:val="FF0000"/>
                <w:sz w:val="22"/>
                <w:szCs w:val="22"/>
              </w:rPr>
              <w:t xml:space="preserve">Added permission to pass negative values</w:t>
            </w:r>
          </w:p>
          <w:p>
            <w:pPr>
              <w:spacing w:before="0"/>
              <w:ind w:left="28"/>
              <w:jc w:val="both"/>
              <w:rPr>
                <w:sz w:val="22"/>
                <w:szCs w:val="22"/>
              </w:rPr>
            </w:pPr>
          </w:p>
          <w:p>
            <w:pPr>
              <w:spacing w:before="0"/>
              <w:ind w:left="41"/>
              <w:jc w:val="both"/>
              <w:rPr>
                <w:bCs/>
                <w:sz w:val="22"/>
                <w:szCs w:val="22"/>
              </w:rPr>
            </w:pPr>
          </w:p>
        </w:tc>
      </w:tr>
      <w:tr>
        <w:trPr>
          <w:trHeight w:val="448" w:hRule="atLeast"/>
          <w:jc w:val="center"/>
        </w:trPr>
        <w:tc>
          <w:tcPr>
            <w:tcW w:w="212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quantity</w:t>
            </w:r>
          </w:p>
        </w:tc>
        <w:tc>
          <w:tcPr>
            <w:tcW w:w="250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BigDecimal</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[0-9.]+ </w:t>
            </w:r>
            <w:r xmlns:w="http://schemas.openxmlformats.org/wordprocessingml/2006/main">
              <w:rPr>
                <w:color w:val="FF0000"/>
                <w:sz w:val="22"/>
                <w:szCs w:val="22"/>
              </w:rPr>
              <w:t xml:space="preserve">-</w:t>
            </w:r>
          </w:p>
        </w:tc>
        <w:tc>
          <w:tcPr>
            <w:tcW w:w="4837" w:type="dxa"/>
            <w:noWrap w:val="0"/>
            <w:vAlign w:val="top"/>
          </w:tcPr>
          <w:p>
            <w:pPr xmlns:w="http://schemas.openxmlformats.org/wordprocessingml/2006/main">
              <w:spacing w:before="0"/>
              <w:ind w:left="28"/>
              <w:jc w:val="both"/>
              <w:rPr>
                <w:sz w:val="22"/>
                <w:szCs w:val="22"/>
              </w:rPr>
            </w:pPr>
            <w:r xmlns:w="http://schemas.openxmlformats.org/wordprocessingml/2006/main">
              <w:rPr>
                <w:sz w:val="22"/>
                <w:szCs w:val="22"/>
              </w:rPr>
              <w:t xml:space="preserve">Quantity of goods</w:t>
            </w:r>
          </w:p>
          <w:p>
            <w:pPr xmlns:w="http://schemas.openxmlformats.org/wordprocessingml/2006/main">
              <w:spacing w:before="0"/>
              <w:ind w:left="41"/>
              <w:jc w:val="both"/>
              <w:rPr>
                <w:sz w:val="22"/>
                <w:szCs w:val="22"/>
              </w:rPr>
            </w:pPr>
            <w:r xmlns:w="http://schemas.openxmlformats.org/wordprocessingml/2006/main">
              <w:rPr>
                <w:sz w:val="22"/>
                <w:szCs w:val="22"/>
              </w:rPr>
              <w:t xml:space="preserve">Constraint rules keep the status quo.</w:t>
            </w:r>
          </w:p>
          <w:p>
            <w:pPr xmlns:w="http://schemas.openxmlformats.org/wordprocessingml/2006/main">
              <w:spacing w:before="0"/>
              <w:ind w:left="41"/>
              <w:jc w:val="both"/>
              <w:rPr>
                <w:color w:val="FF0000"/>
                <w:sz w:val="22"/>
                <w:szCs w:val="22"/>
              </w:rPr>
            </w:pPr>
            <w:r xmlns:w="http://schemas.openxmlformats.org/wordprocessingml/2006/main">
              <w:rPr>
                <w:color w:val="FF0000"/>
                <w:sz w:val="22"/>
                <w:szCs w:val="22"/>
              </w:rPr>
              <w:t xml:space="preserve">Added permission to pass negative values</w:t>
            </w:r>
          </w:p>
          <w:p>
            <w:pPr>
              <w:spacing w:before="0"/>
              <w:ind w:left="28"/>
              <w:jc w:val="both"/>
              <w:rPr>
                <w:sz w:val="22"/>
                <w:szCs w:val="22"/>
              </w:rPr>
            </w:pPr>
          </w:p>
          <w:p>
            <w:pPr>
              <w:spacing w:before="0"/>
              <w:ind w:left="28"/>
              <w:jc w:val="both"/>
              <w:rPr>
                <w:sz w:val="22"/>
                <w:szCs w:val="22"/>
              </w:rPr>
            </w:pPr>
          </w:p>
          <w:p>
            <w:pPr>
              <w:spacing w:before="0"/>
              <w:ind w:left="41"/>
              <w:jc w:val="both"/>
              <w:rPr>
                <w:bCs/>
                <w:sz w:val="22"/>
                <w:szCs w:val="22"/>
              </w:rPr>
            </w:pPr>
          </w:p>
        </w:tc>
      </w:tr>
      <w:tr>
        <w:trPr>
          <w:trHeight w:val="448" w:hRule="atLeast"/>
          <w:jc w:val="center"/>
        </w:trPr>
        <w:tc>
          <w:tcPr>
            <w:tcW w:w="212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highlight w:val="yellow"/>
              </w:rPr>
              <w:t xml:space="preserve">originalInvoiceType</w:t>
            </w:r>
          </w:p>
        </w:tc>
        <w:tc>
          <w:tcPr>
            <w:tcW w:w="2506" w:type="dxa"/>
            <w:noWrap w:val="0"/>
            <w:vAlign w:val="top"/>
          </w:tcPr>
          <w:p>
            <w:pPr xmlns:w="http://schemas.openxmlformats.org/wordprocessingml/2006/main">
              <w:spacing w:before="0"/>
              <w:ind w:left="0"/>
              <w:jc w:val="both"/>
              <w:rPr>
                <w:sz w:val="22"/>
                <w:szCs w:val="22"/>
                <w:lang w:val="vi-VN"/>
              </w:rPr>
            </w:pPr>
            <w:r xmlns:w="http://schemas.openxmlformats.org/wordprocessingml/2006/main">
              <w:rPr>
                <w:sz w:val="22"/>
                <w:szCs w:val="22"/>
              </w:rPr>
              <w:t xml:space="preserve">Required: </w:t>
            </w:r>
            <w:r xmlns:w="http://schemas.openxmlformats.org/wordprocessingml/2006/main">
              <w:rPr>
                <w:sz w:val="22"/>
                <w:szCs w:val="22"/>
                <w:lang w:val="vi-VN"/>
              </w:rPr>
              <w:t xml:space="preserve">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N/A</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837" w:type="dxa"/>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Original invoice type</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Pass a numeric value with the following meaning</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0- Not paper invoices/invoices that don't exist on the system</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1-Invoice TT78</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2-Invoice according to Decision 1209</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3-Electronic/Paper Invoice TT32</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4-Paper invoice TT 78</w:t>
            </w:r>
          </w:p>
          <w:p>
            <w:pPr xmlns:w="http://schemas.openxmlformats.org/wordprocessingml/2006/main">
              <w:ind w:left="0"/>
              <w:rPr>
                <w:bCs/>
                <w:sz w:val="22"/>
                <w:szCs w:val="22"/>
              </w:rPr>
            </w:pPr>
            <w:r xmlns:w="http://schemas.openxmlformats.org/wordprocessingml/2006/main">
              <w:rPr>
                <w:bCs/>
                <w:color w:val="FF0000"/>
                <w:sz w:val="22"/>
                <w:szCs w:val="22"/>
              </w:rPr>
              <w:t xml:space="preserve">Attention </w:t>
            </w:r>
            <w:r xmlns:w="http://schemas.openxmlformats.org/wordprocessingml/2006/main">
              <w:rPr>
                <w:bCs/>
                <w:sz w:val="22"/>
                <w:szCs w:val="22"/>
              </w:rPr>
              <w:t xml:space="preserve">:</w:t>
            </w:r>
          </w:p>
          <w:p>
            <w:pPr xmlns:w="http://schemas.openxmlformats.org/wordprocessingml/2006/main">
              <w:ind w:left="0"/>
              <w:rPr>
                <w:sz w:val="22"/>
                <w:szCs w:val="22"/>
              </w:rPr>
            </w:pPr>
            <w:r xmlns:w="http://schemas.openxmlformats.org/wordprocessingml/2006/main">
              <w:rPr>
                <w:bCs/>
                <w:sz w:val="22"/>
                <w:szCs w:val="22"/>
              </w:rPr>
              <w:t xml:space="preserve">- </w:t>
            </w:r>
            <w:r xmlns:w="http://schemas.openxmlformats.org/wordprocessingml/2006/main">
              <w:rPr>
                <w:sz w:val="22"/>
                <w:szCs w:val="22"/>
              </w:rPr>
              <w:t xml:space="preserve">In case the originalInvoiceType tag is not transmitted or the empty value/0 is transmitted, the originalTemplateCode tag is not required to be transmitted, the system validates the information when making an invoice as is.</w:t>
            </w:r>
          </w:p>
          <w:p>
            <w:pPr xmlns:w="http://schemas.openxmlformats.org/wordprocessingml/2006/main">
              <w:ind w:left="0"/>
              <w:rPr>
                <w:sz w:val="22"/>
                <w:szCs w:val="22"/>
              </w:rPr>
            </w:pPr>
            <w:r xmlns:w="http://schemas.openxmlformats.org/wordprocessingml/2006/main">
              <w:rPr>
                <w:sz w:val="22"/>
                <w:szCs w:val="22"/>
              </w:rPr>
              <w:t xml:space="preserve">- In case the originalInvoiceType tag transmits the value 1, 2, 3 or 4, then</w:t>
            </w:r>
          </w:p>
          <w:p>
            <w:pPr xmlns:w="http://schemas.openxmlformats.org/wordprocessingml/2006/main">
              <w:ind w:left="0"/>
              <w:rPr>
                <w:sz w:val="22"/>
                <w:szCs w:val="22"/>
              </w:rPr>
            </w:pPr>
            <w:r xmlns:w="http://schemas.openxmlformats.org/wordprocessingml/2006/main">
              <w:rPr>
                <w:sz w:val="22"/>
                <w:szCs w:val="22"/>
              </w:rPr>
              <w:t xml:space="preserve">+ The originalTemplateCode tag must be passed, the validation rules for this tag are similar to the current templateCode tag.</w:t>
            </w:r>
          </w:p>
          <w:p>
            <w:pPr xmlns:w="http://schemas.openxmlformats.org/wordprocessingml/2006/main">
              <w:spacing w:before="0"/>
              <w:ind w:left="0"/>
              <w:jc w:val="both"/>
              <w:rPr>
                <w:bCs/>
                <w:sz w:val="22"/>
                <w:szCs w:val="22"/>
              </w:rPr>
            </w:pPr>
            <w:r xmlns:w="http://schemas.openxmlformats.org/wordprocessingml/2006/main">
              <w:rPr>
                <w:sz w:val="22"/>
                <w:szCs w:val="22"/>
              </w:rPr>
              <w:t xml:space="preserve">+ When making an invoice, the system </w:t>
            </w:r>
            <w:r xmlns:w="http://schemas.openxmlformats.org/wordprocessingml/2006/main">
              <w:rPr>
                <w:b/>
                <w:bCs/>
                <w:sz w:val="22"/>
                <w:szCs w:val="22"/>
              </w:rPr>
              <w:t xml:space="preserve">does not check the existence </w:t>
            </w:r>
            <w:r xmlns:w="http://schemas.openxmlformats.org/wordprocessingml/2006/main">
              <w:rPr>
                <w:sz w:val="22"/>
                <w:szCs w:val="22"/>
              </w:rPr>
              <w:t xml:space="preserve">of the original invoice on the system, other authentication rules remain the same</w:t>
            </w:r>
          </w:p>
        </w:tc>
      </w:tr>
      <w:tr>
        <w:trPr>
          <w:trHeight w:val="448" w:hRule="atLeast"/>
          <w:jc w:val="center"/>
        </w:trPr>
        <w:tc>
          <w:tcPr>
            <w:tcW w:w="212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highlight w:val="yellow"/>
              </w:rPr>
              <w:t xml:space="preserve">originalTemplateCode</w:t>
            </w:r>
          </w:p>
        </w:tc>
        <w:tc>
          <w:tcPr>
            <w:tcW w:w="250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N/A</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837" w:type="dxa"/>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Casting is required if originalInvoiceType is 1, 2, 3 or 4</w:t>
            </w:r>
          </w:p>
          <w:p>
            <w:pPr xmlns:w="http://schemas.openxmlformats.org/wordprocessingml/2006/main">
              <w:spacing w:before="0"/>
              <w:ind w:left="41"/>
              <w:jc w:val="both"/>
              <w:rPr>
                <w:bCs/>
                <w:sz w:val="22"/>
                <w:szCs w:val="22"/>
                <w:lang w:val="vi-VN"/>
              </w:rPr>
            </w:pPr>
            <w:r xmlns:w="http://schemas.openxmlformats.org/wordprocessingml/2006/main">
              <w:rPr>
                <w:bCs/>
                <w:sz w:val="22"/>
                <w:szCs w:val="22"/>
                <w:lang w:val="vi-VN"/>
              </w:rPr>
              <w:t xml:space="preserve">For example, sample TT32: 01GTKT0/001</w:t>
            </w:r>
          </w:p>
          <w:p>
            <w:pPr xmlns:w="http://schemas.openxmlformats.org/wordprocessingml/2006/main">
              <w:spacing w:before="0"/>
              <w:ind w:left="41"/>
              <w:jc w:val="both"/>
              <w:rPr>
                <w:bCs/>
                <w:sz w:val="22"/>
                <w:szCs w:val="22"/>
                <w:lang w:val="vi-VN"/>
              </w:rPr>
            </w:pPr>
            <w:r xmlns:w="http://schemas.openxmlformats.org/wordprocessingml/2006/main">
              <w:rPr>
                <w:bCs/>
                <w:sz w:val="22"/>
                <w:szCs w:val="22"/>
                <w:lang w:val="vi-VN"/>
              </w:rPr>
              <w:t xml:space="preserve">For example, model TT78: 1/0224</w:t>
            </w:r>
          </w:p>
        </w:tc>
      </w:tr>
    </w:tbl>
    <w:p>
      <w:pPr>
        <w:pStyle w:val="19"/>
        <w:widowControl w:val="0"/>
        <w:snapToGrid w:val="0"/>
        <w:spacing w:before="120" w:line="360" w:lineRule="auto"/>
        <w:ind w:left="360"/>
        <w:contextualSpacing/>
        <w:jc w:val="both"/>
        <w:rPr>
          <w:rFonts w:ascii="Times New Roman" w:hAnsi="Times New Roman"/>
        </w:rPr>
      </w:pP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"generalInvoiceInfo":{</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"invoiceType":"01GTKT",</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"templateCode":"01GTKT0/170",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ab xmlns:w="http://schemas.openxmlformats.org/wordprocessingml/2006/main"/>
      </w:r>
      <w:r xmlns:w="http://schemas.openxmlformats.org/wordprocessingml/2006/main">
        <w:rPr>
          <w:b/>
          <w:bCs/>
          <w:snapToGrid/>
          <w:color w:val="525252"/>
          <w:sz w:val="22"/>
          <w:szCs w:val="22"/>
        </w:rPr>
        <w:t xml:space="preserve">"invoiceSeries":"AA/17E",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"transactionUuid": "123e4567-e89b-12d3-a456-42665540000",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"invoiceIssuedDate": </w:t>
      </w:r>
      <w:r xmlns:w="http://schemas.openxmlformats.org/wordprocessingml/2006/main">
        <w:rPr>
          <w:bCs/>
          <w:snapToGrid/>
          <w:color w:val="8000FF"/>
          <w:sz w:val="22"/>
          <w:szCs w:val="22"/>
          <w:shd w:val="clear" w:color="auto" w:fill="FFFF00"/>
        </w:rPr>
        <w:t xml:space="preserve">1587797116843 </w:t>
      </w: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"currencyCode":"VND",</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"adjustmentType":"1",</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      </w:t>
      </w:r>
      <w:r xmlns:w="http://schemas.openxmlformats.org/wordprocessingml/2006/main">
        <w:rPr>
          <w:b/>
          <w:bCs/>
          <w:snapToGrid/>
          <w:color w:val="525252"/>
          <w:sz w:val="22"/>
          <w:szCs w:val="22"/>
          <w:highlight w:val="yellow"/>
        </w:rPr>
        <w:t xml:space="preserve">"adjustedNote":"",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      </w:t>
      </w:r>
      <w:r xmlns:w="http://schemas.openxmlformats.org/wordprocessingml/2006/main">
        <w:rPr>
          <w:b/>
          <w:bCs/>
          <w:snapToGrid/>
          <w:color w:val="525252"/>
          <w:sz w:val="22"/>
          <w:szCs w:val="22"/>
          <w:highlight w:val="yellow"/>
        </w:rPr>
        <w:t xml:space="preserve">"originalInvoiceType": "1",</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      </w:t>
      </w:r>
      <w:r xmlns:w="http://schemas.openxmlformats.org/wordprocessingml/2006/main">
        <w:rPr>
          <w:b/>
          <w:bCs/>
          <w:snapToGrid/>
          <w:color w:val="525252"/>
          <w:sz w:val="22"/>
          <w:szCs w:val="22"/>
          <w:highlight w:val="yellow"/>
        </w:rPr>
        <w:t xml:space="preserve">"originalTemolateCode": "1/0224",</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"paymentStatus":true,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"paymentType":"TM",</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"paymentTypeName":"TM",</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"cusGetInvoiceRight":true,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"userName":"user1",</w:t>
      </w:r>
    </w:p>
    <w:p>
      <w:pPr xmlns:w="http://schemas.openxmlformats.org/wordprocessingml/2006/main">
        <w:widowControl/>
        <w:shd w:val="clear" w:color="auto" w:fill="DBE5F1"/>
        <w:spacing w:before="0" w:line="240" w:lineRule="auto"/>
        <w:ind w:left="720"/>
        <w:jc w:val="both"/>
        <w:rPr>
          <w:b/>
          <w:bCs/>
          <w:snapToGrid/>
          <w:color w:val="525252"/>
          <w:sz w:val="22"/>
          <w:szCs w:val="22"/>
          <w:highlight w:val="yellow"/>
        </w:rPr>
      </w:pPr>
      <w:r xmlns:w="http://schemas.openxmlformats.org/wordprocessingml/2006/main">
        <w:rPr>
          <w:b/>
          <w:bCs/>
          <w:snapToGrid/>
          <w:color w:val="525252"/>
          <w:sz w:val="22"/>
          <w:szCs w:val="22"/>
        </w:rPr>
        <w:t xml:space="preserve">      </w:t>
      </w:r>
      <w:r xmlns:w="http://schemas.openxmlformats.org/wordprocessingml/2006/main">
        <w:rPr>
          <w:b/>
          <w:bCs/>
          <w:snapToGrid/>
          <w:color w:val="525252"/>
          <w:sz w:val="22"/>
          <w:szCs w:val="22"/>
          <w:highlight w:val="yellow"/>
        </w:rPr>
        <w:t xml:space="preserve">“certificateSerial”:”5404FFFEB7033FB316D672201B7BA4FE”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"buyerInfo":{</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"buyerName":"Dang Thi Thanh Tam",</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"buyerLegalName":"",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"buyerTaxCode":"",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"buyerAddressLine":"HN VN",</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"buyerPhoneNumber":"11111",</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"buyerEmail":"",</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"buyerIdNo":"123456789",</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"buyerIdType":"1"</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"sellerInfo":{</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"sellerLegalName":"Dang Thi Thanh Tam",</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"sellerTaxCode":"0100109106-501",</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"sellerAddressLine":"test",</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"sellerPhoneNumber":"0123456789",</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"sellerEmail":"PerformanceTest1@viettel.com.vn",</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"sellerBankName":"vtbank",</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"sellerBankAccount":"23423424"</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"extAttribute":[</w:t>
      </w:r>
    </w:p>
    <w:p>
      <w:pPr>
        <w:widowControl/>
        <w:shd w:val="clear" w:color="auto" w:fill="DBE5F1"/>
        <w:spacing w:before="0" w:line="240" w:lineRule="auto"/>
        <w:ind w:left="720"/>
        <w:jc w:val="both"/>
        <w:rPr>
          <w:b/>
          <w:bCs/>
          <w:snapToGrid/>
          <w:color w:val="525252"/>
          <w:sz w:val="22"/>
          <w:szCs w:val="22"/>
        </w:rPr>
      </w:pP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"payments":[</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"paymentMethodName":"TM"</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"deliveryInfo":{</w:t>
      </w:r>
    </w:p>
    <w:p>
      <w:pPr>
        <w:widowControl/>
        <w:shd w:val="clear" w:color="auto" w:fill="DBE5F1"/>
        <w:spacing w:before="0" w:line="240" w:lineRule="auto"/>
        <w:ind w:left="720"/>
        <w:jc w:val="both"/>
        <w:rPr>
          <w:b/>
          <w:bCs/>
          <w:snapToGrid/>
          <w:color w:val="525252"/>
          <w:sz w:val="22"/>
          <w:szCs w:val="22"/>
        </w:rPr>
      </w:pP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"itemInfo":[</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"lineNumber":1,</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"itemCode":"ENGLISH_COURSE",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"itemName":"English course",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"unitName":"course",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"unitPrice":"-3500000.0",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"quantity":"-10.0",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"itemTotalAmountWithoutTax":35000000,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"taxPercentage":10.0,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"taxAmount":0.0,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"discount":0.0,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"itemDiscount":150000.0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"discountItemInfo":[</w:t>
      </w:r>
    </w:p>
    <w:p>
      <w:pPr>
        <w:widowControl/>
        <w:shd w:val="clear" w:color="auto" w:fill="DBE5F1"/>
        <w:spacing w:before="0" w:line="240" w:lineRule="auto"/>
        <w:ind w:left="720"/>
        <w:jc w:val="both"/>
        <w:rPr>
          <w:b/>
          <w:bCs/>
          <w:snapToGrid/>
          <w:color w:val="525252"/>
          <w:sz w:val="22"/>
          <w:szCs w:val="22"/>
        </w:rPr>
      </w:pP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"metadata":[</w:t>
      </w:r>
    </w:p>
    <w:p>
      <w:pPr>
        <w:widowControl/>
        <w:shd w:val="clear" w:color="auto" w:fill="DBE5F1"/>
        <w:spacing w:before="0" w:line="240" w:lineRule="auto"/>
        <w:ind w:left="720"/>
        <w:jc w:val="both"/>
        <w:rPr>
          <w:b/>
          <w:bCs/>
          <w:snapToGrid/>
          <w:color w:val="525252"/>
          <w:sz w:val="22"/>
          <w:szCs w:val="22"/>
        </w:rPr>
      </w:pP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w:widowControl/>
        <w:shd w:val="clear" w:color="auto" w:fill="DBE5F1"/>
        <w:spacing w:before="0" w:line="240" w:lineRule="auto"/>
        <w:ind w:left="720"/>
        <w:jc w:val="both"/>
        <w:rPr>
          <w:b/>
          <w:bCs/>
          <w:snapToGrid/>
          <w:color w:val="525252"/>
          <w:sz w:val="22"/>
          <w:szCs w:val="22"/>
        </w:rPr>
      </w:pP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color w:val="1F497D"/>
          <w:sz w:val="22"/>
          <w:szCs w:val="22"/>
        </w:rPr>
        <w:t xml:space="preserve">" </w:t>
      </w:r>
      <w:r xmlns:w="http://schemas.openxmlformats.org/wordprocessingml/2006/main">
        <w:rPr>
          <w:b/>
          <w:bCs/>
          <w:snapToGrid/>
          <w:color w:val="525252"/>
          <w:sz w:val="22"/>
          <w:szCs w:val="22"/>
        </w:rPr>
        <w:t xml:space="preserve">meterReading": [{</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"previousIndex": "5454",</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"currentIndex": "244",</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"factor": "22",</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"amount": "2"</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"previousIndex": "44",</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"currentIndex": "44",</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"factor": "33",</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"amount": "3"</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"summarizeInfo":{</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"sumOfTotalLineAmountWithoutTax":35000000,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"totalAmountWithoutTax":35000000,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"totalTaxAmount":3500000.0,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"totalAmountWithTax":38500000,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"totalAmountWithTaxInWords":"Thirty eight million five hundred thousand even",</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"discountAmount":0.0,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"settlementDiscountAmount":0.0,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"taxPercentage":10.0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"taxBreakdowns":[</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"taxPercentage":10.0,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"taxableAmount":35000000,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"taxAmount":3500000.0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numPr>
          <w:ilvl w:val="2"/>
          <w:numId w:val="6"/>
        </w:numPr>
        <w:snapToGrid w:val="0"/>
        <w:ind w:left="1276"/>
        <w:jc w:val="both"/>
        <w:rPr>
          <w:sz w:val="22"/>
          <w:szCs w:val="22"/>
        </w:rPr>
      </w:pPr>
      <w:r xmlns:w="http://schemas.openxmlformats.org/wordprocessingml/2006/main">
        <w:rPr>
          <w:sz w:val="22"/>
          <w:szCs w:val="22"/>
        </w:rPr>
        <w:t xml:space="preserve">Hash string data returned</w:t>
      </w:r>
    </w:p>
    <w:p>
      <w:pPr xmlns:w="http://schemas.openxmlformats.org/wordprocessingml/2006/main">
        <w:widowControl/>
        <w:shd w:val="clear" w:color="auto" w:fill="DBE5F1"/>
        <w:spacing w:before="0" w:line="240" w:lineRule="auto"/>
        <w:ind w:left="1276"/>
        <w:jc w:val="both"/>
        <w:rPr>
          <w:snapToGrid/>
          <w:color w:val="000000"/>
          <w:sz w:val="22"/>
          <w:szCs w:val="22"/>
        </w:rPr>
      </w:pP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1276"/>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"errorCode" </w:t>
      </w: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1276"/>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"description" </w:t>
      </w: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1276"/>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"result" </w:t>
      </w:r>
      <w:r xmlns:w="http://schemas.openxmlformats.org/wordprocessingml/2006/main">
        <w:rPr>
          <w:snapToGrid/>
          <w:color w:val="000000"/>
          <w:sz w:val="22"/>
          <w:szCs w:val="22"/>
        </w:rPr>
        <w:t xml:space="preserve">: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1276"/>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"hashString" </w:t>
      </w:r>
      <w:r xmlns:w="http://schemas.openxmlformats.org/wordprocessingml/2006/main">
        <w:rPr>
          <w:snapToGrid/>
          <w:color w:val="000000"/>
          <w:sz w:val="22"/>
          <w:szCs w:val="22"/>
        </w:rPr>
        <w:t xml:space="preserve">: </w:t>
      </w:r>
      <w:r xmlns:w="http://schemas.openxmlformats.org/wordprocessingml/2006/main">
        <w:rPr>
          <w:snapToGrid/>
          <w:color w:val="FF8000"/>
          <w:sz w:val="22"/>
          <w:szCs w:val="22"/>
        </w:rPr>
        <w:t xml:space="preserve">0HFm34vX525V3Syg5EwdTnfO21s= </w:t>
      </w:r>
      <w:r xmlns:w="http://schemas.openxmlformats.org/wordprocessingml/2006/main">
        <w:rPr>
          <w:b/>
          <w:bCs/>
          <w:snapToGrid/>
          <w:color w:val="8000FF"/>
          <w:sz w:val="22"/>
          <w:szCs w:val="22"/>
        </w:rPr>
        <w:t xml:space="preserve">,</w:t>
      </w:r>
      <w:r xmlns:w="http://schemas.openxmlformats.org/wordprocessingml/2006/main">
        <w:rPr>
          <w:snapToGrid/>
          <w:color w:val="000000"/>
          <w:sz w:val="22"/>
          <w:szCs w:val="22"/>
        </w:rPr>
        <w:t xml:space="preserve">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1276"/>
        <w:jc w:val="both"/>
        <w:rPr>
          <w:b/>
          <w:bCs/>
          <w:snapToGrid/>
          <w:color w:val="8000FF"/>
          <w:sz w:val="22"/>
          <w:szCs w:val="22"/>
        </w:rPr>
      </w:pPr>
      <w:r xmlns:w="http://schemas.openxmlformats.org/wordprocessingml/2006/main">
        <w:rPr>
          <w:b/>
          <w:bCs/>
          <w:snapToGrid/>
          <w:color w:val="8000FF"/>
          <w:sz w:val="22"/>
          <w:szCs w:val="22"/>
        </w:rPr>
        <w:t xml:space="preserve">}</w:t>
      </w:r>
      <w:r xmlns:w="http://schemas.openxmlformats.org/wordprocessingml/2006/main">
        <w:rPr>
          <w:b/>
          <w:bCs/>
          <w:snapToGrid/>
          <w:color w:val="8000FF"/>
          <w:sz w:val="22"/>
          <w:szCs w:val="22"/>
        </w:rPr>
        <w:br xmlns:w="http://schemas.openxmlformats.org/wordprocessingml/2006/main" w:type="textWrapping"/>
      </w:r>
    </w:p>
    <w:p>
      <w:pPr xmlns:w="http://schemas.openxmlformats.org/wordprocessingml/2006/main">
        <w:ind w:left="0"/>
        <w:rPr>
          <w:b/>
          <w:bCs/>
          <w:sz w:val="22"/>
          <w:szCs w:val="22"/>
          <w:lang w:val="vi-VN"/>
        </w:rPr>
      </w:pPr>
      <w:r xmlns:w="http://schemas.openxmlformats.org/wordprocessingml/2006/main">
        <w:rPr>
          <w:b/>
          <w:bCs/>
          <w:sz w:val="22"/>
          <w:szCs w:val="22"/>
          <w:lang w:val="vi-VN"/>
        </w:rPr>
        <w:t xml:space="preserve">Example response in case originalInvoiceType . is passed incorrectly</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"code": 400,</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"message": "BAD_REQUEST_ORIGINAL_INVOICE_TYPE_INVALID",</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"data": "BAD_REQUEST_ORIGINAL_INVOICE_TYPE_INVALID"</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w:t>
      </w:r>
    </w:p>
    <w:p>
      <w:pPr xmlns:w="http://schemas.openxmlformats.org/wordprocessingml/2006/main">
        <w:ind w:left="0"/>
        <w:rPr>
          <w:sz w:val="22"/>
          <w:szCs w:val="22"/>
          <w:lang w:val="vi-VN"/>
        </w:rPr>
      </w:pPr>
      <w:r xmlns:w="http://schemas.openxmlformats.org/wordprocessingml/2006/main">
        <w:rPr>
          <w:b/>
          <w:bCs/>
          <w:iCs/>
          <w:sz w:val="22"/>
          <w:szCs w:val="22"/>
          <w:lang w:val="vi-VN"/>
        </w:rPr>
        <w:t xml:space="preserve">Note:</w:t>
      </w:r>
      <w:r xmlns:w="http://schemas.openxmlformats.org/wordprocessingml/2006/main">
        <w:rPr>
          <w:sz w:val="22"/>
          <w:szCs w:val="22"/>
          <w:lang w:val="vi-VN"/>
        </w:rPr>
        <w:t xml:space="preserve"> </w:t>
      </w:r>
    </w:p>
    <w:p>
      <w:pPr xmlns:w="http://schemas.openxmlformats.org/wordprocessingml/2006/main">
        <w:numPr>
          <w:ilvl w:val="0"/>
          <w:numId w:val="14"/>
        </w:numPr>
        <w:rPr>
          <w:sz w:val="22"/>
          <w:szCs w:val="22"/>
          <w:lang w:val="vi-VN"/>
        </w:rPr>
      </w:pPr>
      <w:r xmlns:w="http://schemas.openxmlformats.org/wordprocessingml/2006/main">
        <w:rPr>
          <w:sz w:val="22"/>
          <w:szCs w:val="22"/>
          <w:lang w:val="vi-VN"/>
        </w:rPr>
        <w:t xml:space="preserve">The original invoice data is stored in the instance_file_name column in the invoice table as follows:</w:t>
      </w:r>
    </w:p>
    <w:p>
      <w:pPr xmlns:w="http://schemas.openxmlformats.org/wordprocessingml/2006/main">
        <w:ind w:left="360"/>
        <w:rPr>
          <w:sz w:val="22"/>
          <w:szCs w:val="22"/>
          <w:lang w:val="vi-VN"/>
        </w:rPr>
      </w:pPr>
      <w:r xmlns:w="http://schemas.openxmlformats.org/wordprocessingml/2006/main">
        <w:rPr>
          <w:sz w:val="22"/>
          <w:szCs w:val="22"/>
          <w:lang w:val="vi-VN"/>
        </w:rPr>
        <w:t xml:space="preserve">Invoice Type | Invoice Form | Invoice symbol | Some bills</w:t>
      </w:r>
    </w:p>
    <w:p>
      <w:pPr xmlns:w="http://schemas.openxmlformats.org/wordprocessingml/2006/main">
        <w:ind w:left="360"/>
        <w:rPr>
          <w:sz w:val="22"/>
          <w:szCs w:val="22"/>
          <w:lang w:val="vi-VN"/>
        </w:rPr>
      </w:pPr>
      <w:r xmlns:w="http://schemas.openxmlformats.org/wordprocessingml/2006/main">
        <w:rPr>
          <w:sz w:val="22"/>
          <w:szCs w:val="22"/>
          <w:lang w:val="vi-VN"/>
        </w:rPr>
        <w:t xml:space="preserve">in there:</w:t>
      </w:r>
    </w:p>
    <w:p>
      <w:pPr xmlns:w="http://schemas.openxmlformats.org/wordprocessingml/2006/main">
        <w:ind w:left="360"/>
        <w:rPr>
          <w:sz w:val="22"/>
          <w:szCs w:val="22"/>
          <w:lang w:val="vi-VN"/>
        </w:rPr>
      </w:pPr>
      <w:r xmlns:w="http://schemas.openxmlformats.org/wordprocessingml/2006/main">
        <w:rPr>
          <w:sz w:val="22"/>
          <w:szCs w:val="22"/>
          <w:lang w:val="vi-VN"/>
        </w:rPr>
        <w:t xml:space="preserve">- Invoice type is card value originalInvoiceType</w:t>
      </w:r>
    </w:p>
    <w:p>
      <w:pPr xmlns:w="http://schemas.openxmlformats.org/wordprocessingml/2006/main">
        <w:ind w:left="360"/>
        <w:rPr>
          <w:sz w:val="22"/>
          <w:szCs w:val="22"/>
          <w:lang w:val="vi-VN"/>
        </w:rPr>
      </w:pPr>
      <w:r xmlns:w="http://schemas.openxmlformats.org/wordprocessingml/2006/main">
        <w:rPr>
          <w:sz w:val="22"/>
          <w:szCs w:val="22"/>
          <w:lang w:val="vi-VN"/>
        </w:rPr>
        <w:t xml:space="preserve">- Invoice template is the originalTemplateCode . tag value</w:t>
      </w:r>
    </w:p>
    <w:p>
      <w:pPr xmlns:w="http://schemas.openxmlformats.org/wordprocessingml/2006/main">
        <w:numPr>
          <w:ilvl w:val="0"/>
          <w:numId w:val="14"/>
        </w:numPr>
        <w:snapToGrid w:val="0"/>
        <w:jc w:val="both"/>
        <w:rPr>
          <w:sz w:val="22"/>
          <w:szCs w:val="22"/>
        </w:rPr>
      </w:pPr>
      <w:r xmlns:w="http://schemas.openxmlformats.org/wordprocessingml/2006/main">
        <w:rPr>
          <w:sz w:val="22"/>
          <w:szCs w:val="22"/>
          <w:highlight w:val="yellow"/>
        </w:rPr>
        <w:t xml:space="preserve">In case the enterprise removes the data constraint, add totalAmountAfterDiscount to summarizeInfo and save this value (if it is empty or null or not transmitted, then recalculate). In case the enterprise does not remove the data binding, this field will not be processed (whether transmitted or not).</w:t>
      </w:r>
    </w:p>
    <w:p>
      <w:pPr xmlns:w="http://schemas.openxmlformats.org/wordprocessingml/2006/main">
        <w:ind w:left="0"/>
        <w:rPr>
          <w:sz w:val="22"/>
          <w:szCs w:val="22"/>
        </w:rPr>
      </w:pPr>
      <w:r xmlns:w="http://schemas.openxmlformats.org/wordprocessingml/2006/main">
        <w:rPr>
          <w:b/>
          <w:sz w:val="22"/>
          <w:szCs w:val="22"/>
        </w:rPr>
        <w:t xml:space="preserve">Output </w:t>
      </w:r>
      <w:r xmlns:w="http://schemas.openxmlformats.org/wordprocessingml/2006/main">
        <w:rPr>
          <w:sz w:val="22"/>
          <w:szCs w:val="22"/>
        </w:rPr>
        <w:t xml:space="preserve">:</w:t>
      </w:r>
    </w:p>
    <w:tbl>
      <w:tblPr>
        <w:tblStyle w:val="14"/>
        <w:tblW w:w="9563" w:type="dxa"/>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520"/>
        <w:gridCol w:w="4703"/>
      </w:tblGrid>
      <w:tr>
        <w:trPr>
          <w:trHeight w:val="530" w:hRule="atLeast"/>
        </w:trPr>
        <w:tc>
          <w:tcPr>
            <w:tcW w:w="2340"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School's name</w:t>
            </w:r>
          </w:p>
        </w:tc>
        <w:tc>
          <w:tcPr>
            <w:tcW w:w="2520"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Data types, constraints</w:t>
            </w:r>
          </w:p>
        </w:tc>
        <w:tc>
          <w:tcPr>
            <w:tcW w:w="4703"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Describe</w:t>
            </w:r>
          </w:p>
        </w:tc>
      </w:tr>
      <w:tr>
        <w:tc>
          <w:tcPr>
            <w:tcW w:w="234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errorCode</w:t>
            </w:r>
          </w:p>
        </w:tc>
        <w:tc>
          <w:tcPr>
            <w:tcW w:w="252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tc>
        <w:tc>
          <w:tcPr>
            <w:tcW w:w="4703"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Error code if any, if there is no error, return null</w:t>
            </w:r>
          </w:p>
        </w:tc>
      </w:tr>
      <w:tr>
        <w:tc>
          <w:tcPr>
            <w:tcW w:w="234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description</w:t>
            </w:r>
          </w:p>
        </w:tc>
        <w:tc>
          <w:tcPr>
            <w:tcW w:w="252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tc>
        <w:tc>
          <w:tcPr>
            <w:tcW w:w="4703"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Detailed error description</w:t>
            </w:r>
          </w:p>
        </w:tc>
      </w:tr>
      <w:tr>
        <w:tc>
          <w:tcPr>
            <w:tcW w:w="234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hashString</w:t>
            </w:r>
          </w:p>
        </w:tc>
        <w:tc>
          <w:tcPr>
            <w:tcW w:w="252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tc>
        <w:tc>
          <w:tcPr>
            <w:tcW w:w="4703"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Return Hash String of Invoice, Base64</w:t>
            </w:r>
          </w:p>
        </w:tc>
      </w:tr>
    </w:tbl>
    <w:p>
      <w:pPr>
        <w:ind w:left="2160"/>
        <w:rPr>
          <w:sz w:val="22"/>
          <w:szCs w:val="22"/>
          <w:highlight w:val="yellow"/>
        </w:rPr>
      </w:pPr>
    </w:p>
    <w:p>
      <w:pPr xmlns:w="http://schemas.openxmlformats.org/wordprocessingml/2006/main">
        <w:pStyle w:val="20"/>
        <w:rPr>
          <w:sz w:val="22"/>
          <w:szCs w:val="22"/>
        </w:rPr>
      </w:pPr>
      <w:bookmarkStart xmlns:w="http://schemas.openxmlformats.org/wordprocessingml/2006/main" w:id="52" w:name="_Toc115266198"/>
      <w:r xmlns:w="http://schemas.openxmlformats.org/wordprocessingml/2006/main">
        <w:rPr>
          <w:sz w:val="22"/>
          <w:szCs w:val="22"/>
        </w:rPr>
        <w:t xml:space="preserve">Issuance/replacement/modification for USB-TOKEN (Step 2: Sign USB token and generate invoice)</w:t>
      </w:r>
      <w:bookmarkEnd xmlns:w="http://schemas.openxmlformats.org/wordprocessingml/2006/main" w:id="52"/>
    </w:p>
    <w:p>
      <w:pPr xmlns:w="http://schemas.openxmlformats.org/wordprocessingml/2006/main">
        <w:pStyle w:val="4"/>
        <w:rPr>
          <w:sz w:val="22"/>
          <w:szCs w:val="22"/>
        </w:rPr>
      </w:pPr>
      <w:r xmlns:w="http://schemas.openxmlformats.org/wordprocessingml/2006/main">
        <w:rPr>
          <w:sz w:val="22"/>
          <w:szCs w:val="22"/>
        </w:rPr>
        <w:t xml:space="preserve">- Use USB-TOKEN to sign the hashString received from the API in step 6.15. Get the signature string to generate an invoice.</w:t>
      </w:r>
    </w:p>
    <w:p>
      <w:pPr xmlns:w="http://schemas.openxmlformats.org/wordprocessingml/2006/main">
        <w:pStyle w:val="19"/>
        <w:widowControl w:val="0"/>
        <w:numPr>
          <w:ilvl w:val="0"/>
          <w:numId w:val="12"/>
        </w:numPr>
        <w:spacing w:before="120" w:line="360" w:lineRule="auto"/>
        <w:contextualSpacing/>
        <w:jc w:val="both"/>
        <w:rPr>
          <w:rFonts w:ascii="Times New Roman" w:hAnsi="Times New Roman"/>
          <w:b/>
          <w:color w:val="0000FF"/>
        </w:rPr>
      </w:pPr>
      <w:r xmlns:w="http://schemas.openxmlformats.org/wordprocessingml/2006/main">
        <w:rPr>
          <w:rFonts w:ascii="Times New Roman" w:hAnsi="Times New Roman"/>
          <w:b/>
          <w:color w:val="0000FF"/>
        </w:rPr>
        <w:t xml:space="preserve">Input:</w:t>
      </w:r>
    </w:p>
    <w:p>
      <w:pPr xmlns:w="http://schemas.openxmlformats.org/wordprocessingml/2006/main">
        <w:numPr>
          <w:ilvl w:val="0"/>
          <w:numId w:val="6"/>
        </w:numPr>
        <w:snapToGrid w:val="0"/>
        <w:jc w:val="both"/>
        <w:rPr>
          <w:sz w:val="22"/>
          <w:szCs w:val="22"/>
        </w:rPr>
      </w:pPr>
      <w:r xmlns:w="http://schemas.openxmlformats.org/wordprocessingml/2006/main">
        <w:rPr>
          <w:sz w:val="22"/>
          <w:szCs w:val="22"/>
        </w:rPr>
        <w:t xml:space="preserve">Action (POST): </w:t>
      </w:r>
      <w:r xmlns:w="http://schemas.openxmlformats.org/wordprocessingml/2006/main">
        <w:rPr>
          <w:color w:val="505050"/>
          <w:sz w:val="22"/>
          <w:szCs w:val="22"/>
          <w:shd w:val="clear" w:color="auto" w:fill="FAFAFA"/>
        </w:rPr>
        <w:t xml:space="preserve">InvoiceAPI/InvoiceWS/createInvoiceUsbTokenInsertSignature</w:t>
      </w:r>
    </w:p>
    <w:p>
      <w:pPr xmlns:w="http://schemas.openxmlformats.org/wordprocessingml/2006/main">
        <w:numPr>
          <w:ilvl w:val="0"/>
          <w:numId w:val="6"/>
        </w:numPr>
        <w:jc w:val="both"/>
        <w:rPr>
          <w:sz w:val="22"/>
          <w:szCs w:val="22"/>
        </w:rPr>
      </w:pPr>
      <w:r xmlns:w="http://schemas.openxmlformats.org/wordprocessingml/2006/main">
        <w:rPr>
          <w:sz w:val="22"/>
          <w:szCs w:val="22"/>
        </w:rPr>
        <w:t xml:space="preserve">Headers:</w:t>
      </w:r>
    </w:p>
    <w:p>
      <w:pPr xmlns:w="http://schemas.openxmlformats.org/wordprocessingml/2006/main">
        <w:ind w:left="720"/>
        <w:jc w:val="both"/>
        <w:rPr>
          <w:sz w:val="22"/>
          <w:szCs w:val="22"/>
          <w:lang w:val="en"/>
        </w:rPr>
      </w:pPr>
      <w:r xmlns:w="http://schemas.openxmlformats.org/wordprocessingml/2006/main">
        <w:rPr>
          <w:sz w:val="22"/>
          <w:szCs w:val="22"/>
          <w:lang w:val="en"/>
        </w:rPr>
        <w:t xml:space="preserve">+ Cookie: access_token value or Authorization: username/pass like logging in on the web or Authorization: username/pass like logging in on the web</w:t>
      </w:r>
    </w:p>
    <w:p>
      <w:pPr xmlns:w="http://schemas.openxmlformats.org/wordprocessingml/2006/main">
        <w:pStyle w:val="4"/>
        <w:ind w:firstLine="720"/>
        <w:rPr>
          <w:sz w:val="22"/>
          <w:szCs w:val="22"/>
          <w:lang w:val="fr-FR"/>
        </w:rPr>
      </w:pPr>
      <w:r xmlns:w="http://schemas.openxmlformats.org/wordprocessingml/2006/main">
        <w:rPr>
          <w:sz w:val="22"/>
          <w:szCs w:val="22"/>
          <w:lang w:val="fr-FR"/>
        </w:rPr>
        <w:t xml:space="preserve">+ Content-Type : application/json</w:t>
      </w:r>
    </w:p>
    <w:tbl>
      <w:tblPr>
        <w:tblStyle w:val="14"/>
        <w:tblW w:w="93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2692"/>
        <w:gridCol w:w="4483"/>
      </w:tblGrid>
      <w:tr>
        <w:trPr>
          <w:trHeight w:val="521" w:hRule="atLeast"/>
          <w:jc w:val="center"/>
        </w:trPr>
        <w:tc>
          <w:tcPr>
            <w:tcW w:w="2127"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Parameter name</w:t>
            </w:r>
          </w:p>
        </w:tc>
        <w:tc>
          <w:tcPr>
            <w:tcW w:w="2692"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Data types, constraints</w:t>
            </w:r>
          </w:p>
        </w:tc>
        <w:tc>
          <w:tcPr>
            <w:tcW w:w="4483"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Describe</w:t>
            </w:r>
          </w:p>
        </w:tc>
      </w:tr>
      <w:tr>
        <w:trPr>
          <w:trHeight w:val="448" w:hRule="atLeast"/>
          <w:jc w:val="center"/>
        </w:trPr>
        <w:tc>
          <w:tcPr>
            <w:tcW w:w="212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supplierTaxCode</w:t>
            </w:r>
          </w:p>
        </w:tc>
        <w:tc>
          <w:tcPr>
            <w:tcW w:w="2692"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 [0-9-]+</w:t>
            </w:r>
          </w:p>
        </w:tc>
        <w:tc>
          <w:tcPr>
            <w:tcW w:w="448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Tax identification number of the invoice-issuing business/branch. A business can have multiple tax codes</w:t>
            </w:r>
          </w:p>
          <w:p>
            <w:pPr xmlns:w="http://schemas.openxmlformats.org/wordprocessingml/2006/main">
              <w:spacing w:before="0"/>
              <w:ind w:left="0"/>
              <w:jc w:val="both"/>
              <w:rPr>
                <w:sz w:val="22"/>
                <w:szCs w:val="22"/>
              </w:rPr>
            </w:pPr>
            <w:r xmlns:w="http://schemas.openxmlformats.org/wordprocessingml/2006/main">
              <w:rPr>
                <w:sz w:val="22"/>
                <w:szCs w:val="22"/>
              </w:rPr>
              <w:t xml:space="preserve">Model 1: 0312770607</w:t>
            </w:r>
          </w:p>
          <w:p>
            <w:pPr xmlns:w="http://schemas.openxmlformats.org/wordprocessingml/2006/main">
              <w:spacing w:before="0"/>
              <w:ind w:left="0"/>
              <w:jc w:val="both"/>
              <w:rPr>
                <w:sz w:val="22"/>
                <w:szCs w:val="22"/>
              </w:rPr>
            </w:pPr>
            <w:r xmlns:w="http://schemas.openxmlformats.org/wordprocessingml/2006/main">
              <w:rPr>
                <w:sz w:val="22"/>
                <w:szCs w:val="22"/>
              </w:rPr>
              <w:t xml:space="preserve">Form 2: 0312770607-001</w:t>
            </w:r>
          </w:p>
          <w:p>
            <w:pPr>
              <w:spacing w:before="0"/>
              <w:ind w:left="0"/>
              <w:jc w:val="both"/>
              <w:rPr>
                <w:sz w:val="22"/>
                <w:szCs w:val="22"/>
              </w:rPr>
            </w:pPr>
          </w:p>
        </w:tc>
      </w:tr>
      <w:tr>
        <w:trPr>
          <w:trHeight w:val="448" w:hRule="atLeast"/>
          <w:jc w:val="center"/>
        </w:trPr>
        <w:tc>
          <w:tcPr>
            <w:tcW w:w="212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templateCode</w:t>
            </w:r>
          </w:p>
        </w:tc>
        <w:tc>
          <w:tcPr>
            <w:tcW w:w="2692"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 20</w:t>
            </w:r>
          </w:p>
        </w:tc>
        <w:tc>
          <w:tcPr>
            <w:tcW w:w="448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 sample code.</w:t>
            </w:r>
          </w:p>
          <w:p>
            <w:pPr>
              <w:spacing w:before="0"/>
              <w:ind w:left="0"/>
              <w:jc w:val="both"/>
              <w:rPr>
                <w:sz w:val="22"/>
                <w:szCs w:val="22"/>
              </w:rPr>
            </w:pPr>
          </w:p>
        </w:tc>
      </w:tr>
      <w:tr>
        <w:trPr>
          <w:trHeight w:val="448" w:hRule="atLeast"/>
          <w:jc w:val="center"/>
        </w:trPr>
        <w:tc>
          <w:tcPr>
            <w:tcW w:w="212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hashString</w:t>
            </w:r>
          </w:p>
        </w:tc>
        <w:tc>
          <w:tcPr>
            <w:tcW w:w="2692"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tc>
        <w:tc>
          <w:tcPr>
            <w:tcW w:w="448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The Hash string that the data returned is in the getHash request above</w:t>
            </w:r>
          </w:p>
          <w:p>
            <w:pPr xmlns:w="http://schemas.openxmlformats.org/wordprocessingml/2006/main">
              <w:spacing w:before="0"/>
              <w:ind w:left="0"/>
              <w:jc w:val="both"/>
              <w:rPr>
                <w:sz w:val="22"/>
                <w:szCs w:val="22"/>
              </w:rPr>
            </w:pPr>
            <w:r xmlns:w="http://schemas.openxmlformats.org/wordprocessingml/2006/main">
              <w:rPr>
                <w:sz w:val="22"/>
                <w:szCs w:val="22"/>
                <w:highlight w:val="yellow"/>
              </w:rPr>
              <w:t xml:space="preserve">= out put of API : </w:t>
            </w:r>
            <w:r xmlns:w="http://schemas.openxmlformats.org/wordprocessingml/2006/main">
              <w:rPr>
                <w:sz w:val="22"/>
                <w:szCs w:val="22"/>
                <w:highlight w:val="yellow"/>
                <w:lang w:val="en"/>
              </w:rPr>
              <w:t xml:space="preserve">7.15 </w:t>
            </w:r>
            <w:r xmlns:w="http://schemas.openxmlformats.org/wordprocessingml/2006/main">
              <w:rPr>
                <w:sz w:val="22"/>
                <w:szCs w:val="22"/>
                <w:highlight w:val="yellow"/>
              </w:rPr>
              <w:t xml:space="preserve">USB Token Signing Billing</w:t>
            </w:r>
            <w:r xmlns:w="http://schemas.openxmlformats.org/wordprocessingml/2006/main">
              <w:rPr>
                <w:sz w:val="22"/>
                <w:szCs w:val="22"/>
              </w:rPr>
              <w:t xml:space="preserve"> </w:t>
            </w:r>
            <w:r xmlns:w="http://schemas.openxmlformats.org/wordprocessingml/2006/main">
              <w:rPr>
                <w:sz w:val="22"/>
                <w:szCs w:val="22"/>
                <w:highlight w:val="yellow"/>
              </w:rPr>
              <w:t xml:space="preserve">(Step 1: Get the hash string)</w:t>
            </w:r>
          </w:p>
        </w:tc>
      </w:tr>
      <w:tr>
        <w:trPr>
          <w:trHeight w:val="448" w:hRule="atLeast"/>
          <w:jc w:val="center"/>
        </w:trPr>
        <w:tc>
          <w:tcPr>
            <w:tcW w:w="212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signature. signature</w:t>
            </w:r>
          </w:p>
        </w:tc>
        <w:tc>
          <w:tcPr>
            <w:tcW w:w="2692"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tc>
        <w:tc>
          <w:tcPr>
            <w:tcW w:w="448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Signature after hashString has been signed by USB token. Base64 format</w:t>
            </w:r>
          </w:p>
        </w:tc>
      </w:tr>
    </w:tbl>
    <w:p>
      <w:pPr xmlns:w="http://schemas.openxmlformats.org/wordprocessingml/2006/main">
        <w:snapToGrid w:val="0"/>
        <w:jc w:val="both"/>
        <w:rPr>
          <w:sz w:val="22"/>
          <w:szCs w:val="22"/>
          <w:lang w:val="fr-FR"/>
        </w:rPr>
      </w:pPr>
      <w:r xmlns:w="http://schemas.openxmlformats.org/wordprocessingml/2006/main">
        <w:rPr>
          <w:sz w:val="22"/>
          <w:szCs w:val="22"/>
          <w:lang w:val="fr-FR"/>
        </w:rPr>
        <w:t xml:space="preserve">Json example</w:t>
      </w:r>
    </w:p>
    <w:p>
      <w:pPr xmlns:w="http://schemas.openxmlformats.org/wordprocessingml/2006/main">
        <w:widowControl/>
        <w:shd w:val="clear" w:color="auto" w:fill="DBE5F1"/>
        <w:spacing w:before="0" w:line="240" w:lineRule="auto"/>
        <w:ind w:left="993" w:right="285"/>
        <w:jc w:val="both"/>
        <w:rPr>
          <w:b/>
          <w:bCs/>
          <w:snapToGrid/>
          <w:color w:val="8000FF"/>
          <w:sz w:val="22"/>
          <w:szCs w:val="22"/>
          <w:lang w:val="fr-FR"/>
        </w:rPr>
      </w:pPr>
      <w:r xmlns:w="http://schemas.openxmlformats.org/wordprocessingml/2006/main">
        <w:rPr>
          <w:b/>
          <w:bCs/>
          <w:snapToGrid/>
          <w:color w:val="8000FF"/>
          <w:sz w:val="22"/>
          <w:szCs w:val="22"/>
          <w:lang w:val="fr-FR"/>
        </w:rPr>
        <w:t xml:space="preserve">{</w:t>
      </w:r>
    </w:p>
    <w:p>
      <w:pPr xmlns:w="http://schemas.openxmlformats.org/wordprocessingml/2006/main">
        <w:widowControl/>
        <w:shd w:val="clear" w:color="auto" w:fill="DBE5F1"/>
        <w:spacing w:before="0" w:line="240" w:lineRule="auto"/>
        <w:ind w:left="993" w:right="285"/>
        <w:jc w:val="both"/>
        <w:rPr>
          <w:b/>
          <w:bCs/>
          <w:snapToGrid/>
          <w:color w:val="8000FF"/>
          <w:sz w:val="22"/>
          <w:szCs w:val="22"/>
          <w:lang w:val="fr-FR"/>
        </w:rPr>
      </w:pPr>
      <w:r xmlns:w="http://schemas.openxmlformats.org/wordprocessingml/2006/main">
        <w:rPr>
          <w:b/>
          <w:bCs/>
          <w:snapToGrid/>
          <w:color w:val="8000FF"/>
          <w:sz w:val="22"/>
          <w:szCs w:val="22"/>
          <w:lang w:val="fr-FR"/>
        </w:rPr>
        <w:t xml:space="preserve">"supplierTaxCode": "0100109106-712",</w:t>
      </w:r>
    </w:p>
    <w:p>
      <w:pPr xmlns:w="http://schemas.openxmlformats.org/wordprocessingml/2006/main">
        <w:widowControl/>
        <w:shd w:val="clear" w:color="auto" w:fill="DBE5F1"/>
        <w:spacing w:before="0" w:line="240" w:lineRule="auto"/>
        <w:ind w:left="993" w:right="285"/>
        <w:jc w:val="both"/>
        <w:rPr>
          <w:b/>
          <w:bCs/>
          <w:snapToGrid/>
          <w:color w:val="8000FF"/>
          <w:sz w:val="22"/>
          <w:szCs w:val="22"/>
          <w:lang w:val="fr-FR"/>
        </w:rPr>
      </w:pPr>
      <w:r xmlns:w="http://schemas.openxmlformats.org/wordprocessingml/2006/main">
        <w:rPr>
          <w:b/>
          <w:bCs/>
          <w:snapToGrid/>
          <w:color w:val="8000FF"/>
          <w:sz w:val="22"/>
          <w:szCs w:val="22"/>
          <w:lang w:val="fr-FR"/>
        </w:rPr>
        <w:t xml:space="preserve">"templateCode": "01GTKT0/002",</w:t>
      </w:r>
    </w:p>
    <w:p>
      <w:pPr xmlns:w="http://schemas.openxmlformats.org/wordprocessingml/2006/main">
        <w:widowControl/>
        <w:shd w:val="clear" w:color="auto" w:fill="DBE5F1"/>
        <w:spacing w:before="0" w:line="240" w:lineRule="auto"/>
        <w:ind w:left="993" w:right="285"/>
        <w:jc w:val="both"/>
        <w:rPr>
          <w:b/>
          <w:bCs/>
          <w:snapToGrid/>
          <w:color w:val="8000FF"/>
          <w:sz w:val="22"/>
          <w:szCs w:val="22"/>
          <w:lang w:val="fr-FR"/>
        </w:rPr>
      </w:pPr>
      <w:r xmlns:w="http://schemas.openxmlformats.org/wordprocessingml/2006/main">
        <w:rPr>
          <w:b/>
          <w:bCs/>
          <w:snapToGrid/>
          <w:color w:val="8000FF"/>
          <w:sz w:val="22"/>
          <w:szCs w:val="22"/>
          <w:lang w:val="fr-FR"/>
        </w:rPr>
        <w:t xml:space="preserve">"hashString": "0HFm34vX525V3Syg5EwdTnfO21s=",</w:t>
      </w:r>
    </w:p>
    <w:p>
      <w:pPr xmlns:w="http://schemas.openxmlformats.org/wordprocessingml/2006/main">
        <w:widowControl/>
        <w:shd w:val="clear" w:color="auto" w:fill="DBE5F1"/>
        <w:spacing w:before="0" w:line="240" w:lineRule="auto"/>
        <w:ind w:left="993" w:right="285"/>
        <w:jc w:val="both"/>
        <w:rPr>
          <w:b/>
          <w:bCs/>
          <w:snapToGrid/>
          <w:color w:val="8000FF"/>
          <w:sz w:val="22"/>
          <w:szCs w:val="22"/>
          <w:lang w:val="fr-FR"/>
        </w:rPr>
      </w:pPr>
      <w:r xmlns:w="http://schemas.openxmlformats.org/wordprocessingml/2006/main">
        <w:rPr>
          <w:b/>
          <w:bCs/>
          <w:snapToGrid/>
          <w:color w:val="8000FF"/>
          <w:sz w:val="22"/>
          <w:szCs w:val="22"/>
          <w:lang w:val="fr-FR"/>
        </w:rPr>
        <w:t xml:space="preserve">"signature": "U0WpJk2Q/rDsnZDz8hiWKvs6QEf5DHTG8JyXjjNMtggZ/MIDP0hn9Mutc2uPZEOxqk2YnMjuRSxU8ST/T+C5i46Vb/0+7uIfzKpPm2yrsOSivCdzr6FrY6nJPkfkOWEdEs/hqDzcf 4Vn8ZCVkNfovYR4prPGc7kNpO21sNb9BAI="</w:t>
      </w:r>
    </w:p>
    <w:p>
      <w:pPr xmlns:w="http://schemas.openxmlformats.org/wordprocessingml/2006/main">
        <w:widowControl/>
        <w:shd w:val="clear" w:color="auto" w:fill="DBE5F1"/>
        <w:spacing w:before="0" w:line="240" w:lineRule="auto"/>
        <w:ind w:left="993" w:right="285"/>
        <w:jc w:val="both"/>
        <w:rPr>
          <w:b/>
          <w:bCs/>
          <w:snapToGrid/>
          <w:color w:val="8000FF"/>
          <w:sz w:val="22"/>
          <w:szCs w:val="22"/>
        </w:rPr>
      </w:pPr>
      <w:r xmlns:w="http://schemas.openxmlformats.org/wordprocessingml/2006/main">
        <w:rPr>
          <w:b/>
          <w:bCs/>
          <w:snapToGrid/>
          <w:color w:val="8000FF"/>
          <w:sz w:val="22"/>
          <w:szCs w:val="22"/>
        </w:rPr>
        <w:t xml:space="preserve">}</w:t>
      </w:r>
    </w:p>
    <w:p>
      <w:pPr xmlns:w="http://schemas.openxmlformats.org/wordprocessingml/2006/main">
        <w:snapToGrid w:val="0"/>
        <w:jc w:val="both"/>
        <w:rPr>
          <w:sz w:val="22"/>
          <w:szCs w:val="22"/>
        </w:rPr>
      </w:pPr>
      <w:r xmlns:w="http://schemas.openxmlformats.org/wordprocessingml/2006/main">
        <w:rPr>
          <w:sz w:val="22"/>
          <w:szCs w:val="22"/>
        </w:rPr>
        <w:t xml:space="preserve">Results returned</w:t>
      </w:r>
    </w:p>
    <w:p>
      <w:pPr xmlns:w="http://schemas.openxmlformats.org/wordprocessingml/2006/main">
        <w:numPr>
          <w:ilvl w:val="2"/>
          <w:numId w:val="6"/>
        </w:numPr>
        <w:snapToGrid w:val="0"/>
        <w:ind w:left="993" w:right="285"/>
        <w:jc w:val="both"/>
        <w:rPr>
          <w:sz w:val="22"/>
          <w:szCs w:val="22"/>
        </w:rPr>
      </w:pPr>
      <w:r xmlns:w="http://schemas.openxmlformats.org/wordprocessingml/2006/main">
        <w:rPr>
          <w:sz w:val="22"/>
          <w:szCs w:val="22"/>
        </w:rPr>
        <w:t xml:space="preserve">Data on information about issued invoices0</w:t>
      </w:r>
    </w:p>
    <w:p>
      <w:pPr xmlns:w="http://schemas.openxmlformats.org/wordprocessingml/2006/main">
        <w:widowControl/>
        <w:shd w:val="clear" w:color="auto" w:fill="DBE5F1"/>
        <w:spacing w:before="0" w:line="240" w:lineRule="auto"/>
        <w:ind w:left="993" w:right="285"/>
        <w:jc w:val="both"/>
        <w:rPr>
          <w:snapToGrid/>
          <w:color w:val="000000"/>
          <w:sz w:val="22"/>
          <w:szCs w:val="22"/>
        </w:rPr>
      </w:pP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993" w:right="285"/>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"errorCode" </w:t>
      </w: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993" w:right="285"/>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"description" </w:t>
      </w: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993" w:right="285"/>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"result" </w:t>
      </w:r>
      <w:r xmlns:w="http://schemas.openxmlformats.org/wordprocessingml/2006/main">
        <w:rPr>
          <w:snapToGrid/>
          <w:color w:val="000000"/>
          <w:sz w:val="22"/>
          <w:szCs w:val="22"/>
        </w:rPr>
        <w:t xml:space="preserve">: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993" w:right="285"/>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"supplierTaxCode" </w:t>
      </w:r>
      <w:r xmlns:w="http://schemas.openxmlformats.org/wordprocessingml/2006/main">
        <w:rPr>
          <w:snapToGrid/>
          <w:color w:val="000000"/>
          <w:sz w:val="22"/>
          <w:szCs w:val="22"/>
        </w:rPr>
        <w:t xml:space="preserve">: </w:t>
      </w:r>
      <w:r xmlns:w="http://schemas.openxmlformats.org/wordprocessingml/2006/main">
        <w:rPr>
          <w:snapToGrid/>
          <w:color w:val="FF8000"/>
          <w:sz w:val="22"/>
          <w:szCs w:val="22"/>
        </w:rPr>
        <w:t xml:space="preserve">0100109106-712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993" w:right="285"/>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"invoiceNo" </w:t>
      </w:r>
      <w:r xmlns:w="http://schemas.openxmlformats.org/wordprocessingml/2006/main">
        <w:rPr>
          <w:snapToGrid/>
          <w:color w:val="000000"/>
          <w:sz w:val="22"/>
          <w:szCs w:val="22"/>
        </w:rPr>
        <w:t xml:space="preserve">: AA </w:t>
      </w:r>
      <w:r xmlns:w="http://schemas.openxmlformats.org/wordprocessingml/2006/main">
        <w:rPr>
          <w:b/>
          <w:bCs/>
          <w:snapToGrid/>
          <w:color w:val="8000FF"/>
          <w:sz w:val="22"/>
          <w:szCs w:val="22"/>
        </w:rPr>
        <w:t xml:space="preserve">/ </w:t>
      </w:r>
      <w:r xmlns:w="http://schemas.openxmlformats.org/wordprocessingml/2006/main">
        <w:rPr>
          <w:snapToGrid/>
          <w:color w:val="FF8000"/>
          <w:sz w:val="22"/>
          <w:szCs w:val="22"/>
        </w:rPr>
        <w:t xml:space="preserve">20E0000018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993" w:right="285"/>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"transactionID" </w:t>
      </w:r>
      <w:r xmlns:w="http://schemas.openxmlformats.org/wordprocessingml/2006/main">
        <w:rPr>
          <w:snapToGrid/>
          <w:color w:val="000000"/>
          <w:sz w:val="22"/>
          <w:szCs w:val="22"/>
        </w:rPr>
        <w:t xml:space="preserve">: </w:t>
      </w:r>
      <w:r xmlns:w="http://schemas.openxmlformats.org/wordprocessingml/2006/main">
        <w:rPr>
          <w:snapToGrid/>
          <w:color w:val="FF8000"/>
          <w:sz w:val="22"/>
          <w:szCs w:val="22"/>
        </w:rPr>
        <w:t xml:space="preserve">12523522245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993" w:right="285"/>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"reservationCode" </w:t>
      </w:r>
      <w:r xmlns:w="http://schemas.openxmlformats.org/wordprocessingml/2006/main">
        <w:rPr>
          <w:snapToGrid/>
          <w:color w:val="000000"/>
          <w:sz w:val="22"/>
          <w:szCs w:val="22"/>
        </w:rPr>
        <w:t xml:space="preserve">: AXHBNK8I0H</w:t>
      </w:r>
    </w:p>
    <w:p>
      <w:pPr xmlns:w="http://schemas.openxmlformats.org/wordprocessingml/2006/main">
        <w:widowControl/>
        <w:shd w:val="clear" w:color="auto" w:fill="DBE5F1"/>
        <w:spacing w:before="0" w:line="240" w:lineRule="auto"/>
        <w:ind w:left="993" w:right="285"/>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993" w:right="285"/>
        <w:jc w:val="both"/>
        <w:rPr>
          <w:b/>
          <w:bCs/>
          <w:snapToGrid/>
          <w:color w:val="8000FF"/>
          <w:sz w:val="22"/>
          <w:szCs w:val="22"/>
        </w:rPr>
      </w:pPr>
      <w:r xmlns:w="http://schemas.openxmlformats.org/wordprocessingml/2006/main">
        <w:rPr>
          <w:b/>
          <w:bCs/>
          <w:snapToGrid/>
          <w:color w:val="8000FF"/>
          <w:sz w:val="22"/>
          <w:szCs w:val="22"/>
        </w:rPr>
        <w:t xml:space="preserve">}</w:t>
      </w:r>
      <w:r xmlns:w="http://schemas.openxmlformats.org/wordprocessingml/2006/main">
        <w:rPr>
          <w:b/>
          <w:bCs/>
          <w:snapToGrid/>
          <w:color w:val="8000FF"/>
          <w:sz w:val="22"/>
          <w:szCs w:val="22"/>
        </w:rPr>
        <w:br xmlns:w="http://schemas.openxmlformats.org/wordprocessingml/2006/main" w:type="textWrapping"/>
      </w:r>
    </w:p>
    <w:p>
      <w:pPr>
        <w:snapToGrid w:val="0"/>
        <w:jc w:val="both"/>
        <w:rPr>
          <w:sz w:val="22"/>
          <w:szCs w:val="22"/>
        </w:rPr>
      </w:pPr>
    </w:p>
    <w:tbl>
      <w:tblPr>
        <w:tblStyle w:val="14"/>
        <w:tblW w:w="8784" w:type="dxa"/>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gridCol w:w="6251"/>
      </w:tblGrid>
      <w:tr>
        <w:tc>
          <w:tcPr>
            <w:tcW w:w="2533" w:type="dxa"/>
            <w:shd w:val="clear" w:color="auto" w:fill="D9D9D9"/>
            <w:noWrap w:val="0"/>
            <w:vAlign w:val="top"/>
          </w:tcPr>
          <w:p>
            <w:pPr xmlns:w="http://schemas.openxmlformats.org/wordprocessingml/2006/main">
              <w:jc w:val="center"/>
              <w:rPr>
                <w:b/>
                <w:sz w:val="22"/>
                <w:szCs w:val="22"/>
              </w:rPr>
            </w:pPr>
            <w:r xmlns:w="http://schemas.openxmlformats.org/wordprocessingml/2006/main">
              <w:rPr>
                <w:b/>
                <w:sz w:val="22"/>
                <w:szCs w:val="22"/>
              </w:rPr>
              <w:t xml:space="preserve">School's name</w:t>
            </w:r>
          </w:p>
        </w:tc>
        <w:tc>
          <w:tcPr>
            <w:tcW w:w="6251" w:type="dxa"/>
            <w:shd w:val="clear" w:color="auto" w:fill="D9D9D9"/>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Describe</w:t>
            </w:r>
          </w:p>
        </w:tc>
      </w:tr>
      <w:t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errorCode</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 code (value is null if invoiced successfully)</w:t>
            </w:r>
          </w:p>
        </w:tc>
      </w:tr>
      <w:t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description</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 Description (value is null if invoiced successfully)</w:t>
            </w:r>
          </w:p>
        </w:tc>
      </w:tr>
      <w:t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supplierTaxCode</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Seller tax code (invoice-issuing business)</w:t>
            </w:r>
          </w:p>
        </w:tc>
      </w:tr>
      <w:t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invoiceNo</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 number eg: AA\20E0000001</w:t>
            </w:r>
          </w:p>
        </w:tc>
      </w:tr>
      <w:t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transactionID</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Id of the transaction</w:t>
            </w:r>
          </w:p>
        </w:tc>
      </w:tr>
      <w:t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reservationCode</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Secret codes used by customers to look up</w:t>
            </w:r>
          </w:p>
        </w:tc>
      </w:tr>
    </w:tbl>
    <w:p>
      <w:pPr xmlns:w="http://schemas.openxmlformats.org/wordprocessingml/2006/main">
        <w:rPr>
          <w:sz w:val="22"/>
          <w:szCs w:val="22"/>
        </w:rPr>
      </w:pPr>
      <w:r xmlns:w="http://schemas.openxmlformats.org/wordprocessingml/2006/main">
        <w:rPr>
          <w:sz w:val="22"/>
          <w:szCs w:val="22"/>
        </w:rPr>
        <w:t xml:space="preserve">More information at </w:t>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HYPERLINK "https://sinvoice.viettel.vn/download/soft/signhash.rar" </w:instrText>
      </w:r>
      <w:r xmlns:w="http://schemas.openxmlformats.org/wordprocessingml/2006/main">
        <w:rPr>
          <w:sz w:val="22"/>
          <w:szCs w:val="22"/>
        </w:rPr>
        <w:fldChar xmlns:w="http://schemas.openxmlformats.org/wordprocessingml/2006/main" w:fldCharType="separate"/>
      </w:r>
      <w:r xmlns:w="http://schemas.openxmlformats.org/wordprocessingml/2006/main">
        <w:rPr>
          <w:rStyle w:val="12"/>
          <w:sz w:val="22"/>
          <w:szCs w:val="22"/>
        </w:rPr>
        <w:t xml:space="preserve">https://sinvoice.viettel.vn/download/soft/signhash.rar</w:t>
      </w:r>
      <w:r xmlns:w="http://schemas.openxmlformats.org/wordprocessingml/2006/main">
        <w:rPr>
          <w:sz w:val="22"/>
          <w:szCs w:val="22"/>
        </w:rPr>
        <w:fldChar xmlns:w="http://schemas.openxmlformats.org/wordprocessingml/2006/main" w:fldCharType="end"/>
      </w:r>
    </w:p>
    <w:p>
      <w:r xmlns:w="http://schemas.openxmlformats.org/wordprocessingml/2006/main">
        <w:rPr>
          <w:b/>
          <w:bCs/>
        </w:rPr>
        <w:t xml:space="preserve">Note:</w:t>
      </w:r>
      <w:r xmlns:w="http://schemas.openxmlformats.org/wordprocessingml/2006/main">
        <w:t xml:space="preserve"> </w:t>
      </w:r>
      <w:r xmlns:w="http://schemas.openxmlformats.org/wordprocessingml/2006/main">
        <w:rPr>
          <w:highlight w:val="yellow"/>
        </w:rPr>
        <w:t xml:space="preserve">If it is a cash register invoice, the response will return information including the CQT code issued: "codeOfTax", if it is not a cash register invoice, return codeOfTax = null</w:t>
      </w:r>
    </w:p>
    <w:p>
      <w:pPr xmlns:w="http://schemas.openxmlformats.org/wordprocessingml/2006/main">
        <w:snapToGrid w:val="0"/>
        <w:ind w:left="720"/>
        <w:jc w:val="both"/>
        <w:rPr>
          <w:sz w:val="22"/>
          <w:szCs w:val="22"/>
          <w:highlight w:val="yellow"/>
          <w:lang w:val="vi-VN"/>
        </w:rPr>
      </w:pPr>
      <w:r xmlns:w="http://schemas.openxmlformats.org/wordprocessingml/2006/main">
        <w:rPr>
          <w:sz w:val="22"/>
          <w:szCs w:val="22"/>
          <w:highlight w:val="yellow"/>
          <w:lang w:val="vi-VN"/>
        </w:rPr>
        <w:t xml:space="preserve">Example output sample</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"errorCode": null,</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"description": null,</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"result": {</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"supplierTaxCode": "0100109106-710",</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"invoiceNo": "C23MHY3",</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"transactionID": "168378907853232661",</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"reservationCode": "2QTBFEMAXFWZO5B",</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"codeOfTax": "M1-23-34567-00000000201"</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w:t>
      </w:r>
    </w:p>
    <w:p>
      <w:pPr xmlns:w="http://schemas.openxmlformats.org/wordprocessingml/2006/main">
        <w:snapToGrid w:val="0"/>
        <w:ind w:left="720"/>
        <w:jc w:val="both"/>
        <w:rPr>
          <w:sz w:val="22"/>
          <w:szCs w:val="22"/>
          <w:highlight w:val="yellow"/>
          <w:lang w:val="vi-VN"/>
        </w:rPr>
      </w:pPr>
      <w:r xmlns:w="http://schemas.openxmlformats.org/wordprocessingml/2006/main">
        <w:rPr>
          <w:bCs/>
          <w:szCs w:val="24"/>
          <w:highlight w:val="yellow"/>
        </w:rPr>
        <w:t xml:space="preserve">}</w:t>
      </w:r>
    </w:p>
    <w:p>
      <w:pPr xmlns:w="http://schemas.openxmlformats.org/wordprocessingml/2006/main">
        <w:pStyle w:val="20"/>
        <w:rPr>
          <w:sz w:val="22"/>
          <w:szCs w:val="22"/>
        </w:rPr>
      </w:pPr>
      <w:bookmarkStart xmlns:w="http://schemas.openxmlformats.org/wordprocessingml/2006/main" w:id="53" w:name="_Toc115266199"/>
      <w:r xmlns:w="http://schemas.openxmlformats.org/wordprocessingml/2006/main">
        <w:rPr>
          <w:sz w:val="22"/>
          <w:szCs w:val="22"/>
        </w:rPr>
        <w:t xml:space="preserve">Switch fonts</w:t>
      </w:r>
      <w:bookmarkEnd xmlns:w="http://schemas.openxmlformats.org/wordprocessingml/2006/main" w:id="53"/>
    </w:p>
    <w:p>
      <w:pPr xmlns:w="http://schemas.openxmlformats.org/wordprocessingml/2006/main">
        <w:jc w:val="both"/>
        <w:rPr>
          <w:sz w:val="22"/>
          <w:szCs w:val="22"/>
        </w:rPr>
      </w:pPr>
      <w:r xmlns:w="http://schemas.openxmlformats.org/wordprocessingml/2006/main">
        <w:rPr>
          <w:sz w:val="22"/>
          <w:szCs w:val="22"/>
        </w:rPr>
        <w:t xml:space="preserve">Support converting from fonts to unicode (Customers use this API) combined with the invoice creation API to convert data</w:t>
      </w:r>
    </w:p>
    <w:p>
      <w:pPr xmlns:w="http://schemas.openxmlformats.org/wordprocessingml/2006/main">
        <w:pStyle w:val="19"/>
        <w:widowControl w:val="0"/>
        <w:numPr>
          <w:ilvl w:val="0"/>
          <w:numId w:val="12"/>
        </w:numPr>
        <w:spacing w:before="120" w:line="360" w:lineRule="auto"/>
        <w:contextualSpacing/>
        <w:jc w:val="both"/>
        <w:rPr>
          <w:rFonts w:ascii="Times New Roman" w:hAnsi="Times New Roman"/>
          <w:b/>
          <w:color w:val="0000FF"/>
        </w:rPr>
      </w:pPr>
      <w:r xmlns:w="http://schemas.openxmlformats.org/wordprocessingml/2006/main">
        <w:rPr>
          <w:rFonts w:ascii="Times New Roman" w:hAnsi="Times New Roman"/>
          <w:b/>
          <w:color w:val="0000FF"/>
        </w:rPr>
        <w:t xml:space="preserve">Input:</w:t>
      </w:r>
    </w:p>
    <w:p>
      <w:pPr xmlns:w="http://schemas.openxmlformats.org/wordprocessingml/2006/main">
        <w:numPr>
          <w:ilvl w:val="0"/>
          <w:numId w:val="6"/>
        </w:numPr>
        <w:snapToGrid w:val="0"/>
        <w:jc w:val="both"/>
        <w:rPr>
          <w:sz w:val="22"/>
          <w:szCs w:val="22"/>
        </w:rPr>
      </w:pPr>
      <w:r xmlns:w="http://schemas.openxmlformats.org/wordprocessingml/2006/main">
        <w:rPr>
          <w:sz w:val="22"/>
          <w:szCs w:val="22"/>
        </w:rPr>
        <w:t xml:space="preserve">Action (POST): </w:t>
      </w:r>
      <w:r xmlns:w="http://schemas.openxmlformats.org/wordprocessingml/2006/main">
        <w:rPr>
          <w:color w:val="505050"/>
          <w:sz w:val="22"/>
          <w:szCs w:val="22"/>
          <w:shd w:val="clear" w:color="auto" w:fill="FAFAFA"/>
        </w:rPr>
        <w:t xml:space="preserve">InvoiceAPI/InvoiceUtilsWS/convertFont</w:t>
      </w:r>
    </w:p>
    <w:p>
      <w:pPr xmlns:w="http://schemas.openxmlformats.org/wordprocessingml/2006/main">
        <w:numPr>
          <w:ilvl w:val="0"/>
          <w:numId w:val="6"/>
        </w:numPr>
        <w:jc w:val="both"/>
        <w:rPr>
          <w:sz w:val="22"/>
          <w:szCs w:val="22"/>
        </w:rPr>
      </w:pPr>
      <w:r xmlns:w="http://schemas.openxmlformats.org/wordprocessingml/2006/main">
        <w:rPr>
          <w:sz w:val="22"/>
          <w:szCs w:val="22"/>
        </w:rPr>
        <w:t xml:space="preserve">Headers:</w:t>
      </w:r>
    </w:p>
    <w:p>
      <w:pPr xmlns:w="http://schemas.openxmlformats.org/wordprocessingml/2006/main">
        <w:ind w:left="720"/>
        <w:jc w:val="both"/>
        <w:rPr>
          <w:sz w:val="22"/>
          <w:szCs w:val="22"/>
          <w:lang w:val="en"/>
        </w:rPr>
      </w:pPr>
      <w:r xmlns:w="http://schemas.openxmlformats.org/wordprocessingml/2006/main">
        <w:rPr>
          <w:sz w:val="22"/>
          <w:szCs w:val="22"/>
          <w:lang w:val="en"/>
        </w:rPr>
        <w:t xml:space="preserve">+ Cookie: access_token value or Authorization: username/pass like logging in on the web or Authorization: username/pass like logging in on the web</w:t>
      </w:r>
    </w:p>
    <w:p>
      <w:pPr xmlns:w="http://schemas.openxmlformats.org/wordprocessingml/2006/main">
        <w:pStyle w:val="4"/>
        <w:ind w:firstLine="720"/>
        <w:rPr>
          <w:sz w:val="22"/>
          <w:szCs w:val="22"/>
          <w:lang w:val="fr-FR"/>
        </w:rPr>
      </w:pPr>
      <w:r xmlns:w="http://schemas.openxmlformats.org/wordprocessingml/2006/main">
        <w:rPr>
          <w:sz w:val="22"/>
          <w:szCs w:val="22"/>
          <w:lang w:val="fr-FR"/>
        </w:rPr>
        <w:t xml:space="preserve">+ Content-Type : application/json</w:t>
      </w:r>
    </w:p>
    <w:tbl>
      <w:tblPr>
        <w:tblStyle w:val="14"/>
        <w:tblW w:w="89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2794"/>
        <w:gridCol w:w="4045"/>
      </w:tblGrid>
      <w:tr>
        <w:trPr>
          <w:trHeight w:val="449" w:hRule="atLeast"/>
          <w:jc w:val="center"/>
        </w:trPr>
        <w:tc>
          <w:tcPr>
            <w:tcW w:w="2127" w:type="dxa"/>
            <w:shd w:val="clear" w:color="auto" w:fill="D9D9D9"/>
            <w:noWrap w:val="0"/>
            <w:vAlign w:val="top"/>
          </w:tcPr>
          <w:p>
            <w:pPr xmlns:w="http://schemas.openxmlformats.org/wordprocessingml/2006/main">
              <w:ind w:left="-135"/>
              <w:jc w:val="center"/>
              <w:rPr>
                <w:b/>
                <w:sz w:val="22"/>
                <w:szCs w:val="22"/>
              </w:rPr>
            </w:pPr>
            <w:r xmlns:w="http://schemas.openxmlformats.org/wordprocessingml/2006/main">
              <w:rPr>
                <w:b/>
                <w:sz w:val="22"/>
                <w:szCs w:val="22"/>
              </w:rPr>
              <w:t xml:space="preserve">Parameter name</w:t>
            </w:r>
          </w:p>
        </w:tc>
        <w:tc>
          <w:tcPr>
            <w:tcW w:w="2794" w:type="dxa"/>
            <w:shd w:val="clear" w:color="auto" w:fill="D9D9D9"/>
            <w:noWrap w:val="0"/>
            <w:vAlign w:val="top"/>
          </w:tcPr>
          <w:p>
            <w:pPr xmlns:w="http://schemas.openxmlformats.org/wordprocessingml/2006/main">
              <w:ind w:left="-14"/>
              <w:jc w:val="center"/>
              <w:rPr>
                <w:b/>
                <w:sz w:val="22"/>
                <w:szCs w:val="22"/>
              </w:rPr>
            </w:pPr>
            <w:r xmlns:w="http://schemas.openxmlformats.org/wordprocessingml/2006/main">
              <w:rPr>
                <w:b/>
                <w:bCs/>
                <w:sz w:val="22"/>
                <w:szCs w:val="22"/>
              </w:rPr>
              <w:t xml:space="preserve">Data types, constraints</w:t>
            </w:r>
          </w:p>
        </w:tc>
        <w:tc>
          <w:tcPr>
            <w:tcW w:w="4045" w:type="dxa"/>
            <w:shd w:val="clear" w:color="auto" w:fill="D9D9D9"/>
            <w:noWrap w:val="0"/>
            <w:vAlign w:val="top"/>
          </w:tcPr>
          <w:p>
            <w:pPr xmlns:w="http://schemas.openxmlformats.org/wordprocessingml/2006/main">
              <w:ind w:left="-104"/>
              <w:jc w:val="center"/>
              <w:rPr>
                <w:b/>
                <w:sz w:val="22"/>
                <w:szCs w:val="22"/>
              </w:rPr>
            </w:pPr>
            <w:r xmlns:w="http://schemas.openxmlformats.org/wordprocessingml/2006/main">
              <w:rPr>
                <w:b/>
                <w:sz w:val="22"/>
                <w:szCs w:val="22"/>
              </w:rPr>
              <w:t xml:space="preserve">Describe</w:t>
            </w:r>
          </w:p>
        </w:tc>
      </w:tr>
      <w:tr>
        <w:trPr>
          <w:trHeight w:val="448" w:hRule="atLeast"/>
          <w:jc w:val="center"/>
        </w:trPr>
        <w:tc>
          <w:tcPr>
            <w:tcW w:w="212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font</w:t>
            </w:r>
          </w:p>
        </w:tc>
        <w:tc>
          <w:tcPr>
            <w:tcW w:w="279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tc>
        <w:tc>
          <w:tcPr>
            <w:tcW w:w="4045"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Font data, supporting data include:</w:t>
            </w:r>
          </w:p>
          <w:p>
            <w:pPr xmlns:w="http://schemas.openxmlformats.org/wordprocessingml/2006/main">
              <w:spacing w:before="0"/>
              <w:ind w:left="0"/>
              <w:jc w:val="both"/>
              <w:rPr>
                <w:sz w:val="22"/>
                <w:szCs w:val="22"/>
              </w:rPr>
            </w:pPr>
            <w:r xmlns:w="http://schemas.openxmlformats.org/wordprocessingml/2006/main">
              <w:rPr>
                <w:sz w:val="22"/>
                <w:szCs w:val="22"/>
              </w:rPr>
              <w:t xml:space="preserve">VNI</w:t>
            </w:r>
          </w:p>
          <w:p>
            <w:pPr xmlns:w="http://schemas.openxmlformats.org/wordprocessingml/2006/main">
              <w:spacing w:before="0"/>
              <w:ind w:left="0"/>
              <w:jc w:val="both"/>
              <w:rPr>
                <w:sz w:val="22"/>
                <w:szCs w:val="22"/>
              </w:rPr>
            </w:pPr>
            <w:r xmlns:w="http://schemas.openxmlformats.org/wordprocessingml/2006/main">
              <w:rPr>
                <w:sz w:val="22"/>
                <w:szCs w:val="22"/>
              </w:rPr>
              <w:t xml:space="preserve">TCVN3</w:t>
            </w:r>
          </w:p>
          <w:p>
            <w:pPr xmlns:w="http://schemas.openxmlformats.org/wordprocessingml/2006/main">
              <w:spacing w:before="0"/>
              <w:ind w:left="0"/>
              <w:jc w:val="both"/>
              <w:rPr>
                <w:sz w:val="22"/>
                <w:szCs w:val="22"/>
              </w:rPr>
            </w:pPr>
            <w:r xmlns:w="http://schemas.openxmlformats.org/wordprocessingml/2006/main">
              <w:rPr>
                <w:sz w:val="22"/>
                <w:szCs w:val="22"/>
              </w:rPr>
              <w:t xml:space="preserve">TCVN1</w:t>
            </w:r>
          </w:p>
        </w:tc>
      </w:tr>
      <w:tr>
        <w:trPr>
          <w:trHeight w:val="448" w:hRule="atLeast"/>
          <w:jc w:val="center"/>
        </w:trPr>
        <w:tc>
          <w:tcPr>
            <w:tcW w:w="212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data</w:t>
            </w:r>
          </w:p>
        </w:tc>
        <w:tc>
          <w:tcPr>
            <w:tcW w:w="279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tc>
        <w:tc>
          <w:tcPr>
            <w:tcW w:w="4045"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Data to be transferred</w:t>
            </w:r>
          </w:p>
        </w:tc>
      </w:tr>
    </w:tbl>
    <w:p>
      <w:pPr xmlns:w="http://schemas.openxmlformats.org/wordprocessingml/2006/main">
        <w:snapToGrid w:val="0"/>
        <w:jc w:val="both"/>
        <w:rPr>
          <w:sz w:val="22"/>
          <w:szCs w:val="22"/>
        </w:rPr>
      </w:pPr>
      <w:r xmlns:w="http://schemas.openxmlformats.org/wordprocessingml/2006/main">
        <w:rPr>
          <w:sz w:val="22"/>
          <w:szCs w:val="22"/>
        </w:rPr>
        <w:t xml:space="preserve">json example:</w:t>
      </w:r>
    </w:p>
    <w:p>
      <w:pPr xmlns:w="http://schemas.openxmlformats.org/wordprocessingml/2006/main">
        <w:widowControl/>
        <w:shd w:val="clear" w:color="auto" w:fill="DBE5F1"/>
        <w:spacing w:before="0" w:line="240" w:lineRule="auto"/>
        <w:ind w:left="993" w:right="285"/>
        <w:jc w:val="both"/>
        <w:rPr>
          <w:b/>
          <w:bCs/>
          <w:snapToGrid/>
          <w:color w:val="8000FF"/>
          <w:sz w:val="22"/>
          <w:szCs w:val="22"/>
        </w:rPr>
      </w:pP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993" w:right="285"/>
        <w:jc w:val="both"/>
        <w:rPr>
          <w:b/>
          <w:bCs/>
          <w:snapToGrid/>
          <w:color w:val="8000FF"/>
          <w:sz w:val="22"/>
          <w:szCs w:val="22"/>
        </w:rPr>
      </w:pPr>
      <w:r xmlns:w="http://schemas.openxmlformats.org/wordprocessingml/2006/main">
        <w:rPr>
          <w:b/>
          <w:bCs/>
          <w:snapToGrid/>
          <w:color w:val="8000FF"/>
          <w:sz w:val="22"/>
          <w:szCs w:val="22"/>
        </w:rPr>
        <w:t xml:space="preserve">"font": "TCVN3",</w:t>
      </w:r>
    </w:p>
    <w:p>
      <w:pPr xmlns:w="http://schemas.openxmlformats.org/wordprocessingml/2006/main">
        <w:widowControl/>
        <w:shd w:val="clear" w:color="auto" w:fill="DBE5F1"/>
        <w:spacing w:before="0" w:line="240" w:lineRule="auto"/>
        <w:ind w:left="993" w:right="285"/>
        <w:jc w:val="both"/>
        <w:rPr>
          <w:b/>
          <w:bCs/>
          <w:snapToGrid/>
          <w:color w:val="8000FF"/>
          <w:sz w:val="22"/>
          <w:szCs w:val="22"/>
        </w:rPr>
      </w:pPr>
      <w:r xmlns:w="http://schemas.openxmlformats.org/wordprocessingml/2006/main">
        <w:rPr>
          <w:b/>
          <w:bCs/>
          <w:snapToGrid/>
          <w:color w:val="8000FF"/>
          <w:sz w:val="22"/>
          <w:szCs w:val="22"/>
        </w:rPr>
        <w:t xml:space="preserve">"data": "Data is not Unicode-ready to convert"</w:t>
      </w:r>
    </w:p>
    <w:p>
      <w:pPr xmlns:w="http://schemas.openxmlformats.org/wordprocessingml/2006/main">
        <w:widowControl/>
        <w:shd w:val="clear" w:color="auto" w:fill="DBE5F1"/>
        <w:spacing w:before="0" w:line="240" w:lineRule="auto"/>
        <w:ind w:left="993" w:right="285"/>
        <w:jc w:val="both"/>
        <w:rPr>
          <w:b/>
          <w:bCs/>
          <w:snapToGrid/>
          <w:color w:val="8000FF"/>
          <w:sz w:val="22"/>
          <w:szCs w:val="22"/>
        </w:rPr>
      </w:pPr>
      <w:r xmlns:w="http://schemas.openxmlformats.org/wordprocessingml/2006/main">
        <w:rPr>
          <w:b/>
          <w:bCs/>
          <w:snapToGrid/>
          <w:color w:val="8000FF"/>
          <w:sz w:val="22"/>
          <w:szCs w:val="22"/>
        </w:rPr>
        <w:t xml:space="preserve">}</w:t>
      </w:r>
    </w:p>
    <w:p>
      <w:pPr xmlns:w="http://schemas.openxmlformats.org/wordprocessingml/2006/main">
        <w:snapToGrid w:val="0"/>
        <w:jc w:val="both"/>
        <w:rPr>
          <w:sz w:val="22"/>
          <w:szCs w:val="22"/>
        </w:rPr>
      </w:pPr>
      <w:r xmlns:w="http://schemas.openxmlformats.org/wordprocessingml/2006/main">
        <w:rPr>
          <w:sz w:val="22"/>
          <w:szCs w:val="22"/>
        </w:rPr>
        <w:t xml:space="preserve">Results returned</w:t>
      </w:r>
    </w:p>
    <w:p>
      <w:pPr xmlns:w="http://schemas.openxmlformats.org/wordprocessingml/2006/main">
        <w:widowControl/>
        <w:shd w:val="clear" w:color="auto" w:fill="DBE5F1"/>
        <w:spacing w:before="0" w:line="240" w:lineRule="auto"/>
        <w:ind w:left="993" w:right="285"/>
        <w:jc w:val="both"/>
        <w:rPr>
          <w:b/>
          <w:bCs/>
          <w:snapToGrid/>
          <w:color w:val="8000FF"/>
          <w:sz w:val="22"/>
          <w:szCs w:val="22"/>
        </w:rPr>
      </w:pP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993" w:right="285"/>
        <w:jc w:val="both"/>
        <w:rPr>
          <w:b/>
          <w:bCs/>
          <w:snapToGrid/>
          <w:color w:val="8000FF"/>
          <w:sz w:val="22"/>
          <w:szCs w:val="22"/>
        </w:rPr>
      </w:pPr>
      <w:r xmlns:w="http://schemas.openxmlformats.org/wordprocessingml/2006/main">
        <w:rPr>
          <w:b/>
          <w:bCs/>
          <w:snapToGrid/>
          <w:color w:val="8000FF"/>
          <w:sz w:val="22"/>
          <w:szCs w:val="22"/>
        </w:rPr>
        <w:t xml:space="preserve">"errorCode": null,</w:t>
      </w:r>
    </w:p>
    <w:p>
      <w:pPr xmlns:w="http://schemas.openxmlformats.org/wordprocessingml/2006/main">
        <w:widowControl/>
        <w:shd w:val="clear" w:color="auto" w:fill="DBE5F1"/>
        <w:spacing w:before="0" w:line="240" w:lineRule="auto"/>
        <w:ind w:left="993" w:right="285"/>
        <w:jc w:val="both"/>
        <w:rPr>
          <w:b/>
          <w:bCs/>
          <w:snapToGrid/>
          <w:color w:val="8000FF"/>
          <w:sz w:val="22"/>
          <w:szCs w:val="22"/>
        </w:rPr>
      </w:pPr>
      <w:r xmlns:w="http://schemas.openxmlformats.org/wordprocessingml/2006/main">
        <w:rPr>
          <w:b/>
          <w:bCs/>
          <w:snapToGrid/>
          <w:color w:val="8000FF"/>
          <w:sz w:val="22"/>
          <w:szCs w:val="22"/>
        </w:rPr>
        <w:t xml:space="preserve">"description": null,</w:t>
      </w:r>
    </w:p>
    <w:p>
      <w:pPr xmlns:w="http://schemas.openxmlformats.org/wordprocessingml/2006/main">
        <w:widowControl/>
        <w:shd w:val="clear" w:color="auto" w:fill="DBE5F1"/>
        <w:spacing w:before="0" w:line="240" w:lineRule="auto"/>
        <w:ind w:left="993" w:right="285"/>
        <w:jc w:val="both"/>
        <w:rPr>
          <w:b/>
          <w:bCs/>
          <w:snapToGrid/>
          <w:color w:val="8000FF"/>
          <w:sz w:val="22"/>
          <w:szCs w:val="22"/>
        </w:rPr>
      </w:pPr>
      <w:r xmlns:w="http://schemas.openxmlformats.org/wordprocessingml/2006/main">
        <w:rPr>
          <w:b/>
          <w:bCs/>
          <w:snapToGrid/>
          <w:color w:val="8000FF"/>
          <w:sz w:val="22"/>
          <w:szCs w:val="22"/>
        </w:rPr>
        <w:t xml:space="preserve">"result": "Unicode standard data to convert"</w:t>
      </w:r>
    </w:p>
    <w:p>
      <w:pPr xmlns:w="http://schemas.openxmlformats.org/wordprocessingml/2006/main">
        <w:widowControl/>
        <w:shd w:val="clear" w:color="auto" w:fill="DBE5F1"/>
        <w:spacing w:before="0" w:line="240" w:lineRule="auto"/>
        <w:ind w:left="993" w:right="285"/>
        <w:jc w:val="both"/>
        <w:rPr>
          <w:b/>
          <w:bCs/>
          <w:snapToGrid/>
          <w:color w:val="8000FF"/>
          <w:sz w:val="22"/>
          <w:szCs w:val="22"/>
        </w:rPr>
      </w:pPr>
      <w:r xmlns:w="http://schemas.openxmlformats.org/wordprocessingml/2006/main">
        <w:rPr>
          <w:b/>
          <w:bCs/>
          <w:snapToGrid/>
          <w:color w:val="8000FF"/>
          <w:sz w:val="22"/>
          <w:szCs w:val="22"/>
        </w:rPr>
        <w:t xml:space="preserve">}</w:t>
      </w:r>
    </w:p>
    <w:p>
      <w:pPr>
        <w:snapToGrid w:val="0"/>
        <w:jc w:val="both"/>
        <w:rPr>
          <w:sz w:val="22"/>
          <w:szCs w:val="22"/>
        </w:rPr>
      </w:pPr>
    </w:p>
    <w:p>
      <w:pPr>
        <w:snapToGrid w:val="0"/>
        <w:jc w:val="both"/>
        <w:rPr>
          <w:sz w:val="22"/>
          <w:szCs w:val="22"/>
        </w:rPr>
      </w:pPr>
      <w:r>
        <w:rPr>
          <w:sz w:val="22"/>
          <w:szCs w:val="22"/>
        </w:rPr>
        <w:drawing>
          <wp:inline distT="0" distB="0" distL="114300" distR="114300">
            <wp:extent cx="6293485" cy="2973705"/>
            <wp:effectExtent l="0" t="0" r="5715" b="23495"/>
            <wp:docPr id="2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6"/>
                    <pic:cNvPicPr>
                      <a:picLocks noChangeAspect="1"/>
                    </pic:cNvPicPr>
                  </pic:nvPicPr>
                  <pic:blipFill>
                    <a:blip r:embed="rId61"/>
                    <a:stretch>
                      <a:fillRect/>
                    </a:stretch>
                  </pic:blipFill>
                  <pic:spPr>
                    <a:xfrm>
                      <a:off x="0" y="0"/>
                      <a:ext cx="6293485" cy="2973705"/>
                    </a:xfrm>
                    <a:prstGeom prst="rect">
                      <a:avLst/>
                    </a:prstGeom>
                    <a:noFill/>
                    <a:ln w="9525">
                      <a:noFill/>
                    </a:ln>
                  </pic:spPr>
                </pic:pic>
              </a:graphicData>
            </a:graphic>
          </wp:inline>
        </w:drawing>
      </w:r>
    </w:p>
    <w:p>
      <w:pPr>
        <w:snapToGrid w:val="0"/>
        <w:jc w:val="both"/>
        <w:rPr>
          <w:sz w:val="22"/>
          <w:szCs w:val="22"/>
        </w:rPr>
      </w:pPr>
    </w:p>
    <w:tbl>
      <w:tblPr>
        <w:tblStyle w:val="14"/>
        <w:tblW w:w="8784" w:type="dxa"/>
        <w:tblInd w:w="9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gridCol w:w="6251"/>
      </w:tblGrid>
      <w:tr>
        <w:tc>
          <w:tcPr>
            <w:tcW w:w="2533" w:type="dxa"/>
            <w:shd w:val="clear" w:color="auto" w:fill="D9D9D9"/>
            <w:noWrap w:val="0"/>
            <w:vAlign w:val="top"/>
          </w:tcPr>
          <w:p>
            <w:pPr xmlns:w="http://schemas.openxmlformats.org/wordprocessingml/2006/main">
              <w:jc w:val="center"/>
              <w:rPr>
                <w:b/>
                <w:sz w:val="22"/>
                <w:szCs w:val="22"/>
              </w:rPr>
            </w:pPr>
            <w:r xmlns:w="http://schemas.openxmlformats.org/wordprocessingml/2006/main">
              <w:rPr>
                <w:b/>
                <w:sz w:val="22"/>
                <w:szCs w:val="22"/>
              </w:rPr>
              <w:t xml:space="preserve">School's name</w:t>
            </w:r>
          </w:p>
        </w:tc>
        <w:tc>
          <w:tcPr>
            <w:tcW w:w="6251" w:type="dxa"/>
            <w:shd w:val="clear" w:color="auto" w:fill="D9D9D9"/>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Describe</w:t>
            </w:r>
          </w:p>
        </w:tc>
      </w:tr>
      <w:t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errorCode</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 code (value is null if font conversion is successful)</w:t>
            </w:r>
          </w:p>
        </w:tc>
      </w:tr>
      <w:t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description</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 description (value is null if font conversion is successful)</w:t>
            </w:r>
          </w:p>
        </w:tc>
      </w:tr>
      <w:tr>
        <w:trPr>
          <w:trHeight w:val="70" w:hRule="atLeast"/>
        </w:trP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result. result</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Data after being converted to Unicode standard</w:t>
            </w:r>
          </w:p>
        </w:tc>
      </w:tr>
    </w:tbl>
    <w:p>
      <w:pPr xmlns:w="http://schemas.openxmlformats.org/wordprocessingml/2006/main">
        <w:pStyle w:val="20"/>
        <w:rPr>
          <w:sz w:val="22"/>
          <w:szCs w:val="22"/>
        </w:rPr>
      </w:pPr>
      <w:bookmarkStart xmlns:w="http://schemas.openxmlformats.org/wordprocessingml/2006/main" w:id="54" w:name="_Toc115266200"/>
      <w:r xmlns:w="http://schemas.openxmlformats.org/wordprocessingml/2006/main">
        <w:rPr>
          <w:sz w:val="22"/>
          <w:szCs w:val="22"/>
        </w:rPr>
        <w:t xml:space="preserve">Update payment status</w:t>
      </w:r>
      <w:bookmarkEnd xmlns:w="http://schemas.openxmlformats.org/wordprocessingml/2006/main" w:id="54"/>
    </w:p>
    <w:p>
      <w:pPr xmlns:w="http://schemas.openxmlformats.org/wordprocessingml/2006/main">
        <w:pStyle w:val="4"/>
        <w:rPr>
          <w:sz w:val="22"/>
          <w:szCs w:val="22"/>
        </w:rPr>
      </w:pPr>
      <w:r xmlns:w="http://schemas.openxmlformats.org/wordprocessingml/2006/main">
        <w:rPr>
          <w:sz w:val="22"/>
          <w:szCs w:val="22"/>
        </w:rPr>
        <w:t xml:space="preserve">Allows the integrated system to update the billing status of the invoice to paid.</w:t>
      </w:r>
    </w:p>
    <w:p>
      <w:pPr xmlns:w="http://schemas.openxmlformats.org/wordprocessingml/2006/main">
        <w:numPr>
          <w:ilvl w:val="0"/>
          <w:numId w:val="9"/>
        </w:numPr>
        <w:jc w:val="both"/>
        <w:rPr>
          <w:b/>
          <w:color w:val="0000FF"/>
          <w:sz w:val="22"/>
          <w:szCs w:val="22"/>
        </w:rPr>
      </w:pPr>
      <w:r xmlns:w="http://schemas.openxmlformats.org/wordprocessingml/2006/main">
        <w:rPr>
          <w:b/>
          <w:color w:val="0000FF"/>
          <w:sz w:val="22"/>
          <w:szCs w:val="22"/>
        </w:rPr>
        <w:t xml:space="preserve">Input:</w:t>
      </w:r>
    </w:p>
    <w:p>
      <w:pPr xmlns:w="http://schemas.openxmlformats.org/wordprocessingml/2006/main">
        <w:numPr>
          <w:ilvl w:val="0"/>
          <w:numId w:val="6"/>
        </w:numPr>
        <w:snapToGrid w:val="0"/>
        <w:jc w:val="both"/>
        <w:rPr>
          <w:sz w:val="22"/>
          <w:szCs w:val="22"/>
        </w:rPr>
      </w:pPr>
      <w:r xmlns:w="http://schemas.openxmlformats.org/wordprocessingml/2006/main">
        <w:rPr>
          <w:sz w:val="22"/>
          <w:szCs w:val="22"/>
        </w:rPr>
        <w:t xml:space="preserve">Action (POST): InvoiceAPI/InvoiceWS/updatePaymentStatus</w:t>
      </w:r>
    </w:p>
    <w:p>
      <w:pPr xmlns:w="http://schemas.openxmlformats.org/wordprocessingml/2006/main">
        <w:numPr>
          <w:ilvl w:val="0"/>
          <w:numId w:val="6"/>
        </w:numPr>
        <w:jc w:val="both"/>
        <w:rPr>
          <w:sz w:val="22"/>
          <w:szCs w:val="22"/>
        </w:rPr>
      </w:pPr>
      <w:r xmlns:w="http://schemas.openxmlformats.org/wordprocessingml/2006/main">
        <w:rPr>
          <w:sz w:val="22"/>
          <w:szCs w:val="22"/>
        </w:rPr>
        <w:t xml:space="preserve">Headers:</w:t>
      </w:r>
    </w:p>
    <w:p>
      <w:pPr xmlns:w="http://schemas.openxmlformats.org/wordprocessingml/2006/main">
        <w:ind w:left="720"/>
        <w:jc w:val="both"/>
        <w:rPr>
          <w:sz w:val="22"/>
          <w:szCs w:val="22"/>
          <w:lang w:val="en"/>
        </w:rPr>
      </w:pPr>
      <w:r xmlns:w="http://schemas.openxmlformats.org/wordprocessingml/2006/main">
        <w:rPr>
          <w:sz w:val="22"/>
          <w:szCs w:val="22"/>
          <w:lang w:val="en"/>
        </w:rPr>
        <w:t xml:space="preserve">+ Cookie: access_token value or Authorization: username/pass like logging in on the web or Authorization: username/pass like logging in on the web</w:t>
      </w:r>
    </w:p>
    <w:p>
      <w:pPr xmlns:w="http://schemas.openxmlformats.org/wordprocessingml/2006/main">
        <w:pStyle w:val="4"/>
        <w:ind w:firstLine="720"/>
        <w:rPr>
          <w:sz w:val="22"/>
          <w:szCs w:val="22"/>
          <w:lang w:val="fr-FR"/>
        </w:rPr>
      </w:pPr>
      <w:r xmlns:w="http://schemas.openxmlformats.org/wordprocessingml/2006/main">
        <w:rPr>
          <w:sz w:val="22"/>
          <w:szCs w:val="22"/>
          <w:lang w:val="fr-FR"/>
        </w:rPr>
        <w:t xml:space="preserve">+ Content-Type : application/x-www-form-urlencoded</w:t>
      </w:r>
    </w:p>
    <w:p>
      <w:pPr xmlns:w="http://schemas.openxmlformats.org/wordprocessingml/2006/main">
        <w:numPr>
          <w:ilvl w:val="0"/>
          <w:numId w:val="6"/>
        </w:numPr>
        <w:snapToGrid w:val="0"/>
        <w:jc w:val="both"/>
        <w:rPr>
          <w:sz w:val="22"/>
          <w:szCs w:val="22"/>
          <w:lang w:val="fr-FR"/>
        </w:rPr>
      </w:pPr>
      <w:r xmlns:w="http://schemas.openxmlformats.org/wordprocessingml/2006/main">
        <w:rPr>
          <w:sz w:val="22"/>
          <w:szCs w:val="22"/>
          <w:lang w:val="fr-FR"/>
        </w:rPr>
        <w:t xml:space="preserve">Data: data passed in the form of Form Param includes the following parameters:</w:t>
      </w:r>
    </w:p>
    <w:tbl>
      <w:tblPr>
        <w:tblStyle w:val="14"/>
        <w:tblW w:w="100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8"/>
        <w:gridCol w:w="2520"/>
        <w:gridCol w:w="5310"/>
      </w:tblGrid>
      <w:tr>
        <w:trPr>
          <w:trHeight w:val="530" w:hRule="atLeast"/>
        </w:trPr>
        <w:tc>
          <w:tcPr>
            <w:tcW w:w="2178" w:type="dxa"/>
            <w:shd w:val="clear" w:color="auto" w:fill="D9D9D9"/>
            <w:noWrap w:val="0"/>
            <w:vAlign w:val="top"/>
          </w:tcPr>
          <w:p>
            <w:pPr>
              <w:widowControl/>
              <w:spacing w:before="0" w:line="240" w:lineRule="auto"/>
              <w:ind w:left="0"/>
              <w:jc w:val="center"/>
              <w:rPr>
                <w:b/>
                <w:bCs/>
                <w:color w:val="000000"/>
                <w:sz w:val="22"/>
                <w:szCs w:val="22"/>
              </w:rPr>
            </w:pPr>
          </w:p>
          <w:p>
            <w:pPr xmlns:w="http://schemas.openxmlformats.org/wordprocessingml/2006/main">
              <w:widowControl/>
              <w:spacing w:before="0" w:line="240" w:lineRule="auto"/>
              <w:ind w:left="0"/>
              <w:jc w:val="center"/>
              <w:rPr>
                <w:b/>
                <w:bCs/>
                <w:color w:val="000000"/>
                <w:sz w:val="22"/>
                <w:szCs w:val="22"/>
              </w:rPr>
            </w:pPr>
            <w:r xmlns:w="http://schemas.openxmlformats.org/wordprocessingml/2006/main">
              <w:rPr>
                <w:b/>
                <w:bCs/>
                <w:color w:val="000000"/>
                <w:sz w:val="22"/>
                <w:szCs w:val="22"/>
              </w:rPr>
              <w:t xml:space="preserve">School's name</w:t>
            </w:r>
          </w:p>
        </w:tc>
        <w:tc>
          <w:tcPr>
            <w:tcW w:w="2520" w:type="dxa"/>
            <w:shd w:val="clear" w:color="auto" w:fill="D9D9D9"/>
            <w:noWrap w:val="0"/>
            <w:vAlign w:val="top"/>
          </w:tcPr>
          <w:p>
            <w:pPr>
              <w:widowControl/>
              <w:spacing w:before="0" w:line="240" w:lineRule="auto"/>
              <w:ind w:left="0"/>
              <w:jc w:val="center"/>
              <w:rPr>
                <w:b/>
                <w:bCs/>
                <w:color w:val="000000"/>
                <w:sz w:val="22"/>
                <w:szCs w:val="22"/>
              </w:rPr>
            </w:pPr>
          </w:p>
          <w:p>
            <w:pPr xmlns:w="http://schemas.openxmlformats.org/wordprocessingml/2006/main">
              <w:widowControl/>
              <w:spacing w:before="0" w:line="240" w:lineRule="auto"/>
              <w:ind w:left="0"/>
              <w:jc w:val="center"/>
              <w:rPr>
                <w:b/>
                <w:bCs/>
                <w:color w:val="000000"/>
                <w:sz w:val="22"/>
                <w:szCs w:val="22"/>
              </w:rPr>
            </w:pPr>
            <w:r xmlns:w="http://schemas.openxmlformats.org/wordprocessingml/2006/main">
              <w:rPr>
                <w:b/>
                <w:bCs/>
                <w:color w:val="000000"/>
                <w:sz w:val="22"/>
                <w:szCs w:val="22"/>
              </w:rPr>
              <w:t xml:space="preserve">Data types, constraints</w:t>
            </w:r>
          </w:p>
        </w:tc>
        <w:tc>
          <w:tcPr>
            <w:tcW w:w="5310" w:type="dxa"/>
            <w:shd w:val="clear" w:color="auto" w:fill="D9D9D9"/>
            <w:noWrap w:val="0"/>
            <w:vAlign w:val="top"/>
          </w:tcPr>
          <w:p>
            <w:pPr>
              <w:spacing w:before="0" w:line="240" w:lineRule="auto"/>
              <w:ind w:left="0"/>
              <w:jc w:val="center"/>
              <w:rPr>
                <w:b/>
                <w:bCs/>
                <w:color w:val="000000"/>
                <w:sz w:val="22"/>
                <w:szCs w:val="22"/>
              </w:rPr>
            </w:pPr>
          </w:p>
          <w:p>
            <w:pPr xmlns:w="http://schemas.openxmlformats.org/wordprocessingml/2006/main">
              <w:spacing w:before="0" w:line="240" w:lineRule="auto"/>
              <w:ind w:left="0"/>
              <w:jc w:val="center"/>
              <w:rPr>
                <w:b/>
                <w:bCs/>
                <w:color w:val="000000"/>
                <w:sz w:val="22"/>
                <w:szCs w:val="22"/>
              </w:rPr>
            </w:pPr>
            <w:r xmlns:w="http://schemas.openxmlformats.org/wordprocessingml/2006/main">
              <w:rPr>
                <w:b/>
                <w:bCs/>
                <w:color w:val="000000"/>
                <w:sz w:val="22"/>
                <w:szCs w:val="22"/>
              </w:rPr>
              <w:t xml:space="preserve">Data/Description</w:t>
            </w:r>
          </w:p>
        </w:tc>
      </w:tr>
      <w:tr>
        <w:tc>
          <w:tcPr>
            <w:tcW w:w="2178"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supplierTaxCode</w:t>
            </w:r>
          </w:p>
        </w:tc>
        <w:tc>
          <w:tcPr>
            <w:tcW w:w="252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[0-9-]+</w:t>
            </w:r>
          </w:p>
        </w:tc>
        <w:tc>
          <w:tcPr>
            <w:tcW w:w="531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Tax identification number of the invoice-issuing business/branch. A business can have multiple tax codes</w:t>
            </w:r>
          </w:p>
          <w:p>
            <w:pPr xmlns:w="http://schemas.openxmlformats.org/wordprocessingml/2006/main">
              <w:spacing w:before="0"/>
              <w:ind w:left="0"/>
              <w:jc w:val="both"/>
              <w:rPr>
                <w:sz w:val="22"/>
                <w:szCs w:val="22"/>
              </w:rPr>
            </w:pPr>
            <w:r xmlns:w="http://schemas.openxmlformats.org/wordprocessingml/2006/main">
              <w:rPr>
                <w:sz w:val="22"/>
                <w:szCs w:val="22"/>
              </w:rPr>
              <w:t xml:space="preserve">Model 1: 0312770607</w:t>
            </w:r>
          </w:p>
          <w:p>
            <w:pPr xmlns:w="http://schemas.openxmlformats.org/wordprocessingml/2006/main">
              <w:spacing w:before="0"/>
              <w:ind w:left="0"/>
              <w:jc w:val="both"/>
              <w:rPr>
                <w:sz w:val="22"/>
                <w:szCs w:val="22"/>
              </w:rPr>
            </w:pPr>
            <w:r xmlns:w="http://schemas.openxmlformats.org/wordprocessingml/2006/main">
              <w:rPr>
                <w:sz w:val="22"/>
                <w:szCs w:val="22"/>
              </w:rPr>
              <w:t xml:space="preserve">Form 2: 0312770607-001</w:t>
            </w:r>
          </w:p>
          <w:p>
            <w:pPr>
              <w:spacing w:before="0"/>
              <w:ind w:left="0"/>
              <w:jc w:val="both"/>
              <w:rPr>
                <w:sz w:val="22"/>
                <w:szCs w:val="22"/>
              </w:rPr>
            </w:pPr>
          </w:p>
        </w:tc>
      </w:tr>
      <w:tr>
        <w:tc>
          <w:tcPr>
            <w:tcW w:w="2178" w:type="dxa"/>
            <w:noWrap w:val="0"/>
            <w:vAlign w:val="top"/>
          </w:tcPr>
          <w:p>
            <w:pPr xmlns:w="http://schemas.openxmlformats.org/wordprocessingml/2006/main">
              <w:spacing w:before="0"/>
              <w:ind w:left="0"/>
              <w:jc w:val="both"/>
              <w:rPr>
                <w:sz w:val="22"/>
                <w:szCs w:val="22"/>
              </w:rPr>
            </w:pPr>
            <w:r xmlns:w="http://schemas.openxmlformats.org/wordprocessingml/2006/main">
              <w:rPr>
                <w:bCs/>
                <w:snapToGrid/>
                <w:sz w:val="22"/>
                <w:szCs w:val="22"/>
              </w:rPr>
              <w:t xml:space="preserve">templateCode</w:t>
            </w:r>
          </w:p>
        </w:tc>
        <w:tc>
          <w:tcPr>
            <w:tcW w:w="252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1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Sample invoice number</w:t>
            </w:r>
          </w:p>
          <w:p>
            <w:pPr>
              <w:spacing w:before="0"/>
              <w:ind w:left="0"/>
              <w:jc w:val="both"/>
              <w:rPr>
                <w:sz w:val="22"/>
                <w:szCs w:val="22"/>
                <w:highlight w:val="yellow"/>
              </w:rPr>
            </w:pPr>
          </w:p>
          <w:p>
            <w:pPr>
              <w:spacing w:before="0"/>
              <w:ind w:left="0"/>
              <w:jc w:val="both"/>
              <w:rPr>
                <w:sz w:val="22"/>
                <w:szCs w:val="22"/>
              </w:rPr>
            </w:pPr>
          </w:p>
        </w:tc>
      </w:tr>
      <w:tr>
        <w:tc>
          <w:tcPr>
            <w:tcW w:w="2178"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invoiceNo</w:t>
            </w:r>
          </w:p>
        </w:tc>
        <w:tc>
          <w:tcPr>
            <w:tcW w:w="252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7</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15</w:t>
            </w:r>
          </w:p>
          <w:p>
            <w:pPr xmlns:w="http://schemas.openxmlformats.org/wordprocessingml/2006/main">
              <w:spacing w:before="0"/>
              <w:ind w:left="0"/>
              <w:jc w:val="both"/>
              <w:rPr>
                <w:color w:val="000000"/>
                <w:sz w:val="22"/>
                <w:szCs w:val="22"/>
              </w:rPr>
            </w:pPr>
            <w:r xmlns:w="http://schemas.openxmlformats.org/wordprocessingml/2006/main">
              <w:rPr>
                <w:sz w:val="22"/>
                <w:szCs w:val="22"/>
              </w:rPr>
              <w:t xml:space="preserve">Format: [a-zA-Z0-9]*$</w:t>
            </w:r>
          </w:p>
        </w:tc>
        <w:tc>
          <w:tcPr>
            <w:tcW w:w="5310"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Is the invoice symbol + invoice number eg: AA/20E0000001</w:t>
            </w:r>
          </w:p>
          <w:p>
            <w:pPr>
              <w:spacing w:before="0"/>
              <w:ind w:left="0"/>
              <w:jc w:val="both"/>
              <w:rPr>
                <w:sz w:val="22"/>
                <w:szCs w:val="22"/>
              </w:rPr>
            </w:pPr>
          </w:p>
          <w:p>
            <w:pPr>
              <w:spacing w:before="0"/>
              <w:ind w:left="41"/>
              <w:jc w:val="both"/>
              <w:rPr>
                <w:sz w:val="22"/>
                <w:szCs w:val="22"/>
              </w:rPr>
            </w:pPr>
          </w:p>
          <w:p>
            <w:pPr>
              <w:pStyle w:val="7"/>
              <w:shd w:val="clear" w:color="auto" w:fill="FFFFFF"/>
              <w:rPr>
                <w:rFonts w:ascii="Times New Roman" w:hAnsi="Times New Roman" w:cs="Times New Roman"/>
                <w:sz w:val="22"/>
                <w:szCs w:val="22"/>
              </w:rPr>
            </w:pPr>
          </w:p>
        </w:tc>
      </w:tr>
      <w:tr>
        <w:tc>
          <w:tcPr>
            <w:tcW w:w="2178"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buyerEmailAddress</w:t>
            </w:r>
          </w:p>
        </w:tc>
        <w:tc>
          <w:tcPr>
            <w:tcW w:w="252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2000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^[_A-Za-z0-9-\+]+(\.[_A-Za-z0-9-]+)*@[A-Za-z0-9-]+(\.[A-) Za-z0-9]+)*(\.[A-Za-z]{2,})$</w:t>
            </w:r>
          </w:p>
        </w:tc>
        <w:tc>
          <w:tcPr>
            <w:tcW w:w="5310" w:type="dxa"/>
            <w:noWrap w:val="0"/>
            <w:vAlign w:val="top"/>
          </w:tcPr>
          <w:p>
            <w:pPr xmlns:w="http://schemas.openxmlformats.org/wordprocessingml/2006/main">
              <w:ind w:left="41"/>
              <w:jc w:val="both"/>
              <w:rPr>
                <w:sz w:val="22"/>
                <w:szCs w:val="22"/>
              </w:rPr>
            </w:pPr>
            <w:r xmlns:w="http://schemas.openxmlformats.org/wordprocessingml/2006/main">
              <w:rPr>
                <w:sz w:val="22"/>
                <w:szCs w:val="22"/>
              </w:rPr>
              <w:t xml:space="preserve">Buyer's Email</w:t>
            </w:r>
          </w:p>
          <w:p>
            <w:pPr>
              <w:spacing w:before="0"/>
              <w:ind w:left="0"/>
              <w:jc w:val="both"/>
              <w:rPr>
                <w:sz w:val="22"/>
                <w:szCs w:val="22"/>
              </w:rPr>
            </w:pPr>
          </w:p>
          <w:p>
            <w:pPr>
              <w:pStyle w:val="7"/>
              <w:shd w:val="clear" w:color="auto" w:fill="FFFFFF"/>
              <w:rPr>
                <w:rFonts w:ascii="Times New Roman" w:hAnsi="Times New Roman" w:cs="Times New Roman"/>
                <w:b/>
                <w:bCs/>
                <w:color w:val="008000"/>
                <w:sz w:val="22"/>
                <w:szCs w:val="22"/>
                <w:highlight w:val="yellow"/>
              </w:rPr>
            </w:pPr>
          </w:p>
          <w:p>
            <w:pPr>
              <w:rPr>
                <w:sz w:val="22"/>
                <w:szCs w:val="22"/>
              </w:rPr>
            </w:pPr>
          </w:p>
          <w:p>
            <w:pPr>
              <w:jc w:val="center"/>
              <w:rPr>
                <w:sz w:val="22"/>
                <w:szCs w:val="22"/>
              </w:rPr>
            </w:pPr>
          </w:p>
          <w:p>
            <w:pPr>
              <w:pStyle w:val="7"/>
              <w:shd w:val="clear" w:color="auto" w:fill="FFFFFF"/>
              <w:rPr>
                <w:rFonts w:ascii="Times New Roman" w:hAnsi="Times New Roman" w:cs="Times New Roman"/>
                <w:sz w:val="22"/>
                <w:szCs w:val="22"/>
              </w:rPr>
            </w:pPr>
          </w:p>
        </w:tc>
      </w:tr>
      <w:tr>
        <w:tc>
          <w:tcPr>
            <w:tcW w:w="2178"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strIssueDate</w:t>
            </w:r>
          </w:p>
        </w:tc>
        <w:tc>
          <w:tcPr>
            <w:tcW w:w="2520"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w:t>
            </w:r>
            <w:r xmlns:w="http://schemas.openxmlformats.org/wordprocessingml/2006/main">
              <w:rPr>
                <w:sz w:val="22"/>
                <w:szCs w:val="22"/>
                <w:highlight w:val="yellow"/>
              </w:rPr>
              <w:t xml:space="preserve">false</w:t>
            </w:r>
          </w:p>
          <w:p>
            <w:pPr xmlns:w="http://schemas.openxmlformats.org/wordprocessingml/2006/main">
              <w:spacing w:before="0"/>
              <w:ind w:left="0"/>
              <w:jc w:val="both"/>
              <w:rPr>
                <w:sz w:val="22"/>
                <w:szCs w:val="22"/>
              </w:rPr>
            </w:pPr>
            <w:r xmlns:w="http://schemas.openxmlformats.org/wordprocessingml/2006/main">
              <w:rPr>
                <w:sz w:val="22"/>
                <w:szCs w:val="22"/>
                <w:highlight w:val="yellow"/>
              </w:rPr>
              <w:t xml:space="preserve">DataType </w:t>
            </w:r>
            <w:r xmlns:w="http://schemas.openxmlformats.org/wordprocessingml/2006/main">
              <w:rPr>
                <w:sz w:val="22"/>
                <w:szCs w:val="22"/>
              </w:rPr>
              <w:t xml:space="preserve">:</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lang w:val="en"/>
              </w:rPr>
            </w:pPr>
            <w:r xmlns:w="http://schemas.openxmlformats.org/wordprocessingml/2006/main">
              <w:rPr>
                <w:sz w:val="22"/>
                <w:szCs w:val="22"/>
                <w:highlight w:val="yellow"/>
              </w:rPr>
              <w:t xml:space="preserve">Format: </w:t>
            </w:r>
            <w:r xmlns:w="http://schemas.openxmlformats.org/wordprocessingml/2006/main">
              <w:rPr>
                <w:sz w:val="22"/>
                <w:szCs w:val="22"/>
                <w:highlight w:val="yellow"/>
                <w:lang w:val="en"/>
              </w:rPr>
              <w:t xml:space="preserve">Standard 5.1</w:t>
            </w:r>
          </w:p>
        </w:tc>
        <w:tc>
          <w:tcPr>
            <w:tcW w:w="5310"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ind w:left="41"/>
              <w:jc w:val="both"/>
              <w:rPr>
                <w:sz w:val="22"/>
                <w:szCs w:val="22"/>
              </w:rPr>
            </w:pPr>
            <w:r xmlns:w="http://schemas.openxmlformats.org/wordprocessingml/2006/main">
              <w:rPr>
                <w:sz w:val="22"/>
                <w:szCs w:val="22"/>
              </w:rPr>
              <w:t xml:space="preserve">Invoice date</w:t>
            </w:r>
          </w:p>
          <w:p>
            <w:pPr>
              <w:pStyle w:val="7"/>
              <w:shd w:val="clear" w:color="auto" w:fill="FFFFFF"/>
              <w:rPr>
                <w:rFonts w:ascii="Times New Roman" w:hAnsi="Times New Roman" w:cs="Times New Roman"/>
                <w:color w:val="000000"/>
                <w:sz w:val="22"/>
                <w:szCs w:val="22"/>
                <w:highlight w:val="yellow"/>
              </w:rPr>
            </w:pPr>
          </w:p>
          <w:p>
            <w:pPr>
              <w:ind w:left="41"/>
              <w:jc w:val="both"/>
              <w:rPr>
                <w:sz w:val="22"/>
                <w:szCs w:val="22"/>
              </w:rPr>
            </w:pPr>
          </w:p>
          <w:p>
            <w:pPr>
              <w:pStyle w:val="7"/>
              <w:shd w:val="clear" w:color="auto" w:fill="FFFFFF"/>
              <w:rPr>
                <w:rFonts w:ascii="Times New Roman" w:hAnsi="Times New Roman" w:cs="Times New Roman"/>
                <w:sz w:val="22"/>
                <w:szCs w:val="22"/>
              </w:rPr>
            </w:pPr>
          </w:p>
        </w:tc>
      </w:tr>
      <w:tr>
        <w:tc>
          <w:tcPr>
            <w:tcW w:w="2178"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0"/>
              <w:jc w:val="both"/>
              <w:rPr>
                <w:color w:val="FF0000"/>
                <w:sz w:val="22"/>
                <w:szCs w:val="22"/>
              </w:rPr>
            </w:pPr>
            <w:r xmlns:w="http://schemas.openxmlformats.org/wordprocessingml/2006/main">
              <w:rPr>
                <w:color w:val="FF0000"/>
                <w:sz w:val="22"/>
                <w:szCs w:val="22"/>
              </w:rPr>
              <w:t xml:space="preserve">paymentType</w:t>
            </w:r>
          </w:p>
        </w:tc>
        <w:tc>
          <w:tcPr>
            <w:tcW w:w="2520"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0"/>
              <w:jc w:val="both"/>
              <w:rPr>
                <w:color w:val="FF0000"/>
                <w:sz w:val="22"/>
                <w:szCs w:val="22"/>
              </w:rPr>
            </w:pPr>
            <w:r xmlns:w="http://schemas.openxmlformats.org/wordprocessingml/2006/main">
              <w:rPr>
                <w:color w:val="FF0000"/>
                <w:sz w:val="22"/>
                <w:szCs w:val="22"/>
              </w:rPr>
              <w:t xml:space="preserve">Required: </w:t>
            </w:r>
            <w:r xmlns:w="http://schemas.openxmlformats.org/wordprocessingml/2006/main">
              <w:rPr>
                <w:color w:val="FF0000"/>
                <w:sz w:val="22"/>
                <w:szCs w:val="22"/>
                <w:highlight w:val="yellow"/>
              </w:rPr>
              <w:t xml:space="preserve">false</w:t>
            </w:r>
          </w:p>
          <w:p>
            <w:pPr xmlns:w="http://schemas.openxmlformats.org/wordprocessingml/2006/main">
              <w:spacing w:before="0"/>
              <w:ind w:left="0"/>
              <w:jc w:val="both"/>
              <w:rPr>
                <w:color w:val="FF0000"/>
                <w:sz w:val="22"/>
                <w:szCs w:val="22"/>
              </w:rPr>
            </w:pPr>
            <w:r xmlns:w="http://schemas.openxmlformats.org/wordprocessingml/2006/main">
              <w:rPr>
                <w:color w:val="FF0000"/>
                <w:sz w:val="22"/>
                <w:szCs w:val="22"/>
              </w:rPr>
              <w:t xml:space="preserve">DataType: String</w:t>
            </w:r>
          </w:p>
          <w:p>
            <w:pPr xmlns:w="http://schemas.openxmlformats.org/wordprocessingml/2006/main">
              <w:spacing w:before="0"/>
              <w:ind w:left="0"/>
              <w:jc w:val="both"/>
              <w:rPr>
                <w:color w:val="FF0000"/>
                <w:sz w:val="22"/>
                <w:szCs w:val="22"/>
              </w:rPr>
            </w:pPr>
            <w:r xmlns:w="http://schemas.openxmlformats.org/wordprocessingml/2006/main">
              <w:rPr>
                <w:color w:val="FF0000"/>
                <w:sz w:val="22"/>
                <w:szCs w:val="22"/>
              </w:rPr>
              <w:t xml:space="preserve">Minlength:</w:t>
            </w:r>
          </w:p>
          <w:p>
            <w:pPr xmlns:w="http://schemas.openxmlformats.org/wordprocessingml/2006/main">
              <w:spacing w:before="0"/>
              <w:ind w:left="0"/>
              <w:jc w:val="both"/>
              <w:rPr>
                <w:color w:val="FF0000"/>
                <w:sz w:val="22"/>
                <w:szCs w:val="22"/>
              </w:rPr>
            </w:pPr>
            <w:r xmlns:w="http://schemas.openxmlformats.org/wordprocessingml/2006/main">
              <w:rPr>
                <w:color w:val="FF0000"/>
                <w:sz w:val="22"/>
                <w:szCs w:val="22"/>
              </w:rPr>
              <w:t xml:space="preserve">Maxlength:</w:t>
            </w:r>
          </w:p>
          <w:p>
            <w:pPr xmlns:w="http://schemas.openxmlformats.org/wordprocessingml/2006/main">
              <w:spacing w:before="0"/>
              <w:ind w:left="0"/>
              <w:jc w:val="both"/>
              <w:rPr>
                <w:color w:val="FF0000"/>
                <w:sz w:val="22"/>
                <w:szCs w:val="22"/>
              </w:rPr>
            </w:pPr>
            <w:r xmlns:w="http://schemas.openxmlformats.org/wordprocessingml/2006/main">
              <w:rPr>
                <w:color w:val="FF0000"/>
                <w:sz w:val="22"/>
                <w:szCs w:val="22"/>
              </w:rPr>
              <w:t xml:space="preserve">Format:</w:t>
            </w:r>
          </w:p>
        </w:tc>
        <w:tc>
          <w:tcPr>
            <w:tcW w:w="5310"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ind w:left="41"/>
              <w:jc w:val="both"/>
              <w:rPr>
                <w:color w:val="FF0000"/>
                <w:sz w:val="22"/>
                <w:szCs w:val="22"/>
              </w:rPr>
            </w:pPr>
            <w:r xmlns:w="http://schemas.openxmlformats.org/wordprocessingml/2006/main">
              <w:rPr>
                <w:color w:val="FF0000"/>
                <w:sz w:val="22"/>
                <w:szCs w:val="22"/>
              </w:rPr>
              <w:t xml:space="preserve">Type of payment method</w:t>
            </w:r>
          </w:p>
          <w:p>
            <w:pPr>
              <w:ind w:left="41"/>
              <w:jc w:val="both"/>
              <w:rPr>
                <w:color w:val="FF0000"/>
                <w:sz w:val="22"/>
                <w:szCs w:val="22"/>
              </w:rPr>
            </w:pPr>
          </w:p>
          <w:p>
            <w:pPr xmlns:w="http://schemas.openxmlformats.org/wordprocessingml/2006/main">
              <w:pStyle w:val="7"/>
              <w:shd w:val="clear" w:color="auto" w:fill="FFFFFF"/>
              <w:rPr>
                <w:rFonts w:ascii="Times New Roman" w:hAnsi="Times New Roman" w:cs="Times New Roman"/>
                <w:color w:val="000000"/>
                <w:sz w:val="22"/>
                <w:szCs w:val="22"/>
              </w:rPr>
            </w:pPr>
            <w:r xmlns:w="http://schemas.openxmlformats.org/wordprocessingml/2006/main">
              <w:rPr>
                <w:rFonts w:ascii="Times New Roman" w:hAnsi="Times New Roman" w:cs="Times New Roman"/>
                <w:color w:val="FF0000"/>
                <w:sz w:val="22"/>
                <w:szCs w:val="22"/>
              </w:rPr>
              <w:t xml:space="preserve"> </w:t>
            </w:r>
          </w:p>
          <w:p>
            <w:pPr>
              <w:ind w:left="41"/>
              <w:jc w:val="both"/>
              <w:rPr>
                <w:color w:val="FF0000"/>
                <w:sz w:val="22"/>
                <w:szCs w:val="22"/>
              </w:rPr>
            </w:pPr>
          </w:p>
        </w:tc>
      </w:tr>
      <w:tr>
        <w:tc>
          <w:tcPr>
            <w:tcW w:w="2178"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0"/>
              <w:jc w:val="both"/>
              <w:rPr>
                <w:color w:val="FF0000"/>
                <w:sz w:val="22"/>
                <w:szCs w:val="22"/>
              </w:rPr>
            </w:pPr>
            <w:r xmlns:w="http://schemas.openxmlformats.org/wordprocessingml/2006/main">
              <w:rPr>
                <w:color w:val="FF0000"/>
                <w:sz w:val="22"/>
                <w:szCs w:val="22"/>
              </w:rPr>
              <w:t xml:space="preserve">paymentTypeName</w:t>
            </w:r>
          </w:p>
        </w:tc>
        <w:tc>
          <w:tcPr>
            <w:tcW w:w="2520"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0"/>
              <w:jc w:val="both"/>
              <w:rPr>
                <w:color w:val="FF0000"/>
                <w:sz w:val="22"/>
                <w:szCs w:val="22"/>
              </w:rPr>
            </w:pPr>
            <w:r xmlns:w="http://schemas.openxmlformats.org/wordprocessingml/2006/main">
              <w:rPr>
                <w:color w:val="FF0000"/>
                <w:sz w:val="22"/>
                <w:szCs w:val="22"/>
              </w:rPr>
              <w:t xml:space="preserve">Required: </w:t>
            </w:r>
            <w:r xmlns:w="http://schemas.openxmlformats.org/wordprocessingml/2006/main">
              <w:rPr>
                <w:color w:val="FF0000"/>
                <w:sz w:val="22"/>
                <w:szCs w:val="22"/>
                <w:highlight w:val="yellow"/>
              </w:rPr>
              <w:t xml:space="preserve">false</w:t>
            </w:r>
          </w:p>
          <w:p>
            <w:pPr xmlns:w="http://schemas.openxmlformats.org/wordprocessingml/2006/main">
              <w:spacing w:before="0"/>
              <w:ind w:left="0"/>
              <w:jc w:val="both"/>
              <w:rPr>
                <w:color w:val="FF0000"/>
                <w:sz w:val="22"/>
                <w:szCs w:val="22"/>
              </w:rPr>
            </w:pPr>
            <w:r xmlns:w="http://schemas.openxmlformats.org/wordprocessingml/2006/main">
              <w:rPr>
                <w:color w:val="FF0000"/>
                <w:sz w:val="22"/>
                <w:szCs w:val="22"/>
              </w:rPr>
              <w:t xml:space="preserve">DataType: String</w:t>
            </w:r>
          </w:p>
          <w:p>
            <w:pPr xmlns:w="http://schemas.openxmlformats.org/wordprocessingml/2006/main">
              <w:spacing w:before="0"/>
              <w:ind w:left="0"/>
              <w:jc w:val="both"/>
              <w:rPr>
                <w:color w:val="FF0000"/>
                <w:sz w:val="22"/>
                <w:szCs w:val="22"/>
              </w:rPr>
            </w:pPr>
            <w:r xmlns:w="http://schemas.openxmlformats.org/wordprocessingml/2006/main">
              <w:rPr>
                <w:color w:val="FF0000"/>
                <w:sz w:val="22"/>
                <w:szCs w:val="22"/>
              </w:rPr>
              <w:t xml:space="preserve">Minlength:</w:t>
            </w:r>
          </w:p>
          <w:p>
            <w:pPr xmlns:w="http://schemas.openxmlformats.org/wordprocessingml/2006/main">
              <w:spacing w:before="0"/>
              <w:ind w:left="0"/>
              <w:jc w:val="both"/>
              <w:rPr>
                <w:color w:val="FF0000"/>
                <w:sz w:val="22"/>
                <w:szCs w:val="22"/>
              </w:rPr>
            </w:pPr>
            <w:r xmlns:w="http://schemas.openxmlformats.org/wordprocessingml/2006/main">
              <w:rPr>
                <w:color w:val="FF0000"/>
                <w:sz w:val="22"/>
                <w:szCs w:val="22"/>
              </w:rPr>
              <w:t xml:space="preserve">Maxlength:</w:t>
            </w:r>
          </w:p>
          <w:p>
            <w:pPr xmlns:w="http://schemas.openxmlformats.org/wordprocessingml/2006/main">
              <w:spacing w:before="0"/>
              <w:ind w:left="0"/>
              <w:jc w:val="both"/>
              <w:rPr>
                <w:color w:val="FF0000"/>
                <w:sz w:val="22"/>
                <w:szCs w:val="22"/>
              </w:rPr>
            </w:pPr>
            <w:r xmlns:w="http://schemas.openxmlformats.org/wordprocessingml/2006/main">
              <w:rPr>
                <w:color w:val="FF0000"/>
                <w:sz w:val="22"/>
                <w:szCs w:val="22"/>
              </w:rPr>
              <w:t xml:space="preserve">Format:</w:t>
            </w:r>
          </w:p>
        </w:tc>
        <w:tc>
          <w:tcPr>
            <w:tcW w:w="5310"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ind w:left="41"/>
              <w:jc w:val="both"/>
              <w:rPr>
                <w:color w:val="FF0000"/>
                <w:sz w:val="22"/>
                <w:szCs w:val="22"/>
              </w:rPr>
            </w:pPr>
            <w:r xmlns:w="http://schemas.openxmlformats.org/wordprocessingml/2006/main">
              <w:rPr>
                <w:color w:val="FF0000"/>
                <w:sz w:val="22"/>
                <w:szCs w:val="22"/>
              </w:rPr>
              <w:t xml:space="preserve">Payment method name</w:t>
            </w:r>
          </w:p>
          <w:p>
            <w:pPr>
              <w:ind w:left="41"/>
              <w:jc w:val="both"/>
              <w:rPr>
                <w:color w:val="FF0000"/>
                <w:sz w:val="22"/>
                <w:szCs w:val="22"/>
              </w:rPr>
            </w:pPr>
          </w:p>
          <w:p>
            <w:pPr>
              <w:pStyle w:val="7"/>
              <w:shd w:val="clear" w:color="auto" w:fill="FFFFFF"/>
              <w:rPr>
                <w:rFonts w:ascii="Times New Roman" w:hAnsi="Times New Roman" w:cs="Times New Roman"/>
                <w:color w:val="000000"/>
                <w:sz w:val="22"/>
                <w:szCs w:val="22"/>
              </w:rPr>
            </w:pPr>
          </w:p>
          <w:p>
            <w:pPr xmlns:w="http://schemas.openxmlformats.org/wordprocessingml/2006/main">
              <w:ind w:left="41"/>
              <w:jc w:val="both"/>
              <w:rPr>
                <w:color w:val="FF0000"/>
                <w:sz w:val="22"/>
                <w:szCs w:val="22"/>
              </w:rPr>
            </w:pPr>
            <w:r xmlns:w="http://schemas.openxmlformats.org/wordprocessingml/2006/main">
              <w:rPr>
                <w:color w:val="FF0000"/>
                <w:sz w:val="22"/>
                <w:szCs w:val="22"/>
              </w:rPr>
              <w:t xml:space="preserve"> </w:t>
            </w:r>
          </w:p>
        </w:tc>
      </w:tr>
      <w:tr>
        <w:tc>
          <w:tcPr>
            <w:tcW w:w="2178"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cusGetInvoiceRight</w:t>
            </w:r>
          </w:p>
        </w:tc>
        <w:tc>
          <w:tcPr>
            <w:tcW w:w="2520"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w:t>
            </w:r>
            <w:r xmlns:w="http://schemas.openxmlformats.org/wordprocessingml/2006/main">
              <w:rPr>
                <w:sz w:val="22"/>
                <w:szCs w:val="22"/>
                <w:highlight w:val="yellow"/>
              </w:rPr>
              <w:t xml:space="preserve">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Boolean</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true/false</w:t>
            </w:r>
          </w:p>
        </w:tc>
        <w:tc>
          <w:tcPr>
            <w:tcW w:w="5310"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ind w:left="41"/>
              <w:jc w:val="both"/>
              <w:rPr>
                <w:sz w:val="22"/>
                <w:szCs w:val="22"/>
              </w:rPr>
            </w:pPr>
            <w:r xmlns:w="http://schemas.openxmlformats.org/wordprocessingml/2006/main">
              <w:rPr>
                <w:sz w:val="22"/>
                <w:szCs w:val="22"/>
              </w:rPr>
              <w:t xml:space="preserve">Show customers invoices in Manage invoices</w:t>
            </w:r>
          </w:p>
          <w:p>
            <w:pPr>
              <w:ind w:left="41"/>
              <w:jc w:val="both"/>
              <w:rPr>
                <w:sz w:val="22"/>
                <w:szCs w:val="22"/>
              </w:rPr>
            </w:pPr>
          </w:p>
          <w:p>
            <w:pPr>
              <w:ind w:left="41"/>
              <w:jc w:val="both"/>
              <w:rPr>
                <w:sz w:val="22"/>
                <w:szCs w:val="22"/>
              </w:rPr>
            </w:pPr>
          </w:p>
          <w:p>
            <w:pPr>
              <w:pStyle w:val="7"/>
              <w:shd w:val="clear" w:color="auto" w:fill="FFFFFF"/>
              <w:rPr>
                <w:rFonts w:ascii="Times New Roman" w:hAnsi="Times New Roman" w:cs="Times New Roman"/>
                <w:color w:val="000000"/>
                <w:sz w:val="22"/>
                <w:szCs w:val="22"/>
                <w:highlight w:val="yellow"/>
              </w:rPr>
            </w:pPr>
          </w:p>
          <w:p>
            <w:pPr>
              <w:ind w:left="41"/>
              <w:jc w:val="both"/>
              <w:rPr>
                <w:sz w:val="22"/>
                <w:szCs w:val="22"/>
              </w:rPr>
            </w:pPr>
          </w:p>
          <w:p>
            <w:pPr>
              <w:pStyle w:val="7"/>
              <w:shd w:val="clear" w:color="auto" w:fill="FFFFFF"/>
              <w:rPr>
                <w:rFonts w:ascii="Times New Roman" w:hAnsi="Times New Roman" w:cs="Times New Roman"/>
                <w:sz w:val="22"/>
                <w:szCs w:val="22"/>
              </w:rPr>
            </w:pPr>
          </w:p>
        </w:tc>
      </w:tr>
    </w:tbl>
    <w:p>
      <w:pPr xmlns:w="http://schemas.openxmlformats.org/wordprocessingml/2006/main">
        <w:numPr>
          <w:ilvl w:val="2"/>
          <w:numId w:val="6"/>
        </w:numPr>
        <w:snapToGrid w:val="0"/>
        <w:jc w:val="both"/>
        <w:rPr>
          <w:sz w:val="22"/>
          <w:szCs w:val="22"/>
        </w:rPr>
      </w:pPr>
      <w:r xmlns:w="http://schemas.openxmlformats.org/wordprocessingml/2006/main">
        <w:rPr>
          <w:sz w:val="22"/>
          <w:szCs w:val="22"/>
        </w:rPr>
        <w:t xml:space="preserve">FormParam format example</w:t>
      </w:r>
    </w:p>
    <w:p>
      <w:pPr>
        <w:snapToGrid w:val="0"/>
        <w:ind w:left="0"/>
        <w:jc w:val="both"/>
      </w:pPr>
      <w:r>
        <w:drawing>
          <wp:inline distT="0" distB="0" distL="114300" distR="114300">
            <wp:extent cx="6301105" cy="3206750"/>
            <wp:effectExtent l="0" t="0" r="23495" b="19050"/>
            <wp:docPr id="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pic:cNvPicPr>
                      <a:picLocks noChangeAspect="1"/>
                    </pic:cNvPicPr>
                  </pic:nvPicPr>
                  <pic:blipFill>
                    <a:blip r:embed="rId62"/>
                    <a:stretch>
                      <a:fillRect/>
                    </a:stretch>
                  </pic:blipFill>
                  <pic:spPr>
                    <a:xfrm>
                      <a:off x="0" y="0"/>
                      <a:ext cx="6301105" cy="3206750"/>
                    </a:xfrm>
                    <a:prstGeom prst="rect">
                      <a:avLst/>
                    </a:prstGeom>
                    <a:noFill/>
                    <a:ln w="9525">
                      <a:noFill/>
                    </a:ln>
                  </pic:spPr>
                </pic:pic>
              </a:graphicData>
            </a:graphic>
          </wp:inline>
        </w:drawing>
      </w:r>
    </w:p>
    <w:p>
      <w:pPr xmlns:w="http://schemas.openxmlformats.org/wordprocessingml/2006/main">
        <w:snapToGrid w:val="0"/>
        <w:ind w:left="1800"/>
        <w:jc w:val="both"/>
        <w:rPr>
          <w:sz w:val="22"/>
          <w:szCs w:val="22"/>
        </w:rPr>
      </w:pPr>
      <w:r xmlns:w="http://schemas.openxmlformats.org/wordprocessingml/2006/main">
        <w:rPr>
          <w:sz w:val="22"/>
          <w:szCs w:val="22"/>
        </w:rPr>
        <w:t xml:space="preserve">Returned data</w:t>
      </w:r>
    </w:p>
    <w:p>
      <w:pPr xmlns:w="http://schemas.openxmlformats.org/wordprocessingml/2006/main">
        <w:widowControl/>
        <w:shd w:val="clear" w:color="auto" w:fill="DBE5F1"/>
        <w:spacing w:before="0" w:line="240" w:lineRule="auto"/>
        <w:ind w:left="1440"/>
        <w:jc w:val="both"/>
        <w:rPr>
          <w:b/>
          <w:bCs/>
          <w:snapToGrid/>
          <w:color w:val="525252"/>
          <w:sz w:val="22"/>
          <w:szCs w:val="22"/>
        </w:rPr>
      </w:pPr>
      <w:r xmlns:w="http://schemas.openxmlformats.org/wordprocessingml/2006/main">
        <w:rPr>
          <w:b/>
          <w:bCs/>
          <w:snapToGrid/>
          <w:color w:val="525252"/>
          <w:sz w:val="22"/>
          <w:szCs w:val="22"/>
        </w:rPr>
        <w:t xml:space="preserve">{"errorCode":null,"description":null,"result":true,"paymentTime":null,"paymentMethod":null}</w:t>
      </w:r>
    </w:p>
    <w:p>
      <w:pPr xmlns:w="http://schemas.openxmlformats.org/wordprocessingml/2006/main">
        <w:snapToGrid w:val="0"/>
        <w:ind w:left="1800"/>
        <w:jc w:val="both"/>
        <w:rPr>
          <w:sz w:val="22"/>
          <w:szCs w:val="22"/>
        </w:rPr>
      </w:pPr>
      <w:r xmlns:w="http://schemas.openxmlformats.org/wordprocessingml/2006/main">
        <w:rPr>
          <w:sz w:val="22"/>
          <w:szCs w:val="22"/>
        </w:rPr>
        <w:t xml:space="preserve">Describe</w:t>
      </w:r>
    </w:p>
    <w:tbl>
      <w:tblPr>
        <w:tblStyle w:val="14"/>
        <w:tblW w:w="8784" w:type="dxa"/>
        <w:tblInd w:w="10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9"/>
        <w:gridCol w:w="6485"/>
      </w:tblGrid>
      <w:tr>
        <w:tc>
          <w:tcPr>
            <w:tcW w:w="2299" w:type="dxa"/>
            <w:shd w:val="clear" w:color="auto" w:fill="D9D9D9"/>
            <w:noWrap w:val="0"/>
            <w:vAlign w:val="top"/>
          </w:tcPr>
          <w:p>
            <w:pPr xmlns:w="http://schemas.openxmlformats.org/wordprocessingml/2006/main">
              <w:jc w:val="center"/>
              <w:rPr>
                <w:b/>
                <w:sz w:val="22"/>
                <w:szCs w:val="22"/>
              </w:rPr>
            </w:pPr>
            <w:r xmlns:w="http://schemas.openxmlformats.org/wordprocessingml/2006/main">
              <w:rPr>
                <w:b/>
                <w:sz w:val="22"/>
                <w:szCs w:val="22"/>
              </w:rPr>
              <w:t xml:space="preserve">School's name</w:t>
            </w:r>
          </w:p>
        </w:tc>
        <w:tc>
          <w:tcPr>
            <w:tcW w:w="6485" w:type="dxa"/>
            <w:shd w:val="clear" w:color="auto" w:fill="D9D9D9"/>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Describe</w:t>
            </w:r>
          </w:p>
        </w:tc>
      </w:tr>
      <w:tr>
        <w:tc>
          <w:tcPr>
            <w:tcW w:w="2299"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errorCode</w:t>
            </w:r>
          </w:p>
        </w:tc>
        <w:tc>
          <w:tcPr>
            <w:tcW w:w="6485"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 code (value is null if payment status update was successful)</w:t>
            </w:r>
          </w:p>
        </w:tc>
      </w:tr>
      <w:tr>
        <w:tc>
          <w:tcPr>
            <w:tcW w:w="2299"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description</w:t>
            </w:r>
          </w:p>
        </w:tc>
        <w:tc>
          <w:tcPr>
            <w:tcW w:w="6485"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 description (value is null if payment status update was successful)</w:t>
            </w:r>
          </w:p>
        </w:tc>
      </w:tr>
      <w:tr>
        <w:tc>
          <w:tcPr>
            <w:tcW w:w="2299"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result. result</w:t>
            </w:r>
          </w:p>
        </w:tc>
        <w:tc>
          <w:tcPr>
            <w:tcW w:w="6485"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Payment status update results</w:t>
            </w:r>
          </w:p>
          <w:p>
            <w:pPr xmlns:w="http://schemas.openxmlformats.org/wordprocessingml/2006/main">
              <w:spacing w:before="0"/>
              <w:ind w:left="0"/>
              <w:jc w:val="both"/>
              <w:rPr>
                <w:sz w:val="22"/>
                <w:szCs w:val="22"/>
              </w:rPr>
            </w:pPr>
            <w:r xmlns:w="http://schemas.openxmlformats.org/wordprocessingml/2006/main">
              <w:rPr>
                <w:sz w:val="22"/>
                <w:szCs w:val="22"/>
              </w:rPr>
              <w:t xml:space="preserve">Success: true</w:t>
            </w:r>
          </w:p>
          <w:p>
            <w:pPr xmlns:w="http://schemas.openxmlformats.org/wordprocessingml/2006/main">
              <w:spacing w:before="0"/>
              <w:ind w:left="0"/>
              <w:jc w:val="both"/>
              <w:rPr>
                <w:sz w:val="22"/>
                <w:szCs w:val="22"/>
              </w:rPr>
            </w:pPr>
            <w:r xmlns:w="http://schemas.openxmlformats.org/wordprocessingml/2006/main">
              <w:rPr>
                <w:sz w:val="22"/>
                <w:szCs w:val="22"/>
              </w:rPr>
              <w:t xml:space="preserve">Failed: false</w:t>
            </w:r>
          </w:p>
        </w:tc>
      </w:tr>
      <w:tr>
        <w:tc>
          <w:tcPr>
            <w:tcW w:w="2299"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paymentTime</w:t>
            </w:r>
          </w:p>
        </w:tc>
        <w:tc>
          <w:tcPr>
            <w:tcW w:w="6485"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Payment status update time</w:t>
            </w:r>
          </w:p>
        </w:tc>
      </w:tr>
      <w:tr>
        <w:tc>
          <w:tcPr>
            <w:tcW w:w="2299"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paymentMethod</w:t>
            </w:r>
          </w:p>
        </w:tc>
        <w:tc>
          <w:tcPr>
            <w:tcW w:w="6485"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Payment methods</w:t>
            </w:r>
          </w:p>
        </w:tc>
      </w:tr>
    </w:tbl>
    <w:p>
      <w:pPr>
        <w:jc w:val="both"/>
        <w:rPr>
          <w:sz w:val="22"/>
          <w:szCs w:val="22"/>
        </w:rPr>
      </w:pPr>
    </w:p>
    <w:p>
      <w:pPr>
        <w:jc w:val="both"/>
        <w:rPr>
          <w:sz w:val="22"/>
          <w:szCs w:val="22"/>
        </w:rPr>
      </w:pPr>
    </w:p>
    <w:p>
      <w:pPr>
        <w:jc w:val="both"/>
        <w:rPr>
          <w:sz w:val="22"/>
          <w:szCs w:val="22"/>
        </w:rPr>
      </w:pPr>
    </w:p>
    <w:p>
      <w:pPr xmlns:w="http://schemas.openxmlformats.org/wordprocessingml/2006/main">
        <w:pStyle w:val="20"/>
        <w:rPr>
          <w:sz w:val="22"/>
          <w:szCs w:val="22"/>
        </w:rPr>
      </w:pPr>
      <w:bookmarkStart xmlns:w="http://schemas.openxmlformats.org/wordprocessingml/2006/main" w:id="55" w:name="_Toc115266201"/>
      <w:r xmlns:w="http://schemas.openxmlformats.org/wordprocessingml/2006/main">
        <w:rPr>
          <w:sz w:val="22"/>
          <w:szCs w:val="22"/>
        </w:rPr>
        <w:t xml:space="preserve">Cancel payment status</w:t>
      </w:r>
      <w:bookmarkEnd xmlns:w="http://schemas.openxmlformats.org/wordprocessingml/2006/main" w:id="55"/>
    </w:p>
    <w:p>
      <w:pPr xmlns:w="http://schemas.openxmlformats.org/wordprocessingml/2006/main">
        <w:pStyle w:val="4"/>
        <w:rPr>
          <w:sz w:val="22"/>
          <w:szCs w:val="22"/>
        </w:rPr>
      </w:pPr>
      <w:r xmlns:w="http://schemas.openxmlformats.org/wordprocessingml/2006/main">
        <w:rPr>
          <w:sz w:val="22"/>
          <w:szCs w:val="22"/>
        </w:rPr>
        <w:t xml:space="preserve">Allows you to change the payment status of an invoice to unpaid.</w:t>
      </w:r>
    </w:p>
    <w:p>
      <w:pPr xmlns:w="http://schemas.openxmlformats.org/wordprocessingml/2006/main">
        <w:numPr>
          <w:ilvl w:val="0"/>
          <w:numId w:val="9"/>
        </w:numPr>
        <w:jc w:val="both"/>
        <w:rPr>
          <w:sz w:val="22"/>
          <w:szCs w:val="22"/>
        </w:rPr>
      </w:pPr>
      <w:r xmlns:w="http://schemas.openxmlformats.org/wordprocessingml/2006/main">
        <w:rPr>
          <w:b/>
          <w:color w:val="0000FF"/>
          <w:sz w:val="22"/>
          <w:szCs w:val="22"/>
        </w:rPr>
        <w:t xml:space="preserve">Input:</w:t>
      </w:r>
    </w:p>
    <w:p>
      <w:pPr xmlns:w="http://schemas.openxmlformats.org/wordprocessingml/2006/main">
        <w:numPr>
          <w:ilvl w:val="0"/>
          <w:numId w:val="6"/>
        </w:numPr>
        <w:snapToGrid w:val="0"/>
        <w:jc w:val="both"/>
        <w:rPr>
          <w:sz w:val="22"/>
          <w:szCs w:val="22"/>
        </w:rPr>
      </w:pPr>
      <w:r xmlns:w="http://schemas.openxmlformats.org/wordprocessingml/2006/main">
        <w:rPr>
          <w:sz w:val="22"/>
          <w:szCs w:val="22"/>
        </w:rPr>
        <w:t xml:space="preserve">Action (POST): InvoiceAPI/InvoiceWS/cancelPaymentStatus</w:t>
      </w:r>
    </w:p>
    <w:p>
      <w:pPr xmlns:w="http://schemas.openxmlformats.org/wordprocessingml/2006/main">
        <w:numPr>
          <w:ilvl w:val="0"/>
          <w:numId w:val="6"/>
        </w:numPr>
        <w:jc w:val="both"/>
        <w:rPr>
          <w:sz w:val="22"/>
          <w:szCs w:val="22"/>
        </w:rPr>
      </w:pPr>
      <w:r xmlns:w="http://schemas.openxmlformats.org/wordprocessingml/2006/main">
        <w:rPr>
          <w:sz w:val="22"/>
          <w:szCs w:val="22"/>
        </w:rPr>
        <w:t xml:space="preserve">Headers:</w:t>
      </w:r>
    </w:p>
    <w:p>
      <w:pPr xmlns:w="http://schemas.openxmlformats.org/wordprocessingml/2006/main">
        <w:ind w:left="720"/>
        <w:jc w:val="both"/>
        <w:rPr>
          <w:sz w:val="22"/>
          <w:szCs w:val="22"/>
          <w:lang w:val="en"/>
        </w:rPr>
      </w:pPr>
      <w:r xmlns:w="http://schemas.openxmlformats.org/wordprocessingml/2006/main">
        <w:rPr>
          <w:sz w:val="22"/>
          <w:szCs w:val="22"/>
          <w:lang w:val="en"/>
        </w:rPr>
        <w:t xml:space="preserve">+ Cookie: access_token value or Authorization: username/pass like logging in on the web or Authorization: username/pass like logging in on the web</w:t>
      </w:r>
    </w:p>
    <w:p>
      <w:pPr xmlns:w="http://schemas.openxmlformats.org/wordprocessingml/2006/main">
        <w:ind w:left="720"/>
        <w:jc w:val="both"/>
        <w:rPr>
          <w:sz w:val="22"/>
          <w:szCs w:val="22"/>
          <w:lang w:val="fr-FR"/>
        </w:rPr>
      </w:pPr>
      <w:r xmlns:w="http://schemas.openxmlformats.org/wordprocessingml/2006/main">
        <w:rPr>
          <w:sz w:val="22"/>
          <w:szCs w:val="22"/>
          <w:lang w:val="fr-FR"/>
        </w:rPr>
        <w:t xml:space="preserve">+ Content-Type : application/x-www-form-urlencoded</w:t>
      </w:r>
    </w:p>
    <w:p>
      <w:pPr>
        <w:snapToGrid w:val="0"/>
        <w:ind w:left="720"/>
        <w:jc w:val="both"/>
        <w:rPr>
          <w:sz w:val="22"/>
          <w:szCs w:val="22"/>
          <w:lang w:val="fr-FR"/>
        </w:rPr>
      </w:pPr>
    </w:p>
    <w:tbl>
      <w:tblPr>
        <w:tblStyle w:val="14"/>
        <w:tblW w:w="9213"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544"/>
        <w:gridCol w:w="4509"/>
      </w:tblGrid>
      <w:tr>
        <w:trPr>
          <w:trHeight w:val="530" w:hRule="atLeast"/>
        </w:trPr>
        <w:tc>
          <w:tcPr>
            <w:tcW w:w="2160" w:type="dxa"/>
            <w:shd w:val="clear" w:color="auto" w:fill="D9D9D9"/>
            <w:noWrap w:val="0"/>
            <w:vAlign w:val="top"/>
          </w:tcPr>
          <w:p>
            <w:pPr xmlns:w="http://schemas.openxmlformats.org/wordprocessingml/2006/main">
              <w:jc w:val="center"/>
              <w:rPr>
                <w:b/>
                <w:bCs/>
                <w:color w:val="000000"/>
                <w:sz w:val="22"/>
                <w:szCs w:val="22"/>
              </w:rPr>
            </w:pPr>
            <w:r xmlns:w="http://schemas.openxmlformats.org/wordprocessingml/2006/main">
              <w:rPr>
                <w:b/>
                <w:bCs/>
                <w:color w:val="000000"/>
                <w:sz w:val="22"/>
                <w:szCs w:val="22"/>
              </w:rPr>
              <w:t xml:space="preserve">School's name</w:t>
            </w:r>
          </w:p>
        </w:tc>
        <w:tc>
          <w:tcPr>
            <w:tcW w:w="2544" w:type="dxa"/>
            <w:shd w:val="clear" w:color="auto" w:fill="D9D9D9"/>
            <w:noWrap w:val="0"/>
            <w:vAlign w:val="top"/>
          </w:tcPr>
          <w:p>
            <w:pPr xmlns:w="http://schemas.openxmlformats.org/wordprocessingml/2006/main">
              <w:ind w:hanging="467"/>
              <w:jc w:val="center"/>
              <w:rPr>
                <w:b/>
                <w:bCs/>
                <w:color w:val="000000"/>
                <w:sz w:val="22"/>
                <w:szCs w:val="22"/>
              </w:rPr>
            </w:pPr>
            <w:r xmlns:w="http://schemas.openxmlformats.org/wordprocessingml/2006/main">
              <w:rPr>
                <w:b/>
                <w:bCs/>
                <w:color w:val="000000"/>
                <w:sz w:val="22"/>
                <w:szCs w:val="22"/>
              </w:rPr>
              <w:t xml:space="preserve">Data types, constraints</w:t>
            </w:r>
          </w:p>
        </w:tc>
        <w:tc>
          <w:tcPr>
            <w:tcW w:w="4509" w:type="dxa"/>
            <w:shd w:val="clear" w:color="auto" w:fill="D9D9D9"/>
            <w:noWrap w:val="0"/>
            <w:vAlign w:val="top"/>
          </w:tcPr>
          <w:p>
            <w:pPr xmlns:w="http://schemas.openxmlformats.org/wordprocessingml/2006/main">
              <w:jc w:val="center"/>
              <w:rPr>
                <w:b/>
                <w:bCs/>
                <w:color w:val="000000"/>
                <w:sz w:val="22"/>
                <w:szCs w:val="22"/>
              </w:rPr>
            </w:pPr>
            <w:r xmlns:w="http://schemas.openxmlformats.org/wordprocessingml/2006/main">
              <w:rPr>
                <w:b/>
                <w:bCs/>
                <w:color w:val="000000"/>
                <w:sz w:val="22"/>
                <w:szCs w:val="22"/>
              </w:rPr>
              <w:t xml:space="preserve">Data/Description</w:t>
            </w:r>
          </w:p>
        </w:tc>
      </w:tr>
      <w:tr>
        <w:tc>
          <w:tcPr>
            <w:tcW w:w="216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supplierTaxCode</w:t>
            </w:r>
          </w:p>
        </w:tc>
        <w:tc>
          <w:tcPr>
            <w:tcW w:w="254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 [0-9-]+</w:t>
            </w:r>
          </w:p>
        </w:tc>
        <w:tc>
          <w:tcPr>
            <w:tcW w:w="4509"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Tax identification number of the invoice-issuing business/branch. A business can have multiple tax codes</w:t>
            </w:r>
          </w:p>
          <w:p>
            <w:pPr xmlns:w="http://schemas.openxmlformats.org/wordprocessingml/2006/main">
              <w:spacing w:before="0"/>
              <w:ind w:left="0"/>
              <w:jc w:val="both"/>
              <w:rPr>
                <w:sz w:val="22"/>
                <w:szCs w:val="22"/>
              </w:rPr>
            </w:pPr>
            <w:r xmlns:w="http://schemas.openxmlformats.org/wordprocessingml/2006/main">
              <w:rPr>
                <w:sz w:val="22"/>
                <w:szCs w:val="22"/>
              </w:rPr>
              <w:t xml:space="preserve">Model 1: 0312770607</w:t>
            </w:r>
          </w:p>
          <w:p>
            <w:pPr xmlns:w="http://schemas.openxmlformats.org/wordprocessingml/2006/main">
              <w:ind w:left="0"/>
              <w:jc w:val="both"/>
              <w:rPr>
                <w:sz w:val="22"/>
                <w:szCs w:val="22"/>
              </w:rPr>
            </w:pPr>
            <w:r xmlns:w="http://schemas.openxmlformats.org/wordprocessingml/2006/main">
              <w:rPr>
                <w:sz w:val="22"/>
                <w:szCs w:val="22"/>
              </w:rPr>
              <w:t xml:space="preserve">Form 2: 0312770607-001</w:t>
            </w:r>
          </w:p>
        </w:tc>
      </w:tr>
      <w:tr>
        <w:tc>
          <w:tcPr>
            <w:tcW w:w="216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invoiceNo</w:t>
            </w:r>
          </w:p>
        </w:tc>
        <w:tc>
          <w:tcPr>
            <w:tcW w:w="254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 7</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 15</w:t>
            </w:r>
          </w:p>
          <w:p>
            <w:pPr xmlns:w="http://schemas.openxmlformats.org/wordprocessingml/2006/main">
              <w:spacing w:before="0"/>
              <w:ind w:left="0"/>
              <w:jc w:val="both"/>
              <w:rPr>
                <w:color w:val="000000"/>
                <w:sz w:val="22"/>
                <w:szCs w:val="22"/>
              </w:rPr>
            </w:pPr>
            <w:r xmlns:w="http://schemas.openxmlformats.org/wordprocessingml/2006/main">
              <w:rPr>
                <w:sz w:val="22"/>
                <w:szCs w:val="22"/>
              </w:rPr>
              <w:t xml:space="preserve">Format : [a-zA-Z0-9]*$</w:t>
            </w:r>
          </w:p>
        </w:tc>
        <w:tc>
          <w:tcPr>
            <w:tcW w:w="4509"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Is invoice symbol + invoice number eg: AA/20E0000001</w:t>
            </w:r>
          </w:p>
        </w:tc>
      </w:tr>
      <w:tr>
        <w:tc>
          <w:tcPr>
            <w:tcW w:w="216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strIssueDate</w:t>
            </w:r>
          </w:p>
        </w:tc>
        <w:tc>
          <w:tcPr>
            <w:tcW w:w="254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highlight w:val="yellow"/>
              </w:rPr>
              <w:t xml:space="preserve">DataType:</w:t>
            </w:r>
            <w:r xmlns:w="http://schemas.openxmlformats.org/wordprocessingml/2006/main">
              <w:rPr>
                <w:sz w:val="22"/>
                <w:szCs w:val="22"/>
              </w:rPr>
              <w:t xml:space="preserve"> </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w:t>
            </w:r>
          </w:p>
          <w:p>
            <w:pPr xmlns:w="http://schemas.openxmlformats.org/wordprocessingml/2006/main">
              <w:spacing w:before="0"/>
              <w:ind w:left="0"/>
              <w:jc w:val="both"/>
              <w:rPr>
                <w:sz w:val="22"/>
                <w:szCs w:val="22"/>
                <w:lang w:val="en"/>
              </w:rPr>
            </w:pPr>
            <w:r xmlns:w="http://schemas.openxmlformats.org/wordprocessingml/2006/main">
              <w:rPr>
                <w:sz w:val="22"/>
                <w:szCs w:val="22"/>
                <w:highlight w:val="yellow"/>
              </w:rPr>
              <w:t xml:space="preserve">Format: </w:t>
            </w:r>
            <w:r xmlns:w="http://schemas.openxmlformats.org/wordprocessingml/2006/main">
              <w:rPr>
                <w:sz w:val="22"/>
                <w:szCs w:val="22"/>
                <w:highlight w:val="yellow"/>
                <w:lang w:val="en"/>
              </w:rPr>
              <w:t xml:space="preserve">Standard 5.1</w:t>
            </w:r>
          </w:p>
        </w:tc>
        <w:tc>
          <w:tcPr>
            <w:tcW w:w="4509"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 date</w:t>
            </w:r>
          </w:p>
          <w:p>
            <w:pPr>
              <w:ind w:left="41"/>
              <w:jc w:val="both"/>
              <w:rPr>
                <w:sz w:val="22"/>
                <w:szCs w:val="22"/>
              </w:rPr>
            </w:pPr>
          </w:p>
        </w:tc>
      </w:tr>
    </w:tbl>
    <w:p>
      <w:pPr xmlns:w="http://schemas.openxmlformats.org/wordprocessingml/2006/main">
        <w:numPr>
          <w:ilvl w:val="2"/>
          <w:numId w:val="6"/>
        </w:numPr>
        <w:snapToGrid w:val="0"/>
        <w:jc w:val="both"/>
        <w:rPr>
          <w:sz w:val="22"/>
          <w:szCs w:val="22"/>
        </w:rPr>
      </w:pPr>
      <w:r xmlns:w="http://schemas.openxmlformats.org/wordprocessingml/2006/main">
        <w:rPr>
          <w:sz w:val="22"/>
          <w:szCs w:val="22"/>
        </w:rPr>
        <w:t xml:space="preserve">FormParam . format example</w:t>
      </w:r>
    </w:p>
    <w:p>
      <w:pPr xmlns:w="http://schemas.openxmlformats.org/wordprocessingml/2006/main">
        <w:widowControl/>
        <w:shd w:val="clear" w:color="auto" w:fill="DBE5F1"/>
        <w:spacing w:before="0" w:line="240" w:lineRule="auto"/>
        <w:ind w:left="1440"/>
        <w:jc w:val="both"/>
        <w:rPr>
          <w:b/>
          <w:bCs/>
          <w:snapToGrid/>
          <w:color w:val="525252"/>
          <w:sz w:val="22"/>
          <w:szCs w:val="22"/>
        </w:rPr>
      </w:pPr>
      <w:r xmlns:w="http://schemas.openxmlformats.org/wordprocessingml/2006/main">
        <w:rPr>
          <w:b/>
          <w:bCs/>
          <w:snapToGrid/>
          <w:color w:val="525252"/>
          <w:sz w:val="22"/>
          <w:szCs w:val="22"/>
        </w:rPr>
        <w:t xml:space="preserve">supplierTaxCode=0100109106-712&amp;invoiceNo=AA%2F20E0000002&amp;strIssueDate=1600154781000</w:t>
      </w:r>
    </w:p>
    <w:p>
      <w:pPr xmlns:w="http://schemas.openxmlformats.org/wordprocessingml/2006/main">
        <w:numPr>
          <w:ilvl w:val="2"/>
          <w:numId w:val="6"/>
        </w:numPr>
        <w:snapToGrid w:val="0"/>
        <w:jc w:val="both"/>
        <w:rPr>
          <w:sz w:val="22"/>
          <w:szCs w:val="22"/>
        </w:rPr>
      </w:pPr>
      <w:r xmlns:w="http://schemas.openxmlformats.org/wordprocessingml/2006/main">
        <w:rPr>
          <w:sz w:val="22"/>
          <w:szCs w:val="22"/>
        </w:rPr>
        <w:t xml:space="preserve">Returned data</w:t>
      </w:r>
    </w:p>
    <w:p>
      <w:pPr xmlns:w="http://schemas.openxmlformats.org/wordprocessingml/2006/main">
        <w:widowControl/>
        <w:shd w:val="clear" w:color="auto" w:fill="DBE5F1"/>
        <w:spacing w:before="0" w:line="240" w:lineRule="auto"/>
        <w:ind w:left="144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1440"/>
        <w:jc w:val="both"/>
        <w:rPr>
          <w:b/>
          <w:bCs/>
          <w:snapToGrid/>
          <w:color w:val="525252"/>
          <w:sz w:val="22"/>
          <w:szCs w:val="22"/>
        </w:rPr>
      </w:pPr>
      <w:r xmlns:w="http://schemas.openxmlformats.org/wordprocessingml/2006/main">
        <w:rPr>
          <w:b/>
          <w:bCs/>
          <w:snapToGrid/>
          <w:color w:val="525252"/>
          <w:sz w:val="22"/>
          <w:szCs w:val="22"/>
        </w:rPr>
        <w:t xml:space="preserve">"errorCode": null,</w:t>
      </w:r>
    </w:p>
    <w:p>
      <w:pPr xmlns:w="http://schemas.openxmlformats.org/wordprocessingml/2006/main">
        <w:widowControl/>
        <w:shd w:val="clear" w:color="auto" w:fill="DBE5F1"/>
        <w:spacing w:before="0" w:line="240" w:lineRule="auto"/>
        <w:ind w:left="1440"/>
        <w:jc w:val="both"/>
        <w:rPr>
          <w:b/>
          <w:bCs/>
          <w:snapToGrid/>
          <w:color w:val="525252"/>
          <w:sz w:val="22"/>
          <w:szCs w:val="22"/>
        </w:rPr>
      </w:pPr>
      <w:r xmlns:w="http://schemas.openxmlformats.org/wordprocessingml/2006/main">
        <w:rPr>
          <w:b/>
          <w:bCs/>
          <w:snapToGrid/>
          <w:color w:val="525252"/>
          <w:sz w:val="22"/>
          <w:szCs w:val="22"/>
        </w:rPr>
        <w:t xml:space="preserve">"description": "Success"</w:t>
      </w:r>
    </w:p>
    <w:p>
      <w:pPr xmlns:w="http://schemas.openxmlformats.org/wordprocessingml/2006/main">
        <w:widowControl/>
        <w:shd w:val="clear" w:color="auto" w:fill="DBE5F1"/>
        <w:spacing w:before="0" w:line="240" w:lineRule="auto"/>
        <w:ind w:left="1440"/>
        <w:jc w:val="both"/>
        <w:rPr>
          <w:b/>
          <w:bCs/>
          <w:snapToGrid/>
          <w:color w:val="525252"/>
          <w:sz w:val="22"/>
          <w:szCs w:val="22"/>
        </w:rPr>
      </w:pPr>
      <w:r xmlns:w="http://schemas.openxmlformats.org/wordprocessingml/2006/main">
        <w:rPr>
          <w:b/>
          <w:bCs/>
          <w:snapToGrid/>
          <w:color w:val="525252"/>
          <w:sz w:val="22"/>
          <w:szCs w:val="22"/>
        </w:rPr>
        <w:t xml:space="preserve">}</w:t>
      </w:r>
    </w:p>
    <w:p>
      <w:pPr>
        <w:spacing w:before="0"/>
        <w:ind w:left="720"/>
        <w:jc w:val="both"/>
        <w:rPr>
          <w:sz w:val="22"/>
          <w:szCs w:val="22"/>
        </w:rPr>
      </w:pPr>
    </w:p>
    <w:p>
      <w:pPr>
        <w:spacing w:before="0"/>
        <w:ind w:left="720"/>
        <w:jc w:val="both"/>
        <w:rPr>
          <w:sz w:val="22"/>
          <w:szCs w:val="22"/>
        </w:rPr>
      </w:pPr>
      <w:r>
        <w:rPr>
          <w:sz w:val="22"/>
          <w:szCs w:val="22"/>
        </w:rPr>
        <w:drawing>
          <wp:inline distT="0" distB="0" distL="114300" distR="114300">
            <wp:extent cx="6299835" cy="3053715"/>
            <wp:effectExtent l="0" t="0" r="24765" b="19685"/>
            <wp:docPr id="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8"/>
                    <pic:cNvPicPr>
                      <a:picLocks noChangeAspect="1"/>
                    </pic:cNvPicPr>
                  </pic:nvPicPr>
                  <pic:blipFill>
                    <a:blip r:embed="rId63"/>
                    <a:stretch>
                      <a:fillRect/>
                    </a:stretch>
                  </pic:blipFill>
                  <pic:spPr>
                    <a:xfrm>
                      <a:off x="0" y="0"/>
                      <a:ext cx="6299835" cy="3053715"/>
                    </a:xfrm>
                    <a:prstGeom prst="rect">
                      <a:avLst/>
                    </a:prstGeom>
                    <a:noFill/>
                    <a:ln w="9525">
                      <a:noFill/>
                    </a:ln>
                  </pic:spPr>
                </pic:pic>
              </a:graphicData>
            </a:graphic>
          </wp:inline>
        </w:drawing>
      </w:r>
    </w:p>
    <w:p>
      <w:pPr>
        <w:spacing w:before="0"/>
        <w:ind w:left="720"/>
        <w:jc w:val="both"/>
        <w:rPr>
          <w:sz w:val="22"/>
          <w:szCs w:val="22"/>
        </w:rPr>
      </w:pPr>
    </w:p>
    <w:p>
      <w:pPr xmlns:w="http://schemas.openxmlformats.org/wordprocessingml/2006/main">
        <w:pStyle w:val="20"/>
        <w:rPr>
          <w:sz w:val="22"/>
          <w:szCs w:val="22"/>
        </w:rPr>
      </w:pPr>
      <w:bookmarkStart xmlns:w="http://schemas.openxmlformats.org/wordprocessingml/2006/main" w:id="56" w:name="_Toc115266202"/>
      <w:r xmlns:w="http://schemas.openxmlformats.org/wordprocessingml/2006/main">
        <w:rPr>
          <w:sz w:val="22"/>
          <w:szCs w:val="22"/>
        </w:rPr>
        <w:t xml:space="preserve">Preview draft invoices</w:t>
      </w:r>
      <w:bookmarkEnd xmlns:w="http://schemas.openxmlformats.org/wordprocessingml/2006/main" w:id="56"/>
    </w:p>
    <w:p>
      <w:pPr xmlns:w="http://schemas.openxmlformats.org/wordprocessingml/2006/main">
        <w:numPr>
          <w:ilvl w:val="0"/>
          <w:numId w:val="9"/>
        </w:numPr>
        <w:jc w:val="both"/>
        <w:rPr>
          <w:b/>
          <w:color w:val="0000FF"/>
          <w:sz w:val="22"/>
          <w:szCs w:val="22"/>
        </w:rPr>
      </w:pPr>
      <w:r xmlns:w="http://schemas.openxmlformats.org/wordprocessingml/2006/main">
        <w:rPr>
          <w:b/>
          <w:color w:val="0000FF"/>
          <w:sz w:val="22"/>
          <w:szCs w:val="22"/>
        </w:rPr>
        <w:t xml:space="preserve">Input:</w:t>
      </w:r>
    </w:p>
    <w:p>
      <w:pPr xmlns:w="http://schemas.openxmlformats.org/wordprocessingml/2006/main">
        <w:jc w:val="both"/>
        <w:rPr>
          <w:sz w:val="22"/>
          <w:szCs w:val="22"/>
        </w:rPr>
      </w:pPr>
      <w:r xmlns:w="http://schemas.openxmlformats.org/wordprocessingml/2006/main">
        <w:rPr>
          <w:sz w:val="22"/>
          <w:szCs w:val="22"/>
        </w:rPr>
        <w:t xml:space="preserve">Webservice used to get PDF files of data to view. The integrated system pushes the invoicing data and SInvoice returns a PDF file of that data, the data will not be saved in SInvoice.</w:t>
      </w:r>
    </w:p>
    <w:p>
      <w:pPr xmlns:w="http://schemas.openxmlformats.org/wordprocessingml/2006/main">
        <w:numPr>
          <w:ilvl w:val="0"/>
          <w:numId w:val="6"/>
        </w:numPr>
        <w:snapToGrid w:val="0"/>
        <w:jc w:val="both"/>
        <w:rPr>
          <w:sz w:val="22"/>
          <w:szCs w:val="22"/>
        </w:rPr>
      </w:pPr>
      <w:r xmlns:w="http://schemas.openxmlformats.org/wordprocessingml/2006/main">
        <w:rPr>
          <w:sz w:val="22"/>
          <w:szCs w:val="22"/>
        </w:rPr>
        <w:t xml:space="preserve">Action (POST): </w:t>
      </w:r>
      <w:r xmlns:w="http://schemas.openxmlformats.org/wordprocessingml/2006/main">
        <w:rPr>
          <w:color w:val="0070C0"/>
          <w:sz w:val="22"/>
          <w:szCs w:val="22"/>
        </w:rPr>
        <w:t xml:space="preserve">InvoiceAPI/InvoiceUtilsWS/createInvoiceDraftPreview/{supplierTaxCode}</w:t>
      </w:r>
    </w:p>
    <w:p>
      <w:pPr xmlns:w="http://schemas.openxmlformats.org/wordprocessingml/2006/main">
        <w:numPr>
          <w:ilvl w:val="0"/>
          <w:numId w:val="6"/>
        </w:numPr>
        <w:jc w:val="both"/>
        <w:rPr>
          <w:sz w:val="22"/>
          <w:szCs w:val="22"/>
        </w:rPr>
      </w:pPr>
      <w:r xmlns:w="http://schemas.openxmlformats.org/wordprocessingml/2006/main">
        <w:rPr>
          <w:sz w:val="22"/>
          <w:szCs w:val="22"/>
        </w:rPr>
        <w:t xml:space="preserve">Headers:</w:t>
      </w:r>
    </w:p>
    <w:p>
      <w:pPr xmlns:w="http://schemas.openxmlformats.org/wordprocessingml/2006/main">
        <w:ind w:left="720"/>
        <w:jc w:val="both"/>
        <w:rPr>
          <w:sz w:val="22"/>
          <w:szCs w:val="22"/>
          <w:lang w:val="en"/>
        </w:rPr>
      </w:pPr>
      <w:r xmlns:w="http://schemas.openxmlformats.org/wordprocessingml/2006/main">
        <w:rPr>
          <w:sz w:val="22"/>
          <w:szCs w:val="22"/>
          <w:lang w:val="en"/>
        </w:rPr>
        <w:t xml:space="preserve">+ Cookie: access_token value or Authorization: username/pass like logging in on the web or Authorization: username/pass like logging in on the web</w:t>
      </w:r>
    </w:p>
    <w:p>
      <w:pPr xmlns:w="http://schemas.openxmlformats.org/wordprocessingml/2006/main">
        <w:ind w:left="720"/>
        <w:jc w:val="both"/>
        <w:rPr>
          <w:sz w:val="22"/>
          <w:szCs w:val="22"/>
          <w:lang w:val="fr-FR"/>
        </w:rPr>
      </w:pPr>
      <w:r xmlns:w="http://schemas.openxmlformats.org/wordprocessingml/2006/main">
        <w:rPr>
          <w:sz w:val="22"/>
          <w:szCs w:val="22"/>
          <w:lang w:val="fr-FR"/>
        </w:rPr>
        <w:t xml:space="preserve">+ Content-Type : application/json</w:t>
      </w:r>
    </w:p>
    <w:tbl>
      <w:tblPr>
        <w:tblStyle w:val="14"/>
        <w:tblW w:w="9213"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4"/>
        <w:gridCol w:w="2450"/>
        <w:gridCol w:w="4779"/>
      </w:tblGrid>
      <w:tr>
        <w:trPr>
          <w:trHeight w:val="530" w:hRule="atLeast"/>
        </w:trPr>
        <w:tc>
          <w:tcPr>
            <w:tcW w:w="1984" w:type="dxa"/>
            <w:shd w:val="clear" w:color="auto" w:fill="D9D9D9"/>
            <w:noWrap w:val="0"/>
            <w:vAlign w:val="top"/>
          </w:tcPr>
          <w:p>
            <w:pPr>
              <w:widowControl/>
              <w:spacing w:before="0" w:line="240" w:lineRule="auto"/>
              <w:ind w:left="0"/>
              <w:jc w:val="center"/>
              <w:rPr>
                <w:b/>
                <w:bCs/>
                <w:color w:val="000000"/>
                <w:sz w:val="22"/>
                <w:szCs w:val="22"/>
                <w:lang w:val="fr-FR"/>
              </w:rPr>
            </w:pPr>
          </w:p>
          <w:p>
            <w:pPr xmlns:w="http://schemas.openxmlformats.org/wordprocessingml/2006/main">
              <w:widowControl/>
              <w:spacing w:before="0" w:line="240" w:lineRule="auto"/>
              <w:ind w:left="0"/>
              <w:jc w:val="center"/>
              <w:rPr>
                <w:b/>
                <w:bCs/>
                <w:color w:val="000000"/>
                <w:sz w:val="22"/>
                <w:szCs w:val="22"/>
              </w:rPr>
            </w:pPr>
            <w:r xmlns:w="http://schemas.openxmlformats.org/wordprocessingml/2006/main">
              <w:rPr>
                <w:b/>
                <w:bCs/>
                <w:color w:val="000000"/>
                <w:sz w:val="22"/>
                <w:szCs w:val="22"/>
              </w:rPr>
              <w:t xml:space="preserve">School's name</w:t>
            </w:r>
          </w:p>
        </w:tc>
        <w:tc>
          <w:tcPr>
            <w:tcW w:w="2450" w:type="dxa"/>
            <w:shd w:val="clear" w:color="auto" w:fill="D9D9D9"/>
            <w:noWrap w:val="0"/>
            <w:vAlign w:val="top"/>
          </w:tcPr>
          <w:p>
            <w:pPr>
              <w:widowControl/>
              <w:spacing w:before="0" w:line="240" w:lineRule="auto"/>
              <w:ind w:left="0"/>
              <w:jc w:val="center"/>
              <w:rPr>
                <w:b/>
                <w:bCs/>
                <w:color w:val="000000"/>
                <w:sz w:val="22"/>
                <w:szCs w:val="22"/>
              </w:rPr>
            </w:pPr>
          </w:p>
          <w:p>
            <w:pPr xmlns:w="http://schemas.openxmlformats.org/wordprocessingml/2006/main">
              <w:widowControl/>
              <w:spacing w:before="0" w:line="240" w:lineRule="auto"/>
              <w:ind w:left="0"/>
              <w:jc w:val="center"/>
              <w:rPr>
                <w:b/>
                <w:bCs/>
                <w:color w:val="000000"/>
                <w:sz w:val="22"/>
                <w:szCs w:val="22"/>
              </w:rPr>
            </w:pPr>
            <w:r xmlns:w="http://schemas.openxmlformats.org/wordprocessingml/2006/main">
              <w:rPr>
                <w:b/>
                <w:bCs/>
                <w:color w:val="000000"/>
                <w:sz w:val="22"/>
                <w:szCs w:val="22"/>
              </w:rPr>
              <w:t xml:space="preserve">Data types, constraints</w:t>
            </w:r>
          </w:p>
        </w:tc>
        <w:tc>
          <w:tcPr>
            <w:tcW w:w="4779" w:type="dxa"/>
            <w:shd w:val="clear" w:color="auto" w:fill="D9D9D9"/>
            <w:noWrap w:val="0"/>
            <w:vAlign w:val="top"/>
          </w:tcPr>
          <w:p>
            <w:pPr>
              <w:widowControl/>
              <w:spacing w:before="0" w:line="240" w:lineRule="auto"/>
              <w:ind w:left="0"/>
              <w:jc w:val="center"/>
              <w:rPr>
                <w:b/>
                <w:bCs/>
                <w:color w:val="000000"/>
                <w:sz w:val="22"/>
                <w:szCs w:val="22"/>
              </w:rPr>
            </w:pPr>
          </w:p>
          <w:p>
            <w:pPr xmlns:w="http://schemas.openxmlformats.org/wordprocessingml/2006/main">
              <w:spacing w:before="0" w:line="240" w:lineRule="auto"/>
              <w:ind w:left="0"/>
              <w:jc w:val="center"/>
              <w:rPr>
                <w:b/>
                <w:bCs/>
                <w:color w:val="000000"/>
                <w:sz w:val="22"/>
                <w:szCs w:val="22"/>
              </w:rPr>
            </w:pPr>
            <w:r xmlns:w="http://schemas.openxmlformats.org/wordprocessingml/2006/main">
              <w:rPr>
                <w:b/>
                <w:bCs/>
                <w:color w:val="000000"/>
                <w:sz w:val="22"/>
                <w:szCs w:val="22"/>
              </w:rPr>
              <w:t xml:space="preserve">Describe</w:t>
            </w:r>
          </w:p>
        </w:tc>
      </w:tr>
      <w:tr>
        <w:tc>
          <w:tcPr>
            <w:tcW w:w="198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supplierTaxCode</w:t>
            </w:r>
          </w:p>
        </w:tc>
        <w:tc>
          <w:tcPr>
            <w:tcW w:w="245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[0-9-]+</w:t>
            </w:r>
          </w:p>
        </w:tc>
        <w:tc>
          <w:tcPr>
            <w:tcW w:w="4779"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Tax identification number of the invoice-issuing business/branch. A business can have multiple tax codes</w:t>
            </w:r>
          </w:p>
          <w:p>
            <w:pPr xmlns:w="http://schemas.openxmlformats.org/wordprocessingml/2006/main">
              <w:spacing w:before="0"/>
              <w:ind w:left="0"/>
              <w:jc w:val="both"/>
              <w:rPr>
                <w:sz w:val="22"/>
                <w:szCs w:val="22"/>
              </w:rPr>
            </w:pPr>
            <w:r xmlns:w="http://schemas.openxmlformats.org/wordprocessingml/2006/main">
              <w:rPr>
                <w:sz w:val="22"/>
                <w:szCs w:val="22"/>
              </w:rPr>
              <w:t xml:space="preserve">Model 1: 0312770607</w:t>
            </w:r>
          </w:p>
          <w:p>
            <w:pPr xmlns:w="http://schemas.openxmlformats.org/wordprocessingml/2006/main">
              <w:spacing w:before="0"/>
              <w:ind w:left="0"/>
              <w:jc w:val="both"/>
              <w:rPr>
                <w:sz w:val="22"/>
                <w:szCs w:val="22"/>
              </w:rPr>
            </w:pPr>
            <w:r xmlns:w="http://schemas.openxmlformats.org/wordprocessingml/2006/main">
              <w:rPr>
                <w:sz w:val="22"/>
                <w:szCs w:val="22"/>
              </w:rPr>
              <w:t xml:space="preserve">Form 2: 0312770607-001</w:t>
            </w:r>
          </w:p>
        </w:tc>
      </w:tr>
    </w:tbl>
    <w:p>
      <w:pPr>
        <w:snapToGrid w:val="0"/>
        <w:ind w:left="0"/>
        <w:jc w:val="both"/>
        <w:rPr>
          <w:sz w:val="22"/>
          <w:szCs w:val="22"/>
        </w:rPr>
      </w:pPr>
    </w:p>
    <w:p>
      <w:pPr xmlns:w="http://schemas.openxmlformats.org/wordprocessingml/2006/main">
        <w:numPr>
          <w:ilvl w:val="0"/>
          <w:numId w:val="6"/>
        </w:numPr>
        <w:snapToGrid w:val="0"/>
        <w:jc w:val="both"/>
        <w:rPr>
          <w:sz w:val="22"/>
          <w:szCs w:val="22"/>
        </w:rPr>
      </w:pPr>
      <w:r xmlns:w="http://schemas.openxmlformats.org/wordprocessingml/2006/main">
        <w:rPr>
          <w:sz w:val="22"/>
          <w:szCs w:val="22"/>
        </w:rPr>
        <w:t xml:space="preserve">Data: JSON format</w:t>
      </w:r>
    </w:p>
    <w:p>
      <w:pPr xmlns:w="http://schemas.openxmlformats.org/wordprocessingml/2006/main">
        <w:numPr>
          <w:ilvl w:val="0"/>
          <w:numId w:val="6"/>
        </w:numPr>
        <w:jc w:val="both"/>
        <w:rPr>
          <w:sz w:val="22"/>
          <w:szCs w:val="22"/>
        </w:rPr>
      </w:pPr>
      <w:r xmlns:w="http://schemas.openxmlformats.org/wordprocessingml/2006/main">
        <w:rPr>
          <w:sz w:val="22"/>
          <w:szCs w:val="22"/>
        </w:rPr>
        <w:t xml:space="preserve">The input data parameters are similar to the Invoicing section. Refer to json in section 6.2</w:t>
      </w:r>
    </w:p>
    <w:p>
      <w:pPr xmlns:w="http://schemas.openxmlformats.org/wordprocessingml/2006/main">
        <w:ind w:left="720"/>
        <w:rPr>
          <w:sz w:val="22"/>
          <w:szCs w:val="22"/>
        </w:rPr>
      </w:pPr>
      <w:r xmlns:w="http://schemas.openxmlformats.org/wordprocessingml/2006/main">
        <w:rPr>
          <w:sz w:val="22"/>
          <w:szCs w:val="22"/>
        </w:rPr>
        <w:t xml:space="preserve">Note:</w:t>
      </w:r>
    </w:p>
    <w:p>
      <w:pPr xmlns:w="http://schemas.openxmlformats.org/wordprocessingml/2006/main">
        <w:ind w:left="720"/>
        <w:rPr>
          <w:sz w:val="22"/>
          <w:szCs w:val="22"/>
        </w:rPr>
      </w:pPr>
      <w:r xmlns:w="http://schemas.openxmlformats.org/wordprocessingml/2006/main">
        <w:rPr>
          <w:sz w:val="22"/>
          <w:szCs w:val="22"/>
        </w:rPr>
        <w:t xml:space="preserve">In case of preparing an adjustment/replacement invoice for a paper invoice, add two tags in generalInvoiceInfo as follows:</w:t>
      </w:r>
    </w:p>
    <w:tbl>
      <w:tblPr>
        <w:tblStyle w:val="14"/>
        <w:tblW w:w="9270" w:type="dxa"/>
        <w:tblInd w:w="5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0"/>
        <w:gridCol w:w="2106"/>
        <w:gridCol w:w="4734"/>
      </w:tblGrid>
      <w:tr>
        <w:trPr>
          <w:trHeight w:val="395" w:hRule="atLeast"/>
        </w:trPr>
        <w:tc>
          <w:tcPr>
            <w:tcW w:w="2430" w:type="dxa"/>
            <w:shd w:val="clear" w:color="auto" w:fill="D9D9D9"/>
            <w:noWrap w:val="0"/>
            <w:vAlign w:val="top"/>
          </w:tcPr>
          <w:p>
            <w:pPr xmlns:w="http://schemas.openxmlformats.org/wordprocessingml/2006/main">
              <w:jc w:val="both"/>
              <w:rPr>
                <w:b/>
                <w:sz w:val="22"/>
                <w:szCs w:val="22"/>
              </w:rPr>
            </w:pPr>
            <w:r xmlns:w="http://schemas.openxmlformats.org/wordprocessingml/2006/main">
              <w:rPr>
                <w:b/>
                <w:sz w:val="22"/>
                <w:szCs w:val="22"/>
              </w:rPr>
              <w:t xml:space="preserve">School's name</w:t>
            </w:r>
          </w:p>
        </w:tc>
        <w:tc>
          <w:tcPr>
            <w:tcW w:w="2106" w:type="dxa"/>
            <w:shd w:val="clear" w:color="auto" w:fill="D9D9D9"/>
            <w:noWrap w:val="0"/>
            <w:vAlign w:val="top"/>
          </w:tcPr>
          <w:p>
            <w:pPr xmlns:w="http://schemas.openxmlformats.org/wordprocessingml/2006/main">
              <w:jc w:val="both"/>
              <w:rPr>
                <w:b/>
                <w:sz w:val="22"/>
                <w:szCs w:val="22"/>
              </w:rPr>
            </w:pPr>
            <w:r xmlns:w="http://schemas.openxmlformats.org/wordprocessingml/2006/main">
              <w:rPr>
                <w:b/>
                <w:sz w:val="22"/>
                <w:szCs w:val="22"/>
              </w:rPr>
              <w:t xml:space="preserve">Datatypes</w:t>
            </w:r>
          </w:p>
        </w:tc>
        <w:tc>
          <w:tcPr>
            <w:tcW w:w="4734" w:type="dxa"/>
            <w:shd w:val="clear" w:color="auto" w:fill="D9D9D9"/>
            <w:noWrap w:val="0"/>
            <w:vAlign w:val="top"/>
          </w:tcPr>
          <w:p>
            <w:pPr xmlns:w="http://schemas.openxmlformats.org/wordprocessingml/2006/main">
              <w:jc w:val="both"/>
              <w:rPr>
                <w:b/>
                <w:sz w:val="22"/>
                <w:szCs w:val="22"/>
              </w:rPr>
            </w:pPr>
            <w:r xmlns:w="http://schemas.openxmlformats.org/wordprocessingml/2006/main">
              <w:rPr>
                <w:b/>
                <w:sz w:val="22"/>
                <w:szCs w:val="22"/>
              </w:rPr>
              <w:t xml:space="preserve">Describe</w:t>
            </w:r>
          </w:p>
        </w:tc>
      </w:tr>
      <w:tr>
        <w:tc>
          <w:tcPr>
            <w:tcW w:w="243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originalInvoiceType</w:t>
            </w:r>
          </w:p>
        </w:tc>
        <w:tc>
          <w:tcPr>
            <w:tcW w:w="210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w:t>
            </w:r>
            <w:r xmlns:w="http://schemas.openxmlformats.org/wordprocessingml/2006/main">
              <w:rPr>
                <w:sz w:val="22"/>
                <w:szCs w:val="22"/>
                <w:lang w:val="vi-VN"/>
              </w:rPr>
              <w:t xml:space="preserve"> </w:t>
            </w:r>
            <w:r xmlns:w="http://schemas.openxmlformats.org/wordprocessingml/2006/main">
              <w:rPr>
                <w:sz w:val="22"/>
                <w:szCs w:val="22"/>
              </w:rPr>
              <w:t xml:space="preserve">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N/A</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734" w:type="dxa"/>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Original invoice type</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Pass a numeric value with the following meaning</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0- Not paper invoices/invoices that don't exist on the system</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1-Invoice TT78</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2-Invoice according to Decision 1209</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3-Electronic/Paper Invoice TT32</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4-Paper invoice TT 78</w:t>
            </w:r>
          </w:p>
        </w:tc>
      </w:tr>
      <w:tr>
        <w:tc>
          <w:tcPr>
            <w:tcW w:w="243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originalTemplateCode</w:t>
            </w:r>
          </w:p>
        </w:tc>
        <w:tc>
          <w:tcPr>
            <w:tcW w:w="210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N/A</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734" w:type="dxa"/>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Casting is required if originalInvoiceType is 1, 2, 3 or 4</w:t>
            </w:r>
          </w:p>
          <w:p>
            <w:pPr xmlns:w="http://schemas.openxmlformats.org/wordprocessingml/2006/main">
              <w:spacing w:before="0"/>
              <w:ind w:left="41"/>
              <w:jc w:val="both"/>
              <w:rPr>
                <w:bCs/>
                <w:sz w:val="22"/>
                <w:szCs w:val="22"/>
                <w:lang w:val="vi-VN"/>
              </w:rPr>
            </w:pPr>
            <w:r xmlns:w="http://schemas.openxmlformats.org/wordprocessingml/2006/main">
              <w:rPr>
                <w:bCs/>
                <w:sz w:val="22"/>
                <w:szCs w:val="22"/>
                <w:lang w:val="vi-VN"/>
              </w:rPr>
              <w:t xml:space="preserve">For example, sample TT32: 01GTKT0/001</w:t>
            </w:r>
          </w:p>
          <w:p>
            <w:pPr xmlns:w="http://schemas.openxmlformats.org/wordprocessingml/2006/main">
              <w:spacing w:before="0"/>
              <w:ind w:left="41"/>
              <w:jc w:val="both"/>
              <w:rPr>
                <w:bCs/>
                <w:sz w:val="22"/>
                <w:szCs w:val="22"/>
                <w:lang w:val="vi-VN"/>
              </w:rPr>
            </w:pPr>
            <w:r xmlns:w="http://schemas.openxmlformats.org/wordprocessingml/2006/main">
              <w:rPr>
                <w:bCs/>
                <w:sz w:val="22"/>
                <w:szCs w:val="22"/>
                <w:lang w:val="vi-VN"/>
              </w:rPr>
              <w:t xml:space="preserve">Example TT78: 1/0224</w:t>
            </w:r>
          </w:p>
        </w:tc>
      </w:tr>
    </w:tbl>
    <w:p>
      <w:pPr xmlns:w="http://schemas.openxmlformats.org/wordprocessingml/2006/main">
        <w:snapToGrid w:val="0"/>
        <w:ind w:left="450"/>
        <w:jc w:val="both"/>
        <w:rPr>
          <w:sz w:val="22"/>
          <w:szCs w:val="22"/>
        </w:rPr>
      </w:pPr>
      <w:r xmlns:w="http://schemas.openxmlformats.org/wordprocessingml/2006/main">
        <w:rPr>
          <w:sz w:val="22"/>
          <w:szCs w:val="22"/>
        </w:rPr>
        <w:t xml:space="preserve">When creating an invoice, the system </w:t>
      </w:r>
      <w:r xmlns:w="http://schemas.openxmlformats.org/wordprocessingml/2006/main">
        <w:rPr>
          <w:b/>
          <w:bCs/>
          <w:sz w:val="22"/>
          <w:szCs w:val="22"/>
        </w:rPr>
        <w:t xml:space="preserve">does not check the existence </w:t>
      </w:r>
      <w:r xmlns:w="http://schemas.openxmlformats.org/wordprocessingml/2006/main">
        <w:rPr>
          <w:sz w:val="22"/>
          <w:szCs w:val="22"/>
        </w:rPr>
        <w:t xml:space="preserve">of the original invoice on the system, other authentication rules remain the same.</w:t>
      </w:r>
    </w:p>
    <w:p>
      <w:pPr xmlns:w="http://schemas.openxmlformats.org/wordprocessingml/2006/main">
        <w:numPr>
          <w:ilvl w:val="0"/>
          <w:numId w:val="9"/>
        </w:numPr>
        <w:jc w:val="both"/>
        <w:rPr>
          <w:b/>
          <w:color w:val="0000FF"/>
          <w:sz w:val="22"/>
          <w:szCs w:val="22"/>
        </w:rPr>
      </w:pPr>
      <w:r xmlns:w="http://schemas.openxmlformats.org/wordprocessingml/2006/main">
        <w:rPr>
          <w:b/>
          <w:color w:val="0000FF"/>
          <w:sz w:val="22"/>
          <w:szCs w:val="22"/>
        </w:rPr>
        <w:t xml:space="preserve">Output:</w:t>
      </w:r>
    </w:p>
    <w:p>
      <w:pPr xmlns:w="http://schemas.openxmlformats.org/wordprocessingml/2006/main">
        <w:numPr>
          <w:ilvl w:val="0"/>
          <w:numId w:val="6"/>
        </w:numPr>
        <w:jc w:val="both"/>
        <w:rPr>
          <w:sz w:val="22"/>
          <w:szCs w:val="22"/>
        </w:rPr>
      </w:pPr>
      <w:r xmlns:w="http://schemas.openxmlformats.org/wordprocessingml/2006/main">
        <w:rPr>
          <w:sz w:val="22"/>
          <w:szCs w:val="22"/>
        </w:rPr>
        <w:t xml:space="preserve">Response object with HTTPSstatus and output Entity.</w:t>
      </w:r>
    </w:p>
    <w:tbl>
      <w:tblPr>
        <w:tblStyle w:val="14"/>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gridCol w:w="6251"/>
      </w:tblGrid>
      <w:tr>
        <w:trPr>
          <w:jc w:val="center"/>
        </w:trPr>
        <w:tc>
          <w:tcPr>
            <w:tcW w:w="2533" w:type="dxa"/>
            <w:shd w:val="clear" w:color="auto" w:fill="D9D9D9"/>
            <w:noWrap w:val="0"/>
            <w:vAlign w:val="top"/>
          </w:tcPr>
          <w:p>
            <w:pPr xmlns:w="http://schemas.openxmlformats.org/wordprocessingml/2006/main">
              <w:jc w:val="both"/>
              <w:rPr>
                <w:b/>
                <w:sz w:val="22"/>
                <w:szCs w:val="22"/>
              </w:rPr>
            </w:pPr>
            <w:r xmlns:w="http://schemas.openxmlformats.org/wordprocessingml/2006/main">
              <w:rPr>
                <w:b/>
                <w:sz w:val="22"/>
                <w:szCs w:val="22"/>
              </w:rPr>
              <w:t xml:space="preserve">School's name</w:t>
            </w:r>
          </w:p>
        </w:tc>
        <w:tc>
          <w:tcPr>
            <w:tcW w:w="6251" w:type="dxa"/>
            <w:shd w:val="clear" w:color="auto" w:fill="D9D9D9"/>
            <w:noWrap w:val="0"/>
            <w:vAlign w:val="top"/>
          </w:tcPr>
          <w:p>
            <w:pPr xmlns:w="http://schemas.openxmlformats.org/wordprocessingml/2006/main">
              <w:jc w:val="both"/>
              <w:rPr>
                <w:b/>
                <w:sz w:val="22"/>
                <w:szCs w:val="22"/>
              </w:rPr>
            </w:pPr>
            <w:r xmlns:w="http://schemas.openxmlformats.org/wordprocessingml/2006/main">
              <w:rPr>
                <w:b/>
                <w:sz w:val="22"/>
                <w:szCs w:val="22"/>
              </w:rPr>
              <w:t xml:space="preserve">Describe</w:t>
            </w:r>
          </w:p>
        </w:tc>
      </w:tr>
      <w:tr>
        <w:trPr>
          <w:jc w:val="center"/>
        </w:trP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errorCode</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 code (value is null, no error occurs)</w:t>
            </w:r>
          </w:p>
        </w:tc>
      </w:tr>
      <w:tr>
        <w:trPr>
          <w:jc w:val="center"/>
        </w:trP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description</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 description (value is null, no error occurs)</w:t>
            </w:r>
          </w:p>
        </w:tc>
      </w:tr>
      <w:tr>
        <w:trPr>
          <w:jc w:val="center"/>
        </w:trP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fileName</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Download file name</w:t>
            </w:r>
          </w:p>
        </w:tc>
      </w:tr>
      <w:tr>
        <w:trPr>
          <w:jc w:val="center"/>
        </w:trP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fileToBytes</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File content is converted to byte type, base64 . format</w:t>
            </w:r>
          </w:p>
        </w:tc>
      </w:tr>
    </w:tbl>
    <w:p>
      <w:pPr>
        <w:ind w:left="0"/>
        <w:jc w:val="both"/>
        <w:rPr>
          <w:sz w:val="22"/>
          <w:szCs w:val="22"/>
        </w:rPr>
      </w:pPr>
    </w:p>
    <w:p>
      <w:pPr xmlns:w="http://schemas.openxmlformats.org/wordprocessingml/2006/main">
        <w:pStyle w:val="20"/>
        <w:rPr>
          <w:sz w:val="22"/>
          <w:szCs w:val="22"/>
        </w:rPr>
      </w:pPr>
      <w:bookmarkStart xmlns:w="http://schemas.openxmlformats.org/wordprocessingml/2006/main" w:id="57" w:name="_Toc115266203"/>
      <w:r xmlns:w="http://schemas.openxmlformats.org/wordprocessingml/2006/main">
        <w:rPr>
          <w:sz w:val="22"/>
          <w:szCs w:val="22"/>
        </w:rPr>
        <w:t xml:space="preserve">Invoice lookup using transactionUuid</w:t>
      </w:r>
      <w:bookmarkEnd xmlns:w="http://schemas.openxmlformats.org/wordprocessingml/2006/main" w:id="57"/>
    </w:p>
    <w:p>
      <w:pPr xmlns:w="http://schemas.openxmlformats.org/wordprocessingml/2006/main">
        <w:pStyle w:val="4"/>
        <w:rPr>
          <w:sz w:val="22"/>
          <w:szCs w:val="22"/>
        </w:rPr>
      </w:pPr>
      <w:r xmlns:w="http://schemas.openxmlformats.org/wordprocessingml/2006/main">
        <w:rPr>
          <w:sz w:val="22"/>
          <w:szCs w:val="22"/>
        </w:rPr>
        <w:t xml:space="preserve">Allows the integrated system to look up successfully issued invoices based on transactionUuid (Data that uniquely identifies an invoice generated and controlled by the integrated software)</w:t>
      </w:r>
    </w:p>
    <w:p>
      <w:pPr xmlns:w="http://schemas.openxmlformats.org/wordprocessingml/2006/main">
        <w:pStyle w:val="4"/>
        <w:rPr>
          <w:sz w:val="22"/>
          <w:szCs w:val="22"/>
        </w:rPr>
      </w:pPr>
      <w:r xmlns:w="http://schemas.openxmlformats.org/wordprocessingml/2006/main">
        <w:rPr>
          <w:sz w:val="22"/>
          <w:szCs w:val="22"/>
        </w:rPr>
        <w:t xml:space="preserve">Often use this API when it is necessary to reconcile data between 2 HDDT systems and integrated software.</w:t>
      </w:r>
    </w:p>
    <w:p>
      <w:pPr xmlns:w="http://schemas.openxmlformats.org/wordprocessingml/2006/main">
        <w:numPr>
          <w:ilvl w:val="0"/>
          <w:numId w:val="9"/>
        </w:numPr>
        <w:jc w:val="both"/>
        <w:rPr>
          <w:b/>
          <w:color w:val="0000FF"/>
          <w:sz w:val="22"/>
          <w:szCs w:val="22"/>
        </w:rPr>
      </w:pPr>
      <w:r xmlns:w="http://schemas.openxmlformats.org/wordprocessingml/2006/main">
        <w:rPr>
          <w:b/>
          <w:color w:val="0000FF"/>
          <w:sz w:val="22"/>
          <w:szCs w:val="22"/>
        </w:rPr>
        <w:t xml:space="preserve">Input:</w:t>
      </w:r>
    </w:p>
    <w:p>
      <w:pPr xmlns:w="http://schemas.openxmlformats.org/wordprocessingml/2006/main">
        <w:numPr>
          <w:ilvl w:val="0"/>
          <w:numId w:val="6"/>
        </w:numPr>
        <w:snapToGrid w:val="0"/>
        <w:jc w:val="both"/>
        <w:rPr>
          <w:sz w:val="22"/>
          <w:szCs w:val="22"/>
        </w:rPr>
      </w:pPr>
      <w:r xmlns:w="http://schemas.openxmlformats.org/wordprocessingml/2006/main">
        <w:rPr>
          <w:sz w:val="22"/>
          <w:szCs w:val="22"/>
        </w:rPr>
        <w:t xml:space="preserve">Action (POST): </w:t>
      </w:r>
      <w:r xmlns:w="http://schemas.openxmlformats.org/wordprocessingml/2006/main">
        <w:rPr>
          <w:i/>
          <w:color w:val="00B050"/>
          <w:sz w:val="22"/>
          <w:szCs w:val="22"/>
        </w:rPr>
        <w:t xml:space="preserve">InvoiceAPI/InvoiceWS/searchInvoiceByTransactionUuid</w:t>
      </w:r>
    </w:p>
    <w:p>
      <w:pPr xmlns:w="http://schemas.openxmlformats.org/wordprocessingml/2006/main">
        <w:numPr>
          <w:ilvl w:val="0"/>
          <w:numId w:val="6"/>
        </w:numPr>
        <w:jc w:val="both"/>
        <w:rPr>
          <w:sz w:val="22"/>
          <w:szCs w:val="22"/>
        </w:rPr>
      </w:pPr>
      <w:r xmlns:w="http://schemas.openxmlformats.org/wordprocessingml/2006/main">
        <w:rPr>
          <w:sz w:val="22"/>
          <w:szCs w:val="22"/>
        </w:rPr>
        <w:t xml:space="preserve">Headers:</w:t>
      </w:r>
    </w:p>
    <w:p>
      <w:pPr xmlns:w="http://schemas.openxmlformats.org/wordprocessingml/2006/main">
        <w:ind w:left="720"/>
        <w:jc w:val="both"/>
        <w:rPr>
          <w:sz w:val="22"/>
          <w:szCs w:val="22"/>
          <w:lang w:val="en"/>
        </w:rPr>
      </w:pPr>
      <w:r xmlns:w="http://schemas.openxmlformats.org/wordprocessingml/2006/main">
        <w:rPr>
          <w:sz w:val="22"/>
          <w:szCs w:val="22"/>
          <w:lang w:val="en"/>
        </w:rPr>
        <w:t xml:space="preserve">+ Cookie: access_token value or Authorization: username/pass like logging in on the web or Authorization: username/pass like logging in on the web</w:t>
      </w:r>
    </w:p>
    <w:p>
      <w:pPr xmlns:w="http://schemas.openxmlformats.org/wordprocessingml/2006/main">
        <w:ind w:left="720"/>
        <w:jc w:val="both"/>
        <w:rPr>
          <w:sz w:val="22"/>
          <w:szCs w:val="22"/>
          <w:lang w:val="fr-FR"/>
        </w:rPr>
      </w:pPr>
      <w:r xmlns:w="http://schemas.openxmlformats.org/wordprocessingml/2006/main">
        <w:rPr>
          <w:sz w:val="22"/>
          <w:szCs w:val="22"/>
          <w:lang w:val="fr-FR"/>
        </w:rPr>
        <w:t xml:space="preserve">+ Content-Type : application/x-www-form-urlencoded</w:t>
      </w:r>
    </w:p>
    <w:tbl>
      <w:tblPr>
        <w:tblStyle w:val="14"/>
        <w:tblW w:w="9213"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0"/>
        <w:gridCol w:w="2454"/>
        <w:gridCol w:w="4869"/>
      </w:tblGrid>
      <w:tr>
        <w:trPr>
          <w:trHeight w:val="530" w:hRule="atLeast"/>
        </w:trPr>
        <w:tc>
          <w:tcPr>
            <w:tcW w:w="1890"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School's name</w:t>
            </w:r>
          </w:p>
        </w:tc>
        <w:tc>
          <w:tcPr>
            <w:tcW w:w="2454"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Data types, constraints</w:t>
            </w:r>
          </w:p>
        </w:tc>
        <w:tc>
          <w:tcPr>
            <w:tcW w:w="4869"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Data/description</w:t>
            </w:r>
          </w:p>
        </w:tc>
      </w:tr>
      <w:tr>
        <w:tc>
          <w:tcPr>
            <w:tcW w:w="189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supplierTaxCode</w:t>
            </w:r>
          </w:p>
        </w:tc>
        <w:tc>
          <w:tcPr>
            <w:tcW w:w="245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[0-9-]+</w:t>
            </w:r>
          </w:p>
        </w:tc>
        <w:tc>
          <w:tcPr>
            <w:tcW w:w="4869"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Tax identification number of the invoice-issuing business/branch. A business can have multiple tax codes</w:t>
            </w:r>
          </w:p>
          <w:p>
            <w:pPr xmlns:w="http://schemas.openxmlformats.org/wordprocessingml/2006/main">
              <w:spacing w:before="0"/>
              <w:ind w:left="0"/>
              <w:jc w:val="both"/>
              <w:rPr>
                <w:sz w:val="22"/>
                <w:szCs w:val="22"/>
              </w:rPr>
            </w:pPr>
            <w:r xmlns:w="http://schemas.openxmlformats.org/wordprocessingml/2006/main">
              <w:rPr>
                <w:sz w:val="22"/>
                <w:szCs w:val="22"/>
              </w:rPr>
              <w:t xml:space="preserve">Model 1: 0312770607</w:t>
            </w:r>
          </w:p>
          <w:p>
            <w:pPr xmlns:w="http://schemas.openxmlformats.org/wordprocessingml/2006/main">
              <w:spacing w:before="0"/>
              <w:ind w:left="0"/>
              <w:jc w:val="both"/>
              <w:rPr>
                <w:sz w:val="22"/>
                <w:szCs w:val="22"/>
              </w:rPr>
            </w:pPr>
            <w:r xmlns:w="http://schemas.openxmlformats.org/wordprocessingml/2006/main">
              <w:rPr>
                <w:sz w:val="22"/>
                <w:szCs w:val="22"/>
              </w:rPr>
              <w:t xml:space="preserve">Form 2: 0312770607-001</w:t>
            </w:r>
          </w:p>
          <w:p>
            <w:pPr>
              <w:spacing w:before="0"/>
              <w:ind w:left="0"/>
              <w:jc w:val="both"/>
              <w:rPr>
                <w:sz w:val="22"/>
                <w:szCs w:val="22"/>
              </w:rPr>
            </w:pPr>
          </w:p>
          <w:p>
            <w:pPr>
              <w:pStyle w:val="7"/>
              <w:shd w:val="clear" w:color="auto" w:fill="FFFFFF"/>
              <w:rPr>
                <w:rFonts w:ascii="Times New Roman" w:hAnsi="Times New Roman" w:cs="Times New Roman"/>
                <w:sz w:val="22"/>
                <w:szCs w:val="22"/>
              </w:rPr>
            </w:pPr>
          </w:p>
        </w:tc>
      </w:tr>
      <w:tr>
        <w:tc>
          <w:tcPr>
            <w:tcW w:w="189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transactionUuid</w:t>
            </w:r>
          </w:p>
        </w:tc>
        <w:tc>
          <w:tcPr>
            <w:tcW w:w="2454"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10</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36</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869"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The transactionUuid value assigned to the invoice when sending invoicing data.</w:t>
            </w:r>
          </w:p>
          <w:p>
            <w:pPr>
              <w:spacing w:before="0"/>
              <w:ind w:left="41"/>
              <w:jc w:val="both"/>
              <w:rPr>
                <w:sz w:val="22"/>
                <w:szCs w:val="22"/>
              </w:rPr>
            </w:pPr>
          </w:p>
          <w:p>
            <w:pPr>
              <w:pStyle w:val="7"/>
              <w:shd w:val="clear" w:color="auto" w:fill="FFFFFF"/>
              <w:rPr>
                <w:rFonts w:ascii="Times New Roman" w:hAnsi="Times New Roman" w:cs="Times New Roman"/>
                <w:sz w:val="22"/>
                <w:szCs w:val="22"/>
              </w:rPr>
            </w:pPr>
          </w:p>
        </w:tc>
      </w:tr>
    </w:tbl>
    <w:p>
      <w:pPr>
        <w:snapToGrid w:val="0"/>
        <w:ind w:left="360"/>
        <w:jc w:val="both"/>
        <w:rPr>
          <w:sz w:val="22"/>
          <w:szCs w:val="22"/>
        </w:rPr>
      </w:pPr>
    </w:p>
    <w:p>
      <w:pPr xmlns:w="http://schemas.openxmlformats.org/wordprocessingml/2006/main">
        <w:snapToGrid w:val="0"/>
        <w:ind w:left="360"/>
        <w:jc w:val="both"/>
        <w:rPr>
          <w:sz w:val="22"/>
          <w:szCs w:val="22"/>
        </w:rPr>
      </w:pPr>
      <w:r xmlns:w="http://schemas.openxmlformats.org/wordprocessingml/2006/main">
        <w:rPr>
          <w:sz w:val="22"/>
          <w:szCs w:val="22"/>
        </w:rPr>
        <w:t xml:space="preserve">Example with formParam format:</w:t>
      </w:r>
    </w:p>
    <w:p>
      <w:pPr xmlns:w="http://schemas.openxmlformats.org/wordprocessingml/2006/main">
        <w:snapToGrid w:val="0"/>
        <w:ind w:left="360"/>
        <w:jc w:val="both"/>
        <w:rPr>
          <w:sz w:val="22"/>
          <w:szCs w:val="22"/>
        </w:rPr>
      </w:pPr>
      <w:r xmlns:w="http://schemas.openxmlformats.org/wordprocessingml/2006/main" xmlns:wp="http://schemas.openxmlformats.org/drawingml/2006/wordprocessingDrawing" xmlns:r="http://schemas.openxmlformats.org/officeDocument/2006/relationships">
        <w:drawing xmlns:w="http://schemas.openxmlformats.org/wordprocessingml/2006/main" xmlns:wp="http://schemas.openxmlformats.org/drawingml/2006/wordprocessingDrawing" xmlns:r="http://schemas.openxmlformats.org/officeDocument/2006/relationships">
          <wp:inline distT="0" distB="0" distL="114300" distR="114300">
            <wp:extent cx="6294120" cy="1573530"/>
            <wp:effectExtent l="0" t="0" r="5080" b="1270"/>
            <wp:docPr id="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9"/>
                    <pic:cNvPicPr>
                      <a:picLocks noChangeAspect="1"/>
                    </pic:cNvPicPr>
                  </pic:nvPicPr>
                  <pic:blipFill>
                    <a:blip r:embed="rId64"/>
                    <a:stretch>
                      <a:fillRect/>
                    </a:stretch>
                  </pic:blipFill>
                  <pic:spPr>
                    <a:xfrm>
                      <a:off x="0" y="0"/>
                      <a:ext cx="6294120" cy="1573530"/>
                    </a:xfrm>
                    <a:prstGeom prst="rect">
                      <a:avLst/>
                    </a:prstGeom>
                    <a:noFill/>
                    <a:ln w="9525">
                      <a:noFill/>
                    </a:ln>
                  </pic:spPr>
                </pic:pic>
              </a:graphicData>
            </a:graphic>
          </wp:inline>
        </w:drawing>
      </w:r>
      <w:r xmlns:w="http://schemas.openxmlformats.org/wordprocessingml/2006/main">
        <w:rPr>
          <w:sz w:val="22"/>
          <w:szCs w:val="22"/>
        </w:rPr>
        <w:t xml:space="preserve">Image Response returned successfully</w:t>
      </w:r>
    </w:p>
    <w:p>
      <w:pPr>
        <w:snapToGrid w:val="0"/>
        <w:ind w:left="360"/>
        <w:jc w:val="both"/>
        <w:rPr>
          <w:sz w:val="22"/>
          <w:szCs w:val="22"/>
        </w:rPr>
      </w:pPr>
      <w:r>
        <w:rPr>
          <w:sz w:val="22"/>
          <w:szCs w:val="22"/>
        </w:rPr>
        <w:drawing>
          <wp:inline distT="0" distB="0" distL="114300" distR="114300">
            <wp:extent cx="6314440" cy="876300"/>
            <wp:effectExtent l="0" t="0" r="10160" b="12700"/>
            <wp:docPr id="1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0"/>
                    <pic:cNvPicPr>
                      <a:picLocks noChangeAspect="1"/>
                    </pic:cNvPicPr>
                  </pic:nvPicPr>
                  <pic:blipFill>
                    <a:blip r:embed="rId65"/>
                    <a:stretch>
                      <a:fillRect/>
                    </a:stretch>
                  </pic:blipFill>
                  <pic:spPr>
                    <a:xfrm>
                      <a:off x="0" y="0"/>
                      <a:ext cx="6314440" cy="876300"/>
                    </a:xfrm>
                    <a:prstGeom prst="rect">
                      <a:avLst/>
                    </a:prstGeom>
                    <a:noFill/>
                    <a:ln w="9525">
                      <a:noFill/>
                    </a:ln>
                  </pic:spPr>
                </pic:pic>
              </a:graphicData>
            </a:graphic>
          </wp:inline>
        </w:drawing>
      </w:r>
    </w:p>
    <w:p>
      <w:pPr xmlns:w="http://schemas.openxmlformats.org/wordprocessingml/2006/main">
        <w:snapToGrid w:val="0"/>
        <w:ind w:left="360"/>
        <w:jc w:val="both"/>
        <w:rPr>
          <w:sz w:val="22"/>
          <w:szCs w:val="22"/>
        </w:rPr>
      </w:pPr>
      <w:r xmlns:w="http://schemas.openxmlformats.org/wordprocessingml/2006/main">
        <w:rPr>
          <w:sz w:val="22"/>
          <w:szCs w:val="22"/>
        </w:rPr>
        <w:t xml:space="preserve">Details Response</w:t>
      </w:r>
    </w:p>
    <w:p>
      <w:pPr xmlns:w="http://schemas.openxmlformats.org/wordprocessingml/2006/main">
        <w:widowControl/>
        <w:shd w:val="clear" w:color="auto" w:fill="DBE5F1"/>
        <w:spacing w:before="0" w:line="240" w:lineRule="auto"/>
        <w:ind w:left="1800"/>
        <w:jc w:val="both"/>
        <w:rPr>
          <w:snapToGrid/>
          <w:color w:val="800000"/>
          <w:sz w:val="22"/>
          <w:szCs w:val="22"/>
        </w:rPr>
      </w:pPr>
      <w:r xmlns:w="http://schemas.openxmlformats.org/wordprocessingml/2006/main">
        <w:rPr>
          <w:snapToGrid/>
          <w:color w:val="800000"/>
          <w:sz w:val="22"/>
          <w:szCs w:val="22"/>
        </w:rPr>
        <w:t xml:space="preserve">{</w:t>
      </w:r>
      <w:r xmlns:w="http://schemas.openxmlformats.org/wordprocessingml/2006/main">
        <w:rPr>
          <w:snapToGrid/>
          <w:color w:val="800000"/>
          <w:sz w:val="22"/>
          <w:szCs w:val="22"/>
        </w:rPr>
        <w:fldChar xmlns:w="http://schemas.openxmlformats.org/wordprocessingml/2006/main" w:fldCharType="begin"/>
      </w:r>
      <w:r xmlns:w="http://schemas.openxmlformats.org/wordprocessingml/2006/main">
        <w:rPr>
          <w:snapToGrid/>
          <w:color w:val="800000"/>
          <w:sz w:val="22"/>
          <w:szCs w:val="22"/>
        </w:rPr>
        <w:instrText xmlns:w="http://schemas.openxmlformats.org/wordprocessingml/2006/main" xml:space="preserve"> INCLUDEPICTURE "https://www.freeformatter.com/3.4.0.3/img/minus.gif" \* MERGEFORMATINET </w:instrText>
      </w:r>
      <w:r xmlns:w="http://schemas.openxmlformats.org/wordprocessingml/2006/main">
        <w:rPr>
          <w:snapToGrid/>
          <w:color w:val="800000"/>
          <w:sz w:val="22"/>
          <w:szCs w:val="22"/>
        </w:rPr>
        <w:fldChar xmlns:w="http://schemas.openxmlformats.org/wordprocessingml/2006/main" w:fldCharType="separate"/>
      </w:r>
      <w:r xmlns:w="http://schemas.openxmlformats.org/wordprocessingml/2006/main" xmlns:wp="http://schemas.openxmlformats.org/drawingml/2006/wordprocessingDrawing" xmlns:r="http://schemas.openxmlformats.org/officeDocument/2006/relationships">
        <w:rPr>
          <w:snapToGrid/>
          <w:color w:val="800000"/>
          <w:sz w:val="22"/>
          <w:szCs w:val="22"/>
        </w:rPr>
        <w:drawing xmlns:w="http://schemas.openxmlformats.org/wordprocessingml/2006/main" xmlns:wp="http://schemas.openxmlformats.org/drawingml/2006/wordprocessingDrawing" xmlns:r="http://schemas.openxmlformats.org/officeDocument/2006/relationships">
          <wp:inline distT="0" distB="0" distL="114300" distR="114300">
            <wp:extent cx="85090" cy="85090"/>
            <wp:effectExtent l="0" t="0" r="16510" b="16510"/>
            <wp:docPr id="6" name="Picture 41" descr="mi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1" descr="minus"/>
                    <pic:cNvPicPr>
                      <a:picLocks noChangeAspect="1"/>
                    </pic:cNvPicPr>
                  </pic:nvPicPr>
                  <pic:blipFill>
                    <a:blip r:embed="rId66"/>
                    <a:stretch>
                      <a:fillRect/>
                    </a:stretch>
                  </pic:blipFill>
                  <pic:spPr>
                    <a:xfrm>
                      <a:off x="0" y="0"/>
                      <a:ext cx="85090" cy="85090"/>
                    </a:xfrm>
                    <a:prstGeom prst="rect">
                      <a:avLst/>
                    </a:prstGeom>
                    <a:noFill/>
                    <a:ln w="9525">
                      <a:noFill/>
                    </a:ln>
                  </pic:spPr>
                </pic:pic>
              </a:graphicData>
            </a:graphic>
          </wp:inline>
        </w:drawing>
      </w:r>
      <w:r xmlns:w="http://schemas.openxmlformats.org/wordprocessingml/2006/main">
        <w:rPr>
          <w:snapToGrid/>
          <w:color w:val="800000"/>
          <w:sz w:val="22"/>
          <w:szCs w:val="22"/>
        </w:rPr>
        <w:fldChar xmlns:w="http://schemas.openxmlformats.org/wordprocessingml/2006/main" w:fldCharType="end"/>
      </w:r>
    </w:p>
    <w:p>
      <w:pPr xmlns:w="http://schemas.openxmlformats.org/wordprocessingml/2006/main">
        <w:widowControl/>
        <w:shd w:val="clear" w:color="auto" w:fill="DBE5F1"/>
        <w:spacing w:before="0" w:line="240" w:lineRule="auto"/>
        <w:ind w:left="1800"/>
        <w:jc w:val="both"/>
        <w:rPr>
          <w:snapToGrid/>
          <w:color w:val="800000"/>
          <w:sz w:val="22"/>
          <w:szCs w:val="22"/>
        </w:rPr>
      </w:pPr>
      <w:r xmlns:w="http://schemas.openxmlformats.org/wordprocessingml/2006/main">
        <w:rPr>
          <w:snapToGrid/>
          <w:color w:val="800000"/>
          <w:sz w:val="22"/>
          <w:szCs w:val="22"/>
        </w:rPr>
        <w:t xml:space="preserve">"transactionUuid": "0100109106_test3_268_1",</w:t>
      </w:r>
    </w:p>
    <w:p>
      <w:pPr xmlns:w="http://schemas.openxmlformats.org/wordprocessingml/2006/main">
        <w:widowControl/>
        <w:shd w:val="clear" w:color="auto" w:fill="DBE5F1"/>
        <w:spacing w:before="0" w:line="240" w:lineRule="auto"/>
        <w:ind w:left="1800"/>
        <w:jc w:val="both"/>
        <w:rPr>
          <w:snapToGrid/>
          <w:color w:val="800000"/>
          <w:sz w:val="22"/>
          <w:szCs w:val="22"/>
        </w:rPr>
      </w:pPr>
      <w:r xmlns:w="http://schemas.openxmlformats.org/wordprocessingml/2006/main">
        <w:rPr>
          <w:snapToGrid/>
          <w:color w:val="800000"/>
          <w:sz w:val="22"/>
          <w:szCs w:val="22"/>
        </w:rPr>
        <w:t xml:space="preserve">"errorCode": null,</w:t>
      </w:r>
    </w:p>
    <w:p>
      <w:pPr xmlns:w="http://schemas.openxmlformats.org/wordprocessingml/2006/main">
        <w:widowControl/>
        <w:shd w:val="clear" w:color="auto" w:fill="DBE5F1"/>
        <w:spacing w:before="0" w:line="240" w:lineRule="auto"/>
        <w:ind w:left="1800"/>
        <w:jc w:val="both"/>
        <w:rPr>
          <w:snapToGrid/>
          <w:color w:val="800000"/>
          <w:sz w:val="22"/>
          <w:szCs w:val="22"/>
        </w:rPr>
      </w:pPr>
      <w:r xmlns:w="http://schemas.openxmlformats.org/wordprocessingml/2006/main">
        <w:rPr>
          <w:snapToGrid/>
          <w:color w:val="800000"/>
          <w:sz w:val="22"/>
          <w:szCs w:val="22"/>
        </w:rPr>
        <w:t xml:space="preserve">"description": null,</w:t>
      </w:r>
    </w:p>
    <w:p>
      <w:pPr xmlns:w="http://schemas.openxmlformats.org/wordprocessingml/2006/main">
        <w:widowControl/>
        <w:shd w:val="clear" w:color="auto" w:fill="DBE5F1"/>
        <w:spacing w:before="0" w:line="240" w:lineRule="auto"/>
        <w:ind w:left="1800"/>
        <w:jc w:val="both"/>
        <w:rPr>
          <w:snapToGrid/>
          <w:color w:val="800000"/>
          <w:sz w:val="22"/>
          <w:szCs w:val="22"/>
        </w:rPr>
      </w:pPr>
      <w:r xmlns:w="http://schemas.openxmlformats.org/wordprocessingml/2006/main">
        <w:rPr>
          <w:snapToGrid/>
          <w:color w:val="800000"/>
          <w:sz w:val="22"/>
          <w:szCs w:val="22"/>
        </w:rPr>
        <w:t xml:space="preserve">"result": [</w:t>
      </w:r>
      <w:r xmlns:w="http://schemas.openxmlformats.org/wordprocessingml/2006/main">
        <w:rPr>
          <w:snapToGrid/>
          <w:color w:val="800000"/>
          <w:sz w:val="22"/>
          <w:szCs w:val="22"/>
        </w:rPr>
        <w:fldChar xmlns:w="http://schemas.openxmlformats.org/wordprocessingml/2006/main" w:fldCharType="begin"/>
      </w:r>
      <w:r xmlns:w="http://schemas.openxmlformats.org/wordprocessingml/2006/main">
        <w:rPr>
          <w:snapToGrid/>
          <w:color w:val="800000"/>
          <w:sz w:val="22"/>
          <w:szCs w:val="22"/>
        </w:rPr>
        <w:instrText xmlns:w="http://schemas.openxmlformats.org/wordprocessingml/2006/main" xml:space="preserve"> INCLUDEPICTURE "https://www.freeformatter.com/3.4.0.3/img/minus.gif" \* MERGEFORMATINET </w:instrText>
      </w:r>
      <w:r xmlns:w="http://schemas.openxmlformats.org/wordprocessingml/2006/main">
        <w:rPr>
          <w:snapToGrid/>
          <w:color w:val="800000"/>
          <w:sz w:val="22"/>
          <w:szCs w:val="22"/>
        </w:rPr>
        <w:fldChar xmlns:w="http://schemas.openxmlformats.org/wordprocessingml/2006/main" w:fldCharType="separate"/>
      </w:r>
      <w:r xmlns:w="http://schemas.openxmlformats.org/wordprocessingml/2006/main" xmlns:wp="http://schemas.openxmlformats.org/drawingml/2006/wordprocessingDrawing" xmlns:r="http://schemas.openxmlformats.org/officeDocument/2006/relationships">
        <w:rPr>
          <w:snapToGrid/>
          <w:color w:val="800000"/>
          <w:sz w:val="22"/>
          <w:szCs w:val="22"/>
        </w:rPr>
        <w:drawing xmlns:w="http://schemas.openxmlformats.org/wordprocessingml/2006/main" xmlns:wp="http://schemas.openxmlformats.org/drawingml/2006/wordprocessingDrawing" xmlns:r="http://schemas.openxmlformats.org/officeDocument/2006/relationships">
          <wp:inline distT="0" distB="0" distL="114300" distR="114300">
            <wp:extent cx="85090" cy="85090"/>
            <wp:effectExtent l="0" t="0" r="16510" b="16510"/>
            <wp:docPr id="15" name="Picture 42" descr="mi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2" descr="minus"/>
                    <pic:cNvPicPr>
                      <a:picLocks noChangeAspect="1"/>
                    </pic:cNvPicPr>
                  </pic:nvPicPr>
                  <pic:blipFill>
                    <a:blip r:embed="rId66"/>
                    <a:stretch>
                      <a:fillRect/>
                    </a:stretch>
                  </pic:blipFill>
                  <pic:spPr>
                    <a:xfrm>
                      <a:off x="0" y="0"/>
                      <a:ext cx="85090" cy="85090"/>
                    </a:xfrm>
                    <a:prstGeom prst="rect">
                      <a:avLst/>
                    </a:prstGeom>
                    <a:noFill/>
                    <a:ln w="9525">
                      <a:noFill/>
                    </a:ln>
                  </pic:spPr>
                </pic:pic>
              </a:graphicData>
            </a:graphic>
          </wp:inline>
        </w:drawing>
      </w:r>
      <w:r xmlns:w="http://schemas.openxmlformats.org/wordprocessingml/2006/main">
        <w:rPr>
          <w:snapToGrid/>
          <w:color w:val="800000"/>
          <w:sz w:val="22"/>
          <w:szCs w:val="22"/>
        </w:rPr>
        <w:fldChar xmlns:w="http://schemas.openxmlformats.org/wordprocessingml/2006/main" w:fldCharType="end"/>
      </w:r>
    </w:p>
    <w:p>
      <w:pPr xmlns:w="http://schemas.openxmlformats.org/wordprocessingml/2006/main">
        <w:widowControl/>
        <w:shd w:val="clear" w:color="auto" w:fill="DBE5F1"/>
        <w:spacing w:before="0" w:line="240" w:lineRule="auto"/>
        <w:ind w:left="1800"/>
        <w:jc w:val="both"/>
        <w:rPr>
          <w:snapToGrid/>
          <w:color w:val="800000"/>
          <w:sz w:val="22"/>
          <w:szCs w:val="22"/>
        </w:rPr>
      </w:pPr>
      <w:r xmlns:w="http://schemas.openxmlformats.org/wordprocessingml/2006/main">
        <w:rPr>
          <w:snapToGrid/>
          <w:color w:val="800000"/>
          <w:sz w:val="22"/>
          <w:szCs w:val="22"/>
        </w:rPr>
        <w:t xml:space="preserve">{</w:t>
      </w:r>
      <w:r xmlns:w="http://schemas.openxmlformats.org/wordprocessingml/2006/main">
        <w:rPr>
          <w:snapToGrid/>
          <w:color w:val="800000"/>
          <w:sz w:val="22"/>
          <w:szCs w:val="22"/>
        </w:rPr>
        <w:fldChar xmlns:w="http://schemas.openxmlformats.org/wordprocessingml/2006/main" w:fldCharType="begin"/>
      </w:r>
      <w:r xmlns:w="http://schemas.openxmlformats.org/wordprocessingml/2006/main">
        <w:rPr>
          <w:snapToGrid/>
          <w:color w:val="800000"/>
          <w:sz w:val="22"/>
          <w:szCs w:val="22"/>
        </w:rPr>
        <w:instrText xmlns:w="http://schemas.openxmlformats.org/wordprocessingml/2006/main" xml:space="preserve"> INCLUDEPICTURE "https://www.freeformatter.com/3.4.0.3/img/minus.gif" \* MERGEFORMATINET </w:instrText>
      </w:r>
      <w:r xmlns:w="http://schemas.openxmlformats.org/wordprocessingml/2006/main">
        <w:rPr>
          <w:snapToGrid/>
          <w:color w:val="800000"/>
          <w:sz w:val="22"/>
          <w:szCs w:val="22"/>
        </w:rPr>
        <w:fldChar xmlns:w="http://schemas.openxmlformats.org/wordprocessingml/2006/main" w:fldCharType="separate"/>
      </w:r>
      <w:r xmlns:w="http://schemas.openxmlformats.org/wordprocessingml/2006/main" xmlns:wp="http://schemas.openxmlformats.org/drawingml/2006/wordprocessingDrawing" xmlns:r="http://schemas.openxmlformats.org/officeDocument/2006/relationships">
        <w:rPr>
          <w:snapToGrid/>
          <w:color w:val="800000"/>
          <w:sz w:val="22"/>
          <w:szCs w:val="22"/>
        </w:rPr>
        <w:drawing xmlns:w="http://schemas.openxmlformats.org/wordprocessingml/2006/main" xmlns:wp="http://schemas.openxmlformats.org/drawingml/2006/wordprocessingDrawing" xmlns:r="http://schemas.openxmlformats.org/officeDocument/2006/relationships">
          <wp:inline distT="0" distB="0" distL="114300" distR="114300">
            <wp:extent cx="85090" cy="85090"/>
            <wp:effectExtent l="0" t="0" r="16510" b="16510"/>
            <wp:docPr id="14" name="Picture 43" descr="mi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3" descr="minus"/>
                    <pic:cNvPicPr>
                      <a:picLocks noChangeAspect="1"/>
                    </pic:cNvPicPr>
                  </pic:nvPicPr>
                  <pic:blipFill>
                    <a:blip r:embed="rId66"/>
                    <a:stretch>
                      <a:fillRect/>
                    </a:stretch>
                  </pic:blipFill>
                  <pic:spPr>
                    <a:xfrm>
                      <a:off x="0" y="0"/>
                      <a:ext cx="85090" cy="85090"/>
                    </a:xfrm>
                    <a:prstGeom prst="rect">
                      <a:avLst/>
                    </a:prstGeom>
                    <a:noFill/>
                    <a:ln w="9525">
                      <a:noFill/>
                    </a:ln>
                  </pic:spPr>
                </pic:pic>
              </a:graphicData>
            </a:graphic>
          </wp:inline>
        </w:drawing>
      </w:r>
      <w:r xmlns:w="http://schemas.openxmlformats.org/wordprocessingml/2006/main">
        <w:rPr>
          <w:snapToGrid/>
          <w:color w:val="800000"/>
          <w:sz w:val="22"/>
          <w:szCs w:val="22"/>
        </w:rPr>
        <w:fldChar xmlns:w="http://schemas.openxmlformats.org/wordprocessingml/2006/main" w:fldCharType="end"/>
      </w:r>
    </w:p>
    <w:p>
      <w:pPr xmlns:w="http://schemas.openxmlformats.org/wordprocessingml/2006/main">
        <w:widowControl/>
        <w:shd w:val="clear" w:color="auto" w:fill="DBE5F1"/>
        <w:spacing w:before="0" w:line="240" w:lineRule="auto"/>
        <w:ind w:left="1800"/>
        <w:jc w:val="both"/>
        <w:rPr>
          <w:snapToGrid/>
          <w:color w:val="800000"/>
          <w:sz w:val="22"/>
          <w:szCs w:val="22"/>
        </w:rPr>
      </w:pPr>
      <w:r xmlns:w="http://schemas.openxmlformats.org/wordprocessingml/2006/main">
        <w:rPr>
          <w:snapToGrid/>
          <w:color w:val="800000"/>
          <w:sz w:val="22"/>
          <w:szCs w:val="22"/>
        </w:rPr>
        <w:t xml:space="preserve">"supplierTaxCode": "0100109106",</w:t>
      </w:r>
    </w:p>
    <w:p>
      <w:pPr xmlns:w="http://schemas.openxmlformats.org/wordprocessingml/2006/main">
        <w:widowControl/>
        <w:shd w:val="clear" w:color="auto" w:fill="DBE5F1"/>
        <w:spacing w:before="0" w:line="240" w:lineRule="auto"/>
        <w:ind w:left="1800"/>
        <w:jc w:val="both"/>
        <w:rPr>
          <w:snapToGrid/>
          <w:color w:val="800000"/>
          <w:sz w:val="22"/>
          <w:szCs w:val="22"/>
        </w:rPr>
      </w:pPr>
      <w:r xmlns:w="http://schemas.openxmlformats.org/wordprocessingml/2006/main">
        <w:rPr>
          <w:snapToGrid/>
          <w:color w:val="800000"/>
          <w:sz w:val="22"/>
          <w:szCs w:val="22"/>
        </w:rPr>
        <w:t xml:space="preserve">"invoiceNo": "AB/19E0000522",</w:t>
      </w:r>
    </w:p>
    <w:p>
      <w:pPr xmlns:w="http://schemas.openxmlformats.org/wordprocessingml/2006/main">
        <w:widowControl/>
        <w:shd w:val="clear" w:color="auto" w:fill="DBE5F1"/>
        <w:spacing w:before="0" w:line="240" w:lineRule="auto"/>
        <w:ind w:left="1800"/>
        <w:jc w:val="both"/>
        <w:rPr>
          <w:snapToGrid/>
          <w:color w:val="800000"/>
          <w:sz w:val="22"/>
          <w:szCs w:val="22"/>
        </w:rPr>
      </w:pPr>
      <w:r xmlns:w="http://schemas.openxmlformats.org/wordprocessingml/2006/main">
        <w:rPr>
          <w:snapToGrid/>
          <w:color w:val="800000"/>
          <w:sz w:val="22"/>
          <w:szCs w:val="22"/>
        </w:rPr>
        <w:t xml:space="preserve">"reservationCode": "OKMYMDX5F4",</w:t>
      </w:r>
    </w:p>
    <w:p>
      <w:pPr xmlns:w="http://schemas.openxmlformats.org/wordprocessingml/2006/main">
        <w:widowControl/>
        <w:shd w:val="clear" w:color="auto" w:fill="DBE5F1"/>
        <w:spacing w:before="0" w:line="240" w:lineRule="auto"/>
        <w:ind w:left="1800"/>
        <w:jc w:val="both"/>
        <w:rPr>
          <w:snapToGrid/>
          <w:color w:val="800000"/>
          <w:sz w:val="22"/>
          <w:szCs w:val="22"/>
        </w:rPr>
      </w:pPr>
      <w:r xmlns:w="http://schemas.openxmlformats.org/wordprocessingml/2006/main">
        <w:rPr>
          <w:snapToGrid/>
          <w:color w:val="800000"/>
          <w:sz w:val="22"/>
          <w:szCs w:val="22"/>
        </w:rPr>
        <w:t xml:space="preserve">"issueDate": </w:t>
      </w:r>
      <w:r xmlns:w="http://schemas.openxmlformats.org/wordprocessingml/2006/main">
        <w:rPr>
          <w:bCs/>
          <w:snapToGrid/>
          <w:color w:val="8000FF"/>
          <w:sz w:val="22"/>
          <w:szCs w:val="22"/>
          <w:shd w:val="clear" w:color="auto" w:fill="FFFF00"/>
        </w:rPr>
        <w:t xml:space="preserve">1587797116843</w:t>
      </w:r>
    </w:p>
    <w:p>
      <w:pPr xmlns:w="http://schemas.openxmlformats.org/wordprocessingml/2006/main">
        <w:widowControl/>
        <w:shd w:val="clear" w:color="auto" w:fill="DBE5F1"/>
        <w:spacing w:before="0" w:line="240" w:lineRule="auto"/>
        <w:ind w:left="1800"/>
        <w:jc w:val="both"/>
        <w:rPr>
          <w:snapToGrid/>
          <w:color w:val="800000"/>
          <w:sz w:val="22"/>
          <w:szCs w:val="22"/>
        </w:rPr>
      </w:pPr>
      <w:r xmlns:w="http://schemas.openxmlformats.org/wordprocessingml/2006/main">
        <w:rPr>
          <w:snapToGrid/>
          <w:color w:val="800000"/>
          <w:sz w:val="22"/>
          <w:szCs w:val="22"/>
        </w:rPr>
        <w:t xml:space="preserve">"status": "Original invoice"</w:t>
      </w:r>
    </w:p>
    <w:p>
      <w:pPr xmlns:w="http://schemas.openxmlformats.org/wordprocessingml/2006/main">
        <w:widowControl/>
        <w:shd w:val="clear" w:color="auto" w:fill="DBE5F1"/>
        <w:spacing w:before="0" w:line="240" w:lineRule="auto"/>
        <w:ind w:left="1800"/>
        <w:jc w:val="both"/>
        <w:rPr>
          <w:snapToGrid/>
          <w:color w:val="800000"/>
          <w:sz w:val="22"/>
          <w:szCs w:val="22"/>
        </w:rPr>
      </w:pPr>
      <w:r xmlns:w="http://schemas.openxmlformats.org/wordprocessingml/2006/main">
        <w:rPr>
          <w:snapToGrid/>
          <w:color w:val="800000"/>
          <w:sz w:val="22"/>
          <w:szCs w:val="22"/>
        </w:rPr>
        <w:t xml:space="preserve">}</w:t>
      </w:r>
    </w:p>
    <w:p>
      <w:pPr xmlns:w="http://schemas.openxmlformats.org/wordprocessingml/2006/main">
        <w:widowControl/>
        <w:shd w:val="clear" w:color="auto" w:fill="DBE5F1"/>
        <w:spacing w:before="0" w:line="240" w:lineRule="auto"/>
        <w:ind w:left="1800"/>
        <w:jc w:val="both"/>
        <w:rPr>
          <w:snapToGrid/>
          <w:color w:val="800000"/>
          <w:sz w:val="22"/>
          <w:szCs w:val="22"/>
        </w:rPr>
      </w:pPr>
      <w:r xmlns:w="http://schemas.openxmlformats.org/wordprocessingml/2006/main">
        <w:rPr>
          <w:snapToGrid/>
          <w:color w:val="800000"/>
          <w:sz w:val="22"/>
          <w:szCs w:val="22"/>
        </w:rPr>
        <w:t xml:space="preserve">]</w:t>
      </w:r>
    </w:p>
    <w:p>
      <w:pPr xmlns:w="http://schemas.openxmlformats.org/wordprocessingml/2006/main">
        <w:widowControl/>
        <w:shd w:val="clear" w:color="auto" w:fill="DBE5F1"/>
        <w:spacing w:before="0" w:line="240" w:lineRule="auto"/>
        <w:ind w:left="1800"/>
        <w:jc w:val="both"/>
        <w:rPr>
          <w:snapToGrid/>
          <w:color w:val="800000"/>
          <w:sz w:val="22"/>
          <w:szCs w:val="22"/>
        </w:rPr>
      </w:pPr>
      <w:r xmlns:w="http://schemas.openxmlformats.org/wordprocessingml/2006/main">
        <w:rPr>
          <w:snapToGrid/>
          <w:color w:val="800000"/>
          <w:sz w:val="22"/>
          <w:szCs w:val="22"/>
        </w:rPr>
        <w:t xml:space="preserve">}</w:t>
      </w:r>
    </w:p>
    <w:p>
      <w:pPr xmlns:w="http://schemas.openxmlformats.org/wordprocessingml/2006/main">
        <w:snapToGrid w:val="0"/>
        <w:ind w:left="360"/>
        <w:jc w:val="both"/>
        <w:rPr>
          <w:sz w:val="22"/>
          <w:szCs w:val="22"/>
        </w:rPr>
      </w:pPr>
      <w:r xmlns:w="http://schemas.openxmlformats.org/wordprocessingml/2006/main">
        <w:rPr>
          <w:sz w:val="22"/>
          <w:szCs w:val="22"/>
          <w:highlight w:val="yellow"/>
        </w:rPr>
        <w:t xml:space="preserve">For invoices according to Circular 78 that have been issued a code by the tax authority, there will be additional information about the tax authority code as follows.</w:t>
      </w:r>
    </w:p>
    <w:tbl>
      <w:tblPr>
        <w:tblStyle w:val="14"/>
        <w:tblW w:w="0" w:type="auto"/>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4"/>
        <w:gridCol w:w="1817"/>
        <w:gridCol w:w="4578"/>
      </w:tblGrid>
      <w:tr>
        <w:tc>
          <w:tcPr>
            <w:tcW w:w="774" w:type="dxa"/>
            <w:shd w:val="clear" w:color="auto" w:fill="D9D9D9"/>
            <w:noWrap w:val="0"/>
            <w:vAlign w:val="top"/>
          </w:tcPr>
          <w:p>
            <w:pPr xmlns:w="http://schemas.openxmlformats.org/wordprocessingml/2006/main">
              <w:spacing w:line="240" w:lineRule="auto"/>
              <w:ind w:left="0" w:right="11"/>
              <w:contextualSpacing/>
              <w:jc w:val="center"/>
              <w:rPr>
                <w:b/>
                <w:bCs/>
                <w:sz w:val="22"/>
                <w:szCs w:val="22"/>
              </w:rPr>
            </w:pPr>
            <w:r xmlns:w="http://schemas.openxmlformats.org/wordprocessingml/2006/main">
              <w:rPr>
                <w:b/>
                <w:bCs/>
                <w:sz w:val="22"/>
                <w:szCs w:val="22"/>
              </w:rPr>
              <w:t xml:space="preserve">STT</w:t>
            </w:r>
          </w:p>
        </w:tc>
        <w:tc>
          <w:tcPr>
            <w:tcW w:w="1755" w:type="dxa"/>
            <w:shd w:val="clear" w:color="auto" w:fill="D9D9D9"/>
            <w:noWrap w:val="0"/>
            <w:vAlign w:val="top"/>
          </w:tcPr>
          <w:p>
            <w:pPr xmlns:w="http://schemas.openxmlformats.org/wordprocessingml/2006/main">
              <w:spacing w:line="240" w:lineRule="auto"/>
              <w:ind w:left="0" w:right="11"/>
              <w:contextualSpacing/>
              <w:jc w:val="center"/>
              <w:rPr>
                <w:b/>
                <w:bCs/>
                <w:sz w:val="22"/>
                <w:szCs w:val="22"/>
              </w:rPr>
            </w:pPr>
            <w:r xmlns:w="http://schemas.openxmlformats.org/wordprocessingml/2006/main">
              <w:rPr>
                <w:b/>
                <w:bCs/>
                <w:sz w:val="22"/>
                <w:szCs w:val="22"/>
              </w:rPr>
              <w:t xml:space="preserve">Name card</w:t>
            </w:r>
          </w:p>
        </w:tc>
        <w:tc>
          <w:tcPr>
            <w:tcW w:w="4578" w:type="dxa"/>
            <w:shd w:val="clear" w:color="auto" w:fill="D9D9D9"/>
            <w:noWrap w:val="0"/>
            <w:vAlign w:val="top"/>
          </w:tcPr>
          <w:p>
            <w:pPr xmlns:w="http://schemas.openxmlformats.org/wordprocessingml/2006/main">
              <w:spacing w:line="240" w:lineRule="auto"/>
              <w:ind w:left="0" w:right="11"/>
              <w:contextualSpacing/>
              <w:jc w:val="center"/>
              <w:rPr>
                <w:b/>
                <w:bCs/>
                <w:sz w:val="22"/>
                <w:szCs w:val="22"/>
              </w:rPr>
            </w:pPr>
            <w:r xmlns:w="http://schemas.openxmlformats.org/wordprocessingml/2006/main">
              <w:rPr>
                <w:b/>
                <w:bCs/>
                <w:sz w:val="22"/>
                <w:szCs w:val="22"/>
              </w:rPr>
              <w:t xml:space="preserve">Meaning</w:t>
            </w:r>
          </w:p>
        </w:tc>
      </w:tr>
      <w:tr>
        <w:tc>
          <w:tcPr>
            <w:tcW w:w="774" w:type="dxa"/>
            <w:noWrap w:val="0"/>
            <w:vAlign w:val="top"/>
          </w:tcPr>
          <w:p>
            <w:pPr>
              <w:pStyle w:val="19"/>
              <w:numPr>
                <w:ilvl w:val="0"/>
                <w:numId w:val="15"/>
              </w:numPr>
              <w:spacing w:before="40" w:after="40"/>
              <w:ind w:right="11"/>
              <w:contextualSpacing/>
              <w:rPr>
                <w:rFonts w:ascii="Times New Roman" w:hAnsi="Times New Roman"/>
              </w:rPr>
            </w:pPr>
          </w:p>
        </w:tc>
        <w:tc>
          <w:tcPr>
            <w:tcW w:w="1755" w:type="dxa"/>
            <w:noWrap w:val="0"/>
            <w:vAlign w:val="top"/>
          </w:tcPr>
          <w:p>
            <w:pPr xmlns:w="http://schemas.openxmlformats.org/wordprocessingml/2006/main">
              <w:spacing w:line="240" w:lineRule="auto"/>
              <w:ind w:left="0" w:right="11"/>
              <w:contextualSpacing/>
              <w:rPr>
                <w:sz w:val="22"/>
                <w:szCs w:val="22"/>
              </w:rPr>
            </w:pPr>
            <w:r xmlns:w="http://schemas.openxmlformats.org/wordprocessingml/2006/main">
              <w:rPr>
                <w:sz w:val="22"/>
                <w:szCs w:val="22"/>
              </w:rPr>
              <w:t xml:space="preserve">exchangeStatus</w:t>
            </w:r>
          </w:p>
        </w:tc>
        <w:tc>
          <w:tcPr>
            <w:tcW w:w="4578" w:type="dxa"/>
            <w:noWrap w:val="0"/>
            <w:vAlign w:val="top"/>
          </w:tcPr>
          <w:p>
            <w:pPr xmlns:w="http://schemas.openxmlformats.org/wordprocessingml/2006/main">
              <w:spacing w:line="240" w:lineRule="auto"/>
              <w:ind w:left="0" w:right="11"/>
              <w:contextualSpacing/>
              <w:rPr>
                <w:sz w:val="22"/>
                <w:szCs w:val="22"/>
              </w:rPr>
            </w:pPr>
            <w:r xmlns:w="http://schemas.openxmlformats.org/wordprocessingml/2006/main">
              <w:rPr>
                <w:sz w:val="22"/>
                <w:szCs w:val="22"/>
              </w:rPr>
              <w:t xml:space="preserve">Describe the transmission and reception status of the Contract with the CQT</w:t>
            </w:r>
          </w:p>
        </w:tc>
      </w:tr>
      <w:tr>
        <w:tc>
          <w:tcPr>
            <w:tcW w:w="774" w:type="dxa"/>
            <w:noWrap w:val="0"/>
            <w:vAlign w:val="top"/>
          </w:tcPr>
          <w:p>
            <w:pPr>
              <w:pStyle w:val="19"/>
              <w:numPr>
                <w:ilvl w:val="0"/>
                <w:numId w:val="15"/>
              </w:numPr>
              <w:spacing w:before="40" w:after="40"/>
              <w:ind w:right="11"/>
              <w:contextualSpacing/>
              <w:rPr>
                <w:rFonts w:ascii="Times New Roman" w:hAnsi="Times New Roman"/>
              </w:rPr>
            </w:pPr>
          </w:p>
        </w:tc>
        <w:tc>
          <w:tcPr>
            <w:tcW w:w="1755" w:type="dxa"/>
            <w:noWrap w:val="0"/>
            <w:vAlign w:val="top"/>
          </w:tcPr>
          <w:p>
            <w:pPr xmlns:w="http://schemas.openxmlformats.org/wordprocessingml/2006/main">
              <w:spacing w:line="240" w:lineRule="auto"/>
              <w:ind w:left="0" w:right="11"/>
              <w:contextualSpacing/>
              <w:rPr>
                <w:sz w:val="22"/>
                <w:szCs w:val="22"/>
              </w:rPr>
            </w:pPr>
            <w:r xmlns:w="http://schemas.openxmlformats.org/wordprocessingml/2006/main">
              <w:rPr>
                <w:sz w:val="22"/>
                <w:szCs w:val="22"/>
              </w:rPr>
              <w:t xml:space="preserve">exchangeDes</w:t>
            </w:r>
          </w:p>
        </w:tc>
        <w:tc>
          <w:tcPr>
            <w:tcW w:w="4578" w:type="dxa"/>
            <w:noWrap w:val="0"/>
            <w:vAlign w:val="top"/>
          </w:tcPr>
          <w:p>
            <w:pPr xmlns:w="http://schemas.openxmlformats.org/wordprocessingml/2006/main">
              <w:spacing w:line="240" w:lineRule="auto"/>
              <w:ind w:left="0" w:right="11"/>
              <w:contextualSpacing/>
              <w:rPr>
                <w:sz w:val="22"/>
                <w:szCs w:val="22"/>
              </w:rPr>
            </w:pPr>
            <w:r xmlns:w="http://schemas.openxmlformats.org/wordprocessingml/2006/main">
              <w:rPr>
                <w:sz w:val="22"/>
                <w:szCs w:val="22"/>
              </w:rPr>
              <w:t xml:space="preserve">Description of transmission error</w:t>
            </w:r>
          </w:p>
        </w:tc>
      </w:tr>
      <w:tr>
        <w:tc>
          <w:tcPr>
            <w:tcW w:w="774" w:type="dxa"/>
            <w:noWrap w:val="0"/>
            <w:vAlign w:val="top"/>
          </w:tcPr>
          <w:p>
            <w:pPr>
              <w:pStyle w:val="19"/>
              <w:numPr>
                <w:ilvl w:val="0"/>
                <w:numId w:val="15"/>
              </w:numPr>
              <w:spacing w:before="40" w:after="40"/>
              <w:ind w:right="11"/>
              <w:contextualSpacing/>
              <w:rPr>
                <w:rFonts w:ascii="Times New Roman" w:hAnsi="Times New Roman"/>
              </w:rPr>
            </w:pPr>
          </w:p>
        </w:tc>
        <w:tc>
          <w:tcPr>
            <w:tcW w:w="1755" w:type="dxa"/>
            <w:noWrap w:val="0"/>
            <w:vAlign w:val="top"/>
          </w:tcPr>
          <w:p>
            <w:pPr xmlns:w="http://schemas.openxmlformats.org/wordprocessingml/2006/main">
              <w:spacing w:line="240" w:lineRule="auto"/>
              <w:ind w:left="0" w:right="11"/>
              <w:contextualSpacing/>
              <w:rPr>
                <w:sz w:val="22"/>
                <w:szCs w:val="22"/>
              </w:rPr>
            </w:pPr>
            <w:r xmlns:w="http://schemas.openxmlformats.org/wordprocessingml/2006/main">
              <w:rPr>
                <w:sz w:val="22"/>
                <w:szCs w:val="22"/>
              </w:rPr>
              <w:t xml:space="preserve">codeOfTax</w:t>
            </w:r>
          </w:p>
        </w:tc>
        <w:tc>
          <w:tcPr>
            <w:tcW w:w="4578" w:type="dxa"/>
            <w:noWrap w:val="0"/>
            <w:vAlign w:val="top"/>
          </w:tcPr>
          <w:p>
            <w:pPr xmlns:w="http://schemas.openxmlformats.org/wordprocessingml/2006/main">
              <w:spacing w:line="240" w:lineRule="auto"/>
              <w:ind w:left="0" w:right="11"/>
              <w:contextualSpacing/>
              <w:rPr>
                <w:sz w:val="22"/>
                <w:szCs w:val="22"/>
              </w:rPr>
            </w:pPr>
            <w:r xmlns:w="http://schemas.openxmlformats.org/wordprocessingml/2006/main">
              <w:rPr>
                <w:sz w:val="22"/>
                <w:szCs w:val="22"/>
              </w:rPr>
              <w:t xml:space="preserve">Code issued by CQT</w:t>
            </w:r>
          </w:p>
        </w:tc>
      </w:tr>
    </w:tbl>
    <w:p>
      <w:pPr xmlns:w="http://schemas.openxmlformats.org/wordprocessingml/2006/main">
        <w:widowControl/>
        <w:shd w:val="clear" w:color="auto" w:fill="DBE5F1"/>
        <w:spacing w:before="0" w:line="240" w:lineRule="auto"/>
        <w:ind w:left="1800"/>
        <w:jc w:val="both"/>
        <w:rPr>
          <w:snapToGrid/>
          <w:color w:val="800000"/>
          <w:sz w:val="22"/>
          <w:szCs w:val="22"/>
        </w:rPr>
      </w:pPr>
      <w:r xmlns:w="http://schemas.openxmlformats.org/wordprocessingml/2006/main">
        <w:rPr>
          <w:snapToGrid/>
          <w:color w:val="800000"/>
          <w:sz w:val="22"/>
          <w:szCs w:val="22"/>
        </w:rPr>
        <w:t xml:space="preserve">{</w:t>
      </w:r>
    </w:p>
    <w:p>
      <w:pPr xmlns:w="http://schemas.openxmlformats.org/wordprocessingml/2006/main">
        <w:widowControl/>
        <w:shd w:val="clear" w:color="auto" w:fill="DBE5F1"/>
        <w:spacing w:before="0" w:line="240" w:lineRule="auto"/>
        <w:ind w:left="1800"/>
        <w:jc w:val="both"/>
        <w:rPr>
          <w:snapToGrid/>
          <w:color w:val="800000"/>
          <w:sz w:val="22"/>
          <w:szCs w:val="22"/>
        </w:rPr>
      </w:pPr>
      <w:r xmlns:w="http://schemas.openxmlformats.org/wordprocessingml/2006/main">
        <w:rPr>
          <w:snapToGrid/>
          <w:color w:val="800000"/>
          <w:sz w:val="22"/>
          <w:szCs w:val="22"/>
        </w:rPr>
        <w:t xml:space="preserve">"errorCode": null,</w:t>
      </w:r>
    </w:p>
    <w:p>
      <w:pPr xmlns:w="http://schemas.openxmlformats.org/wordprocessingml/2006/main">
        <w:widowControl/>
        <w:shd w:val="clear" w:color="auto" w:fill="DBE5F1"/>
        <w:spacing w:before="0" w:line="240" w:lineRule="auto"/>
        <w:ind w:left="1800"/>
        <w:jc w:val="both"/>
        <w:rPr>
          <w:snapToGrid/>
          <w:color w:val="800000"/>
          <w:sz w:val="22"/>
          <w:szCs w:val="22"/>
        </w:rPr>
      </w:pPr>
      <w:r xmlns:w="http://schemas.openxmlformats.org/wordprocessingml/2006/main">
        <w:rPr>
          <w:snapToGrid/>
          <w:color w:val="800000"/>
          <w:sz w:val="22"/>
          <w:szCs w:val="22"/>
        </w:rPr>
        <w:t xml:space="preserve">"description": null,</w:t>
      </w:r>
    </w:p>
    <w:p>
      <w:pPr xmlns:w="http://schemas.openxmlformats.org/wordprocessingml/2006/main">
        <w:widowControl/>
        <w:shd w:val="clear" w:color="auto" w:fill="DBE5F1"/>
        <w:spacing w:before="0" w:line="240" w:lineRule="auto"/>
        <w:ind w:left="1800"/>
        <w:jc w:val="both"/>
        <w:rPr>
          <w:snapToGrid/>
          <w:color w:val="800000"/>
          <w:sz w:val="22"/>
          <w:szCs w:val="22"/>
        </w:rPr>
      </w:pPr>
      <w:r xmlns:w="http://schemas.openxmlformats.org/wordprocessingml/2006/main">
        <w:rPr>
          <w:snapToGrid/>
          <w:color w:val="800000"/>
          <w:sz w:val="22"/>
          <w:szCs w:val="22"/>
        </w:rPr>
        <w:t xml:space="preserve">"transactionUuid": "4543Gfd565h",</w:t>
      </w:r>
    </w:p>
    <w:p>
      <w:pPr xmlns:w="http://schemas.openxmlformats.org/wordprocessingml/2006/main">
        <w:widowControl/>
        <w:shd w:val="clear" w:color="auto" w:fill="DBE5F1"/>
        <w:spacing w:before="0" w:line="240" w:lineRule="auto"/>
        <w:ind w:left="1800"/>
        <w:jc w:val="both"/>
        <w:rPr>
          <w:snapToGrid/>
          <w:color w:val="800000"/>
          <w:sz w:val="22"/>
          <w:szCs w:val="22"/>
        </w:rPr>
      </w:pPr>
      <w:r xmlns:w="http://schemas.openxmlformats.org/wordprocessingml/2006/main">
        <w:rPr>
          <w:snapToGrid/>
          <w:color w:val="800000"/>
          <w:sz w:val="22"/>
          <w:szCs w:val="22"/>
        </w:rPr>
        <w:t xml:space="preserve">"result": [</w:t>
      </w:r>
    </w:p>
    <w:p>
      <w:pPr xmlns:w="http://schemas.openxmlformats.org/wordprocessingml/2006/main">
        <w:widowControl/>
        <w:shd w:val="clear" w:color="auto" w:fill="DBE5F1"/>
        <w:spacing w:before="0" w:line="240" w:lineRule="auto"/>
        <w:ind w:left="1800"/>
        <w:jc w:val="both"/>
        <w:rPr>
          <w:snapToGrid/>
          <w:color w:val="800000"/>
          <w:sz w:val="22"/>
          <w:szCs w:val="22"/>
        </w:rPr>
      </w:pPr>
      <w:r xmlns:w="http://schemas.openxmlformats.org/wordprocessingml/2006/main">
        <w:rPr>
          <w:snapToGrid/>
          <w:color w:val="800000"/>
          <w:sz w:val="22"/>
          <w:szCs w:val="22"/>
        </w:rPr>
        <w:t xml:space="preserve">{</w:t>
      </w:r>
    </w:p>
    <w:p>
      <w:pPr xmlns:w="http://schemas.openxmlformats.org/wordprocessingml/2006/main">
        <w:widowControl/>
        <w:shd w:val="clear" w:color="auto" w:fill="DBE5F1"/>
        <w:spacing w:before="0" w:line="240" w:lineRule="auto"/>
        <w:ind w:left="1800"/>
        <w:jc w:val="both"/>
        <w:rPr>
          <w:snapToGrid/>
          <w:color w:val="800000"/>
          <w:sz w:val="22"/>
          <w:szCs w:val="22"/>
        </w:rPr>
      </w:pPr>
      <w:r xmlns:w="http://schemas.openxmlformats.org/wordprocessingml/2006/main">
        <w:rPr>
          <w:snapToGrid/>
          <w:color w:val="800000"/>
          <w:sz w:val="22"/>
          <w:szCs w:val="22"/>
        </w:rPr>
        <w:t xml:space="preserve">"supplierTaxCode": "0100109106-710",</w:t>
      </w:r>
    </w:p>
    <w:p>
      <w:pPr xmlns:w="http://schemas.openxmlformats.org/wordprocessingml/2006/main">
        <w:widowControl/>
        <w:shd w:val="clear" w:color="auto" w:fill="DBE5F1"/>
        <w:spacing w:before="0" w:line="240" w:lineRule="auto"/>
        <w:ind w:left="1800"/>
        <w:jc w:val="both"/>
        <w:rPr>
          <w:snapToGrid/>
          <w:color w:val="800000"/>
          <w:sz w:val="22"/>
          <w:szCs w:val="22"/>
        </w:rPr>
      </w:pPr>
      <w:r xmlns:w="http://schemas.openxmlformats.org/wordprocessingml/2006/main">
        <w:rPr>
          <w:snapToGrid/>
          <w:color w:val="800000"/>
          <w:sz w:val="22"/>
          <w:szCs w:val="22"/>
        </w:rPr>
        <w:t xml:space="preserve">"invoiceNo": "K21DTT4",</w:t>
      </w:r>
    </w:p>
    <w:p>
      <w:pPr xmlns:w="http://schemas.openxmlformats.org/wordprocessingml/2006/main">
        <w:widowControl/>
        <w:shd w:val="clear" w:color="auto" w:fill="DBE5F1"/>
        <w:spacing w:before="0" w:line="240" w:lineRule="auto"/>
        <w:ind w:left="1800"/>
        <w:jc w:val="both"/>
        <w:rPr>
          <w:snapToGrid/>
          <w:color w:val="800000"/>
          <w:sz w:val="22"/>
          <w:szCs w:val="22"/>
        </w:rPr>
      </w:pPr>
      <w:r xmlns:w="http://schemas.openxmlformats.org/wordprocessingml/2006/main">
        <w:rPr>
          <w:snapToGrid/>
          <w:color w:val="800000"/>
          <w:sz w:val="22"/>
          <w:szCs w:val="22"/>
        </w:rPr>
        <w:t xml:space="preserve">"reservationCode": "UFODH7MN7LT0GW5",</w:t>
      </w:r>
    </w:p>
    <w:p>
      <w:pPr xmlns:w="http://schemas.openxmlformats.org/wordprocessingml/2006/main">
        <w:widowControl/>
        <w:shd w:val="clear" w:color="auto" w:fill="DBE5F1"/>
        <w:spacing w:before="0" w:line="240" w:lineRule="auto"/>
        <w:ind w:left="1800"/>
        <w:jc w:val="both"/>
        <w:rPr>
          <w:snapToGrid/>
          <w:color w:val="800000"/>
          <w:sz w:val="22"/>
          <w:szCs w:val="22"/>
        </w:rPr>
      </w:pPr>
      <w:r xmlns:w="http://schemas.openxmlformats.org/wordprocessingml/2006/main">
        <w:rPr>
          <w:snapToGrid/>
          <w:color w:val="800000"/>
          <w:sz w:val="22"/>
          <w:szCs w:val="22"/>
        </w:rPr>
        <w:t xml:space="preserve">"issueDate": 1638852198000,</w:t>
      </w:r>
    </w:p>
    <w:p>
      <w:pPr xmlns:w="http://schemas.openxmlformats.org/wordprocessingml/2006/main">
        <w:widowControl/>
        <w:shd w:val="clear" w:color="auto" w:fill="DBE5F1"/>
        <w:spacing w:before="0" w:line="240" w:lineRule="auto"/>
        <w:ind w:left="1800"/>
        <w:jc w:val="both"/>
        <w:rPr>
          <w:snapToGrid/>
          <w:color w:val="800000"/>
          <w:sz w:val="22"/>
          <w:szCs w:val="22"/>
        </w:rPr>
      </w:pPr>
      <w:r xmlns:w="http://schemas.openxmlformats.org/wordprocessingml/2006/main">
        <w:rPr>
          <w:snapToGrid/>
          <w:color w:val="800000"/>
          <w:sz w:val="22"/>
          <w:szCs w:val="22"/>
        </w:rPr>
        <w:t xml:space="preserve">"status": "Money adjustment invoice",</w:t>
      </w:r>
    </w:p>
    <w:p>
      <w:pPr xmlns:w="http://schemas.openxmlformats.org/wordprocessingml/2006/main">
        <w:widowControl/>
        <w:shd w:val="clear" w:color="auto" w:fill="DBE5F1"/>
        <w:spacing w:before="0" w:line="240" w:lineRule="auto"/>
        <w:ind w:left="1800"/>
        <w:jc w:val="both"/>
        <w:rPr>
          <w:snapToGrid/>
          <w:color w:val="800000"/>
          <w:sz w:val="22"/>
          <w:szCs w:val="22"/>
        </w:rPr>
      </w:pPr>
      <w:r xmlns:w="http://schemas.openxmlformats.org/wordprocessingml/2006/main">
        <w:rPr>
          <w:snapToGrid/>
          <w:color w:val="800000"/>
          <w:sz w:val="22"/>
          <w:szCs w:val="22"/>
        </w:rPr>
        <w:t xml:space="preserve">"exchangeStatus": "</w:t>
      </w:r>
      <w:r xmlns:w="http://schemas.openxmlformats.org/wordprocessingml/2006/main">
        <w:rPr>
          <w:sz w:val="22"/>
          <w:szCs w:val="22"/>
        </w:rPr>
        <w:t xml:space="preserve"> </w:t>
      </w:r>
      <w:r xmlns:w="http://schemas.openxmlformats.org/wordprocessingml/2006/main">
        <w:rPr>
          <w:snapToGrid/>
          <w:color w:val="800000"/>
          <w:sz w:val="22"/>
          <w:szCs w:val="22"/>
        </w:rPr>
        <w:t xml:space="preserve">CQT issued code: 00BDD6525B75646655B654665B65466565",</w:t>
      </w:r>
    </w:p>
    <w:p>
      <w:pPr xmlns:w="http://schemas.openxmlformats.org/wordprocessingml/2006/main">
        <w:widowControl/>
        <w:shd w:val="clear" w:color="auto" w:fill="DBE5F1"/>
        <w:spacing w:before="0" w:line="240" w:lineRule="auto"/>
        <w:ind w:left="1800"/>
        <w:jc w:val="both"/>
        <w:rPr>
          <w:snapToGrid/>
          <w:color w:val="800000"/>
          <w:sz w:val="22"/>
          <w:szCs w:val="22"/>
        </w:rPr>
      </w:pPr>
      <w:r xmlns:w="http://schemas.openxmlformats.org/wordprocessingml/2006/main">
        <w:rPr>
          <w:snapToGrid/>
          <w:color w:val="800000"/>
          <w:sz w:val="22"/>
          <w:szCs w:val="22"/>
        </w:rPr>
        <w:t xml:space="preserve">"exchangeDes": null,</w:t>
      </w:r>
    </w:p>
    <w:p>
      <w:pPr xmlns:w="http://schemas.openxmlformats.org/wordprocessingml/2006/main">
        <w:widowControl/>
        <w:shd w:val="clear" w:color="auto" w:fill="DBE5F1"/>
        <w:spacing w:before="0" w:line="240" w:lineRule="auto"/>
        <w:ind w:left="1800"/>
        <w:jc w:val="both"/>
        <w:rPr>
          <w:snapToGrid/>
          <w:color w:val="800000"/>
          <w:sz w:val="22"/>
          <w:szCs w:val="22"/>
        </w:rPr>
      </w:pPr>
      <w:r xmlns:w="http://schemas.openxmlformats.org/wordprocessingml/2006/main">
        <w:rPr>
          <w:snapToGrid/>
          <w:color w:val="800000"/>
          <w:sz w:val="22"/>
          <w:szCs w:val="22"/>
        </w:rPr>
        <w:t xml:space="preserve">"codeOfTax": "00BDD6525B75646655B654665B65466565"</w:t>
      </w:r>
    </w:p>
    <w:p>
      <w:pPr xmlns:w="http://schemas.openxmlformats.org/wordprocessingml/2006/main">
        <w:widowControl/>
        <w:shd w:val="clear" w:color="auto" w:fill="DBE5F1"/>
        <w:spacing w:before="0" w:line="240" w:lineRule="auto"/>
        <w:ind w:left="1800"/>
        <w:jc w:val="both"/>
        <w:rPr>
          <w:snapToGrid/>
          <w:color w:val="800000"/>
          <w:sz w:val="22"/>
          <w:szCs w:val="22"/>
        </w:rPr>
      </w:pPr>
      <w:r xmlns:w="http://schemas.openxmlformats.org/wordprocessingml/2006/main">
        <w:rPr>
          <w:snapToGrid/>
          <w:color w:val="800000"/>
          <w:sz w:val="22"/>
          <w:szCs w:val="22"/>
        </w:rPr>
        <w:t xml:space="preserve">}</w:t>
      </w:r>
    </w:p>
    <w:p>
      <w:pPr xmlns:w="http://schemas.openxmlformats.org/wordprocessingml/2006/main">
        <w:widowControl/>
        <w:shd w:val="clear" w:color="auto" w:fill="DBE5F1"/>
        <w:spacing w:before="0" w:line="240" w:lineRule="auto"/>
        <w:ind w:left="1800"/>
        <w:jc w:val="both"/>
        <w:rPr>
          <w:snapToGrid/>
          <w:color w:val="800000"/>
          <w:sz w:val="22"/>
          <w:szCs w:val="22"/>
        </w:rPr>
      </w:pPr>
      <w:r xmlns:w="http://schemas.openxmlformats.org/wordprocessingml/2006/main">
        <w:rPr>
          <w:snapToGrid/>
          <w:color w:val="800000"/>
          <w:sz w:val="22"/>
          <w:szCs w:val="22"/>
        </w:rPr>
        <w:t xml:space="preserve">]</w:t>
      </w:r>
    </w:p>
    <w:p>
      <w:pPr xmlns:w="http://schemas.openxmlformats.org/wordprocessingml/2006/main">
        <w:widowControl/>
        <w:shd w:val="clear" w:color="auto" w:fill="DBE5F1"/>
        <w:spacing w:before="0" w:line="240" w:lineRule="auto"/>
        <w:ind w:left="1800"/>
        <w:jc w:val="both"/>
        <w:rPr>
          <w:snapToGrid/>
          <w:color w:val="800000"/>
          <w:sz w:val="22"/>
          <w:szCs w:val="22"/>
        </w:rPr>
      </w:pPr>
      <w:r xmlns:w="http://schemas.openxmlformats.org/wordprocessingml/2006/main">
        <w:rPr>
          <w:snapToGrid/>
          <w:color w:val="800000"/>
          <w:sz w:val="22"/>
          <w:szCs w:val="22"/>
        </w:rPr>
        <w:t xml:space="preserve">}</w:t>
      </w:r>
    </w:p>
    <w:p>
      <w:pPr xmlns:w="http://schemas.openxmlformats.org/wordprocessingml/2006/main">
        <w:pStyle w:val="3"/>
        <w:numPr>
          <w:ilvl w:val="0"/>
          <w:numId w:val="0"/>
        </w:numPr>
        <w:tabs>
          <w:tab w:val="clear" w:pos="2278"/>
        </w:tabs>
        <w:rPr>
          <w:rFonts w:ascii="Times New Roman" w:hAnsi="Times New Roman"/>
          <w:sz w:val="22"/>
          <w:szCs w:val="22"/>
        </w:rPr>
      </w:pPr>
      <w:bookmarkStart xmlns:w="http://schemas.openxmlformats.org/wordprocessingml/2006/main" w:id="58" w:name="_Toc115266204"/>
      <w:r xmlns:w="http://schemas.openxmlformats.org/wordprocessingml/2006/main">
        <w:rPr>
          <w:rFonts w:ascii="Times New Roman" w:hAnsi="Times New Roman"/>
          <w:sz w:val="22"/>
          <w:szCs w:val="22"/>
        </w:rPr>
        <w:t xml:space="preserve">7.22 Issuing secret codes</w:t>
      </w:r>
      <w:bookmarkEnd xmlns:w="http://schemas.openxmlformats.org/wordprocessingml/2006/main" w:id="58"/>
    </w:p>
    <w:p>
      <w:pPr xmlns:w="http://schemas.openxmlformats.org/wordprocessingml/2006/main">
        <w:rPr>
          <w:sz w:val="22"/>
          <w:szCs w:val="22"/>
        </w:rPr>
      </w:pPr>
      <w:r xmlns:w="http://schemas.openxmlformats.org/wordprocessingml/2006/main">
        <w:rPr>
          <w:sz w:val="22"/>
          <w:szCs w:val="22"/>
        </w:rPr>
        <w:t xml:space="preserve">- Allow API to issue secret codes to businesses according to MST.</w:t>
      </w:r>
    </w:p>
    <w:p>
      <w:pPr xmlns:w="http://schemas.openxmlformats.org/wordprocessingml/2006/main">
        <w:rPr>
          <w:sz w:val="22"/>
          <w:szCs w:val="22"/>
        </w:rPr>
      </w:pPr>
      <w:r xmlns:w="http://schemas.openxmlformats.org/wordprocessingml/2006/main">
        <w:rPr>
          <w:sz w:val="22"/>
          <w:szCs w:val="22"/>
        </w:rPr>
        <w:t xml:space="preserve">- API path: InvoiceAPI/BotWS/getReservationCode/{taxCode}</w:t>
      </w:r>
    </w:p>
    <w:p>
      <w:pPr xmlns:w="http://schemas.openxmlformats.org/wordprocessingml/2006/main">
        <w:rPr>
          <w:sz w:val="22"/>
          <w:szCs w:val="22"/>
        </w:rPr>
      </w:pPr>
      <w:r xmlns:w="http://schemas.openxmlformats.org/wordprocessingml/2006/main">
        <w:rPr>
          <w:sz w:val="22"/>
          <w:szCs w:val="22"/>
        </w:rPr>
        <w:t xml:space="preserve">- Method: POST</w:t>
      </w:r>
    </w:p>
    <w:p>
      <w:pPr xmlns:w="http://schemas.openxmlformats.org/wordprocessingml/2006/main">
        <w:ind w:left="0"/>
        <w:rPr>
          <w:sz w:val="22"/>
          <w:szCs w:val="22"/>
        </w:rPr>
      </w:pPr>
      <w:r xmlns:w="http://schemas.openxmlformats.org/wordprocessingml/2006/main">
        <w:rPr>
          <w:b/>
          <w:bCs/>
          <w:sz w:val="22"/>
          <w:szCs w:val="22"/>
        </w:rPr>
        <w:t xml:space="preserve">Input </w:t>
      </w:r>
      <w:r xmlns:w="http://schemas.openxmlformats.org/wordprocessingml/2006/main">
        <w:rPr>
          <w:sz w:val="22"/>
          <w:szCs w:val="22"/>
        </w:rPr>
        <w:t xml:space="preserve">:</w:t>
      </w:r>
    </w:p>
    <w:tbl>
      <w:tblPr>
        <w:tblStyle w:val="14"/>
        <w:tblW w:w="9331" w:type="dxa"/>
        <w:tblInd w:w="5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520"/>
        <w:gridCol w:w="4831"/>
      </w:tblGrid>
      <w:tr>
        <w:trPr>
          <w:trHeight w:val="530" w:hRule="atLeast"/>
        </w:trPr>
        <w:tc>
          <w:tcPr>
            <w:tcW w:w="1980"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School's name</w:t>
            </w:r>
          </w:p>
        </w:tc>
        <w:tc>
          <w:tcPr>
            <w:tcW w:w="2520"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Data types, constraints</w:t>
            </w:r>
          </w:p>
        </w:tc>
        <w:tc>
          <w:tcPr>
            <w:tcW w:w="4831"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Describe</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transactionUuid</w:t>
            </w:r>
          </w:p>
        </w:tc>
        <w:tc>
          <w:tcPr>
            <w:tcW w:w="252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10</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36</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831"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ID to verify transactions.</w:t>
            </w:r>
          </w:p>
          <w:p>
            <w:pPr xmlns:w="http://schemas.openxmlformats.org/wordprocessingml/2006/main">
              <w:spacing w:before="0"/>
              <w:ind w:left="41"/>
              <w:jc w:val="both"/>
              <w:rPr>
                <w:sz w:val="22"/>
                <w:szCs w:val="22"/>
              </w:rPr>
            </w:pPr>
            <w:r xmlns:w="http://schemas.openxmlformats.org/wordprocessingml/2006/main">
              <w:rPr>
                <w:sz w:val="22"/>
                <w:szCs w:val="22"/>
              </w:rPr>
              <w:t xml:space="preserve">Recommendation: use UUID v4.</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requestCode</w:t>
            </w:r>
          </w:p>
        </w:tc>
        <w:tc>
          <w:tcPr>
            <w:tcW w:w="252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BigDecimal</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831"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Number of codes required</w:t>
            </w:r>
          </w:p>
          <w:p>
            <w:pPr xmlns:w="http://schemas.openxmlformats.org/wordprocessingml/2006/main">
              <w:spacing w:before="0"/>
              <w:ind w:left="41"/>
              <w:jc w:val="both"/>
              <w:rPr>
                <w:sz w:val="22"/>
                <w:szCs w:val="22"/>
              </w:rPr>
            </w:pPr>
            <w:r xmlns:w="http://schemas.openxmlformats.org/wordprocessingml/2006/main">
              <w:rPr>
                <w:sz w:val="22"/>
                <w:szCs w:val="22"/>
                <w:highlight w:val="yellow"/>
              </w:rPr>
              <w:t xml:space="preserve">Maxlength = </w:t>
            </w:r>
            <w:r xmlns:w="http://schemas.openxmlformats.org/wordprocessingml/2006/main">
              <w:rPr>
                <w:sz w:val="22"/>
                <w:szCs w:val="22"/>
                <w:highlight w:val="yellow"/>
                <w:shd w:val="clear" w:color="auto" w:fill="FFFFFF"/>
              </w:rPr>
              <w:t xml:space="preserve">30,000 – Number of unused codes</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expiredDate</w:t>
            </w:r>
          </w:p>
        </w:tc>
        <w:tc>
          <w:tcPr>
            <w:tcW w:w="252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Date</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831"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Code expiration date</w:t>
            </w:r>
          </w:p>
          <w:p>
            <w:pPr xmlns:w="http://schemas.openxmlformats.org/wordprocessingml/2006/main">
              <w:spacing w:before="0"/>
              <w:ind w:left="41"/>
              <w:jc w:val="both"/>
              <w:rPr>
                <w:sz w:val="22"/>
                <w:szCs w:val="22"/>
              </w:rPr>
            </w:pPr>
            <w:r xmlns:w="http://schemas.openxmlformats.org/wordprocessingml/2006/main">
              <w:rPr>
                <w:sz w:val="22"/>
                <w:szCs w:val="22"/>
              </w:rPr>
              <w:t xml:space="preserve">Format according to </w:t>
            </w:r>
            <w:r xmlns:w="http://schemas.openxmlformats.org/wordprocessingml/2006/main">
              <w:rPr>
                <w:sz w:val="22"/>
                <w:szCs w:val="22"/>
                <w:lang w:val="en"/>
              </w:rPr>
              <w:t xml:space="preserve">Standard 5.1 </w:t>
            </w:r>
            <w:r xmlns:w="http://schemas.openxmlformats.org/wordprocessingml/2006/main">
              <w:rPr>
                <w:sz w:val="22"/>
                <w:szCs w:val="22"/>
              </w:rPr>
              <w:t xml:space="preserve">, to hours, minutes, seconds</w:t>
            </w:r>
          </w:p>
          <w:p>
            <w:pPr xmlns:w="http://schemas.openxmlformats.org/wordprocessingml/2006/main">
              <w:spacing w:before="0"/>
              <w:ind w:left="41"/>
              <w:jc w:val="both"/>
              <w:rPr>
                <w:sz w:val="22"/>
                <w:szCs w:val="22"/>
              </w:rPr>
            </w:pPr>
            <w:r xmlns:w="http://schemas.openxmlformats.org/wordprocessingml/2006/main">
              <w:rPr>
                <w:sz w:val="22"/>
                <w:szCs w:val="22"/>
              </w:rPr>
              <w:t xml:space="preserve">For example: 1587797116000</w:t>
            </w:r>
          </w:p>
        </w:tc>
      </w:tr>
    </w:tbl>
    <w:p>
      <w:pPr>
        <w:ind w:left="0"/>
        <w:rPr>
          <w:sz w:val="22"/>
          <w:szCs w:val="22"/>
        </w:rPr>
      </w:pPr>
    </w:p>
    <w:p>
      <w:pPr>
        <w:ind w:left="0"/>
        <w:rPr>
          <w:sz w:val="22"/>
          <w:szCs w:val="22"/>
        </w:rPr>
      </w:pPr>
    </w:p>
    <w:p>
      <w:pPr>
        <w:ind w:left="0"/>
        <w:rPr>
          <w:sz w:val="22"/>
          <w:szCs w:val="22"/>
        </w:rPr>
      </w:pPr>
    </w:p>
    <w:p>
      <w:pPr xmlns:w="http://schemas.openxmlformats.org/wordprocessingml/2006/main">
        <w:ind w:left="0"/>
        <w:rPr>
          <w:sz w:val="22"/>
          <w:szCs w:val="22"/>
        </w:rPr>
      </w:pPr>
      <w:r xmlns:w="http://schemas.openxmlformats.org/wordprocessingml/2006/main">
        <w:rPr>
          <w:sz w:val="22"/>
          <w:szCs w:val="22"/>
        </w:rPr>
        <w:t xml:space="preserve">For example:</w:t>
      </w:r>
    </w:p>
    <w:p>
      <w:pPr xmlns:w="http://schemas.openxmlformats.org/wordprocessingml/2006/main">
        <w:shd w:val="clear" w:color="auto" w:fill="B4C6E7"/>
        <w:ind w:left="0"/>
        <w:rPr>
          <w:sz w:val="22"/>
          <w:szCs w:val="22"/>
        </w:rPr>
      </w:pPr>
      <w:r xmlns:w="http://schemas.openxmlformats.org/wordprocessingml/2006/main">
        <w:rPr>
          <w:sz w:val="22"/>
          <w:szCs w:val="22"/>
        </w:rPr>
        <w:t xml:space="preserve">{</w:t>
      </w:r>
    </w:p>
    <w:p>
      <w:pPr xmlns:w="http://schemas.openxmlformats.org/wordprocessingml/2006/main">
        <w:shd w:val="clear" w:color="auto" w:fill="B4C6E7"/>
        <w:ind w:left="0"/>
        <w:rPr>
          <w:sz w:val="22"/>
          <w:szCs w:val="22"/>
        </w:rPr>
      </w:pPr>
      <w:r xmlns:w="http://schemas.openxmlformats.org/wordprocessingml/2006/main">
        <w:rPr>
          <w:sz w:val="22"/>
          <w:szCs w:val="22"/>
        </w:rPr>
        <w:t xml:space="preserve">"transactionUuid": "56432347787",</w:t>
      </w:r>
    </w:p>
    <w:p>
      <w:pPr xmlns:w="http://schemas.openxmlformats.org/wordprocessingml/2006/main">
        <w:shd w:val="clear" w:color="auto" w:fill="B4C6E7"/>
        <w:ind w:left="0"/>
        <w:rPr>
          <w:sz w:val="22"/>
          <w:szCs w:val="22"/>
        </w:rPr>
      </w:pPr>
      <w:r xmlns:w="http://schemas.openxmlformats.org/wordprocessingml/2006/main">
        <w:rPr>
          <w:sz w:val="22"/>
          <w:szCs w:val="22"/>
        </w:rPr>
        <w:t xml:space="preserve">"expiredDate": 1587797116000,</w:t>
      </w:r>
    </w:p>
    <w:p>
      <w:pPr xmlns:w="http://schemas.openxmlformats.org/wordprocessingml/2006/main">
        <w:shd w:val="clear" w:color="auto" w:fill="B4C6E7"/>
        <w:ind w:left="0"/>
        <w:rPr>
          <w:sz w:val="22"/>
          <w:szCs w:val="22"/>
        </w:rPr>
      </w:pPr>
      <w:r xmlns:w="http://schemas.openxmlformats.org/wordprocessingml/2006/main">
        <w:rPr>
          <w:sz w:val="22"/>
          <w:szCs w:val="22"/>
        </w:rPr>
        <w:t xml:space="preserve">"requestCode": 50</w:t>
      </w:r>
    </w:p>
    <w:p>
      <w:pPr xmlns:w="http://schemas.openxmlformats.org/wordprocessingml/2006/main">
        <w:shd w:val="clear" w:color="auto" w:fill="B4C6E7"/>
        <w:ind w:left="0"/>
        <w:rPr>
          <w:sz w:val="22"/>
          <w:szCs w:val="22"/>
        </w:rPr>
      </w:pPr>
      <w:r xmlns:w="http://schemas.openxmlformats.org/wordprocessingml/2006/main">
        <w:rPr>
          <w:sz w:val="22"/>
          <w:szCs w:val="22"/>
        </w:rPr>
        <w:t xml:space="preserve">}</w:t>
      </w:r>
    </w:p>
    <w:p>
      <w:pPr xmlns:w="http://schemas.openxmlformats.org/wordprocessingml/2006/main">
        <w:ind w:left="0"/>
        <w:rPr>
          <w:sz w:val="22"/>
          <w:szCs w:val="22"/>
        </w:rPr>
      </w:pPr>
      <w:r xmlns:w="http://schemas.openxmlformats.org/wordprocessingml/2006/main">
        <w:rPr>
          <w:b/>
          <w:bCs/>
          <w:sz w:val="22"/>
          <w:szCs w:val="22"/>
        </w:rPr>
        <w:t xml:space="preserve">Output </w:t>
      </w:r>
      <w:r xmlns:w="http://schemas.openxmlformats.org/wordprocessingml/2006/main">
        <w:rPr>
          <w:sz w:val="22"/>
          <w:szCs w:val="22"/>
        </w:rPr>
        <w:t xml:space="preserve">:</w:t>
      </w:r>
    </w:p>
    <w:tbl>
      <w:tblPr>
        <w:tblStyle w:val="14"/>
        <w:tblW w:w="936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7380"/>
      </w:tblGrid>
      <w:tr>
        <w:trPr>
          <w:trHeight w:val="530" w:hRule="atLeast"/>
        </w:trPr>
        <w:tc>
          <w:tcPr>
            <w:tcW w:w="1980"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School's name</w:t>
            </w:r>
          </w:p>
        </w:tc>
        <w:tc>
          <w:tcPr>
            <w:tcW w:w="7380"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Describe</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transactionUuid</w:t>
            </w:r>
          </w:p>
        </w:tc>
        <w:tc>
          <w:tcPr>
            <w:tcW w:w="7380"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transactionUuid passed in Input</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expiredDate</w:t>
            </w:r>
          </w:p>
        </w:tc>
        <w:tc>
          <w:tcPr>
            <w:tcW w:w="7380"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Expiration date of code passed in Input</w:t>
            </w:r>
          </w:p>
        </w:tc>
      </w:tr>
      <w:tr>
        <w:tc>
          <w:tcPr>
            <w:tcW w:w="198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reservationCode</w:t>
            </w:r>
          </w:p>
        </w:tc>
        <w:tc>
          <w:tcPr>
            <w:tcW w:w="7380"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List of secret codes for MST</w:t>
            </w:r>
          </w:p>
        </w:tc>
      </w:tr>
    </w:tbl>
    <w:p>
      <w:pPr>
        <w:ind w:left="0"/>
        <w:rPr>
          <w:sz w:val="22"/>
          <w:szCs w:val="22"/>
        </w:rPr>
      </w:pPr>
    </w:p>
    <w:p>
      <w:pPr xmlns:w="http://schemas.openxmlformats.org/wordprocessingml/2006/main">
        <w:ind w:left="0"/>
        <w:rPr>
          <w:sz w:val="22"/>
          <w:szCs w:val="22"/>
        </w:rPr>
      </w:pPr>
      <w:r xmlns:w="http://schemas.openxmlformats.org/wordprocessingml/2006/main">
        <w:rPr>
          <w:sz w:val="22"/>
          <w:szCs w:val="22"/>
        </w:rPr>
        <w:t xml:space="preserve">For example:</w:t>
      </w:r>
    </w:p>
    <w:p>
      <w:pPr xmlns:w="http://schemas.openxmlformats.org/wordprocessingml/2006/main">
        <w:shd w:val="clear" w:color="auto" w:fill="B4C6E7"/>
        <w:ind w:left="0"/>
        <w:rPr>
          <w:sz w:val="22"/>
          <w:szCs w:val="22"/>
        </w:rPr>
      </w:pPr>
      <w:r xmlns:w="http://schemas.openxmlformats.org/wordprocessingml/2006/main">
        <w:rPr>
          <w:sz w:val="22"/>
          <w:szCs w:val="22"/>
        </w:rPr>
        <w:t xml:space="preserve">{</w:t>
      </w:r>
    </w:p>
    <w:p>
      <w:pPr xmlns:w="http://schemas.openxmlformats.org/wordprocessingml/2006/main">
        <w:shd w:val="clear" w:color="auto" w:fill="B4C6E7"/>
        <w:ind w:left="0"/>
        <w:rPr>
          <w:sz w:val="22"/>
          <w:szCs w:val="22"/>
        </w:rPr>
      </w:pPr>
      <w:r xmlns:w="http://schemas.openxmlformats.org/wordprocessingml/2006/main">
        <w:rPr>
          <w:sz w:val="22"/>
          <w:szCs w:val="22"/>
        </w:rPr>
        <w:t xml:space="preserve">"transactionUuid": "56432347787",</w:t>
      </w:r>
    </w:p>
    <w:p>
      <w:pPr xmlns:w="http://schemas.openxmlformats.org/wordprocessingml/2006/main">
        <w:shd w:val="clear" w:color="auto" w:fill="B4C6E7"/>
        <w:ind w:left="0"/>
        <w:rPr>
          <w:sz w:val="22"/>
          <w:szCs w:val="22"/>
        </w:rPr>
      </w:pPr>
      <w:r xmlns:w="http://schemas.openxmlformats.org/wordprocessingml/2006/main">
        <w:rPr>
          <w:sz w:val="22"/>
          <w:szCs w:val="22"/>
        </w:rPr>
        <w:t xml:space="preserve">"expiredDate": 1587797116000</w:t>
      </w:r>
    </w:p>
    <w:p>
      <w:pPr xmlns:w="http://schemas.openxmlformats.org/wordprocessingml/2006/main">
        <w:shd w:val="clear" w:color="auto" w:fill="B4C6E7"/>
        <w:ind w:left="0"/>
        <w:rPr>
          <w:sz w:val="22"/>
          <w:szCs w:val="22"/>
        </w:rPr>
      </w:pPr>
      <w:r xmlns:w="http://schemas.openxmlformats.org/wordprocessingml/2006/main">
        <w:rPr>
          <w:sz w:val="22"/>
          <w:szCs w:val="22"/>
        </w:rPr>
        <w:t xml:space="preserve">"result":</w:t>
      </w:r>
    </w:p>
    <w:p>
      <w:pPr xmlns:w="http://schemas.openxmlformats.org/wordprocessingml/2006/main">
        <w:shd w:val="clear" w:color="auto" w:fill="B4C6E7"/>
        <w:ind w:left="0"/>
        <w:rPr>
          <w:sz w:val="22"/>
          <w:szCs w:val="22"/>
        </w:rPr>
      </w:pPr>
      <w:r xmlns:w="http://schemas.openxmlformats.org/wordprocessingml/2006/main">
        <w:rPr>
          <w:sz w:val="22"/>
          <w:szCs w:val="22"/>
        </w:rPr>
        <w:t xml:space="preserve">{</w:t>
      </w:r>
    </w:p>
    <w:p>
      <w:pPr xmlns:w="http://schemas.openxmlformats.org/wordprocessingml/2006/main">
        <w:shd w:val="clear" w:color="auto" w:fill="B4C6E7"/>
        <w:ind w:left="0"/>
        <w:rPr>
          <w:sz w:val="22"/>
          <w:szCs w:val="22"/>
        </w:rPr>
      </w:pPr>
      <w:r xmlns:w="http://schemas.openxmlformats.org/wordprocessingml/2006/main">
        <w:rPr>
          <w:sz w:val="22"/>
          <w:szCs w:val="22"/>
        </w:rPr>
        <w:t xml:space="preserve">"reservationCode": ["479765676", "867547567"]</w:t>
      </w:r>
    </w:p>
    <w:p>
      <w:pPr xmlns:w="http://schemas.openxmlformats.org/wordprocessingml/2006/main">
        <w:shd w:val="clear" w:color="auto" w:fill="B4C6E7"/>
        <w:ind w:left="0" w:firstLine="120"/>
        <w:rPr>
          <w:sz w:val="22"/>
          <w:szCs w:val="22"/>
        </w:rPr>
      </w:pPr>
      <w:r xmlns:w="http://schemas.openxmlformats.org/wordprocessingml/2006/main">
        <w:rPr>
          <w:sz w:val="22"/>
          <w:szCs w:val="22"/>
        </w:rPr>
        <w:t xml:space="preserve">}</w:t>
      </w:r>
    </w:p>
    <w:p>
      <w:pPr xmlns:w="http://schemas.openxmlformats.org/wordprocessingml/2006/main">
        <w:shd w:val="clear" w:color="auto" w:fill="B4C6E7"/>
        <w:ind w:left="0" w:firstLine="120"/>
        <w:rPr>
          <w:sz w:val="22"/>
          <w:szCs w:val="22"/>
        </w:rPr>
      </w:pPr>
      <w:r xmlns:w="http://schemas.openxmlformats.org/wordprocessingml/2006/main">
        <w:rPr>
          <w:sz w:val="22"/>
          <w:szCs w:val="22"/>
        </w:rPr>
        <w:t xml:space="preserve">}</w:t>
      </w:r>
    </w:p>
    <w:p>
      <w:pPr xmlns:w="http://schemas.openxmlformats.org/wordprocessingml/2006/main">
        <w:pStyle w:val="3"/>
        <w:numPr>
          <w:ilvl w:val="1"/>
          <w:numId w:val="16"/>
        </w:numPr>
        <w:tabs>
          <w:tab w:val="clear" w:pos="2278"/>
        </w:tabs>
        <w:ind w:left="540" w:hanging="568"/>
        <w:rPr>
          <w:rFonts w:ascii="Times New Roman" w:hAnsi="Times New Roman"/>
          <w:sz w:val="22"/>
          <w:szCs w:val="22"/>
        </w:rPr>
      </w:pPr>
      <w:bookmarkStart xmlns:w="http://schemas.openxmlformats.org/wordprocessingml/2006/main" w:id="59" w:name="_Toc115266207"/>
      <w:r xmlns:w="http://schemas.openxmlformats.org/wordprocessingml/2006/main">
        <w:rPr>
          <w:rFonts w:ascii="Times New Roman" w:hAnsi="Times New Roman"/>
          <w:sz w:val="22"/>
          <w:szCs w:val="22"/>
        </w:rPr>
        <w:t xml:space="preserve">Update invoice printing status</w:t>
      </w:r>
      <w:bookmarkEnd xmlns:w="http://schemas.openxmlformats.org/wordprocessingml/2006/main" w:id="59"/>
    </w:p>
    <w:p>
      <w:pPr xmlns:w="http://schemas.openxmlformats.org/wordprocessingml/2006/main">
        <w:rPr>
          <w:sz w:val="22"/>
          <w:szCs w:val="22"/>
        </w:rPr>
      </w:pPr>
      <w:r xmlns:w="http://schemas.openxmlformats.org/wordprocessingml/2006/main">
        <w:rPr>
          <w:sz w:val="22"/>
          <w:szCs w:val="22"/>
        </w:rPr>
        <w:t xml:space="preserve">- General description: Add a new API to update the printing status of issued invoices.</w:t>
      </w:r>
    </w:p>
    <w:p>
      <w:pPr xmlns:w="http://schemas.openxmlformats.org/wordprocessingml/2006/main">
        <w:rPr>
          <w:sz w:val="22"/>
          <w:szCs w:val="22"/>
        </w:rPr>
      </w:pPr>
      <w:r xmlns:w="http://schemas.openxmlformats.org/wordprocessingml/2006/main">
        <w:rPr>
          <w:sz w:val="22"/>
          <w:szCs w:val="22"/>
        </w:rPr>
        <w:t xml:space="preserve">- API path: InvoiceAPI/InvoiceUtilsWS/updateInvoicePrintStatus</w:t>
      </w:r>
    </w:p>
    <w:p>
      <w:pPr xmlns:w="http://schemas.openxmlformats.org/wordprocessingml/2006/main">
        <w:rPr>
          <w:sz w:val="22"/>
          <w:szCs w:val="22"/>
        </w:rPr>
      </w:pPr>
      <w:r xmlns:w="http://schemas.openxmlformats.org/wordprocessingml/2006/main">
        <w:rPr>
          <w:sz w:val="22"/>
          <w:szCs w:val="22"/>
        </w:rPr>
        <w:t xml:space="preserve">- Method: PUT</w:t>
      </w:r>
    </w:p>
    <w:p>
      <w:pPr xmlns:w="http://schemas.openxmlformats.org/wordprocessingml/2006/main">
        <w:rPr>
          <w:sz w:val="22"/>
          <w:szCs w:val="22"/>
        </w:rPr>
      </w:pPr>
      <w:r xmlns:w="http://schemas.openxmlformats.org/wordprocessingml/2006/main">
        <w:rPr>
          <w:sz w:val="22"/>
          <w:szCs w:val="22"/>
        </w:rPr>
        <w:t xml:space="preserve">- Scope: NA</w:t>
      </w:r>
    </w:p>
    <w:p>
      <w:pPr>
        <w:rPr>
          <w:sz w:val="22"/>
          <w:szCs w:val="22"/>
        </w:rPr>
      </w:pPr>
    </w:p>
    <w:p>
      <w:pPr>
        <w:rPr>
          <w:sz w:val="22"/>
          <w:szCs w:val="22"/>
        </w:rPr>
      </w:pPr>
    </w:p>
    <w:p>
      <w:pPr>
        <w:rPr>
          <w:sz w:val="22"/>
          <w:szCs w:val="22"/>
        </w:rPr>
      </w:pPr>
    </w:p>
    <w:p>
      <w:pPr xmlns:w="http://schemas.openxmlformats.org/wordprocessingml/2006/main">
        <w:ind w:left="0"/>
        <w:rPr>
          <w:sz w:val="22"/>
          <w:szCs w:val="22"/>
        </w:rPr>
      </w:pPr>
      <w:r xmlns:w="http://schemas.openxmlformats.org/wordprocessingml/2006/main">
        <w:rPr>
          <w:b/>
          <w:bCs/>
          <w:sz w:val="22"/>
          <w:szCs w:val="22"/>
        </w:rPr>
        <w:t xml:space="preserve">Input </w:t>
      </w:r>
      <w:r xmlns:w="http://schemas.openxmlformats.org/wordprocessingml/2006/main">
        <w:rPr>
          <w:sz w:val="22"/>
          <w:szCs w:val="22"/>
        </w:rPr>
        <w:t xml:space="preserve">:</w:t>
      </w:r>
    </w:p>
    <w:tbl>
      <w:tblPr>
        <w:tblStyle w:val="14"/>
        <w:tblW w:w="99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556"/>
        <w:gridCol w:w="5364"/>
      </w:tblGrid>
      <w:tr>
        <w:trPr>
          <w:trHeight w:val="395" w:hRule="atLeast"/>
        </w:trPr>
        <w:tc>
          <w:tcPr>
            <w:tcW w:w="1980" w:type="dxa"/>
            <w:tcBorders>
              <w:top w:val="single" w:color="auto" w:sz="4" w:space="0"/>
              <w:left w:val="single" w:color="auto" w:sz="4" w:space="0"/>
              <w:bottom w:val="single" w:color="auto" w:sz="4" w:space="0"/>
              <w:right w:val="single" w:color="auto" w:sz="4" w:space="0"/>
            </w:tcBorders>
            <w:shd w:val="clear" w:color="auto" w:fill="D9D9D9"/>
            <w:noWrap w:val="0"/>
            <w:vAlign w:val="top"/>
          </w:tcPr>
          <w:p>
            <w:pPr xmlns:w="http://schemas.openxmlformats.org/wordprocessingml/2006/main">
              <w:jc w:val="center"/>
              <w:rPr>
                <w:b/>
                <w:snapToGrid/>
                <w:sz w:val="22"/>
                <w:szCs w:val="22"/>
              </w:rPr>
            </w:pPr>
            <w:r xmlns:w="http://schemas.openxmlformats.org/wordprocessingml/2006/main">
              <w:rPr>
                <w:b/>
                <w:sz w:val="22"/>
                <w:szCs w:val="22"/>
              </w:rPr>
              <w:t xml:space="preserve">School's name</w:t>
            </w:r>
          </w:p>
        </w:tc>
        <w:tc>
          <w:tcPr>
            <w:tcW w:w="2556" w:type="dxa"/>
            <w:tcBorders>
              <w:top w:val="single" w:color="auto" w:sz="4" w:space="0"/>
              <w:left w:val="single" w:color="auto" w:sz="4" w:space="0"/>
              <w:bottom w:val="single" w:color="auto" w:sz="4" w:space="0"/>
              <w:right w:val="single" w:color="auto" w:sz="4" w:space="0"/>
            </w:tcBorders>
            <w:shd w:val="clear" w:color="auto" w:fill="D9D9D9"/>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Datatypes</w:t>
            </w:r>
          </w:p>
        </w:tc>
        <w:tc>
          <w:tcPr>
            <w:tcW w:w="5364" w:type="dxa"/>
            <w:tcBorders>
              <w:top w:val="single" w:color="auto" w:sz="4" w:space="0"/>
              <w:left w:val="single" w:color="auto" w:sz="4" w:space="0"/>
              <w:bottom w:val="single" w:color="auto" w:sz="4" w:space="0"/>
              <w:right w:val="single" w:color="auto" w:sz="4" w:space="0"/>
            </w:tcBorders>
            <w:shd w:val="clear" w:color="auto" w:fill="D9D9D9"/>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Describe</w:t>
            </w:r>
          </w:p>
        </w:tc>
      </w:tr>
      <w:tr>
        <w:tc>
          <w:tcPr>
            <w:tcW w:w="1980"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taxCode</w:t>
            </w:r>
          </w:p>
        </w:tc>
        <w:tc>
          <w:tcPr>
            <w:tcW w:w="2556"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[0-9-]+</w:t>
            </w:r>
          </w:p>
        </w:tc>
        <w:tc>
          <w:tcPr>
            <w:tcW w:w="5364"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Tax identification number of the invoice-issuing business/branch.</w:t>
            </w:r>
          </w:p>
          <w:p>
            <w:pPr xmlns:w="http://schemas.openxmlformats.org/wordprocessingml/2006/main">
              <w:spacing w:before="0"/>
              <w:ind w:left="0"/>
              <w:jc w:val="both"/>
              <w:rPr>
                <w:b/>
                <w:bCs/>
                <w:sz w:val="22"/>
                <w:szCs w:val="22"/>
              </w:rPr>
            </w:pPr>
            <w:r xmlns:w="http://schemas.openxmlformats.org/wordprocessingml/2006/main">
              <w:rPr>
                <w:b/>
                <w:bCs/>
                <w:sz w:val="22"/>
                <w:szCs w:val="22"/>
              </w:rPr>
              <w:t xml:space="preserve">For example:</w:t>
            </w:r>
          </w:p>
          <w:p>
            <w:pPr xmlns:w="http://schemas.openxmlformats.org/wordprocessingml/2006/main">
              <w:spacing w:before="0"/>
              <w:ind w:left="0"/>
              <w:jc w:val="both"/>
              <w:rPr>
                <w:sz w:val="22"/>
                <w:szCs w:val="22"/>
              </w:rPr>
            </w:pPr>
            <w:r xmlns:w="http://schemas.openxmlformats.org/wordprocessingml/2006/main">
              <w:rPr>
                <w:sz w:val="22"/>
                <w:szCs w:val="22"/>
              </w:rPr>
              <w:t xml:space="preserve">Model 1: 0312770607</w:t>
            </w:r>
          </w:p>
          <w:p>
            <w:pPr xmlns:w="http://schemas.openxmlformats.org/wordprocessingml/2006/main">
              <w:spacing w:before="0"/>
              <w:ind w:left="0"/>
              <w:jc w:val="both"/>
              <w:rPr>
                <w:sz w:val="22"/>
                <w:szCs w:val="22"/>
              </w:rPr>
            </w:pPr>
            <w:r xmlns:w="http://schemas.openxmlformats.org/wordprocessingml/2006/main">
              <w:rPr>
                <w:sz w:val="22"/>
                <w:szCs w:val="22"/>
              </w:rPr>
              <w:t xml:space="preserve">Form 2: 0312770607-001</w:t>
            </w:r>
          </w:p>
          <w:p>
            <w:pPr>
              <w:spacing w:before="0"/>
              <w:ind w:left="41"/>
              <w:jc w:val="both"/>
              <w:rPr>
                <w:bCs/>
                <w:sz w:val="22"/>
                <w:szCs w:val="22"/>
              </w:rPr>
            </w:pPr>
          </w:p>
        </w:tc>
      </w:tr>
      <w:tr>
        <w:tc>
          <w:tcPr>
            <w:tcW w:w="1980"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templateCode</w:t>
            </w:r>
          </w:p>
        </w:tc>
        <w:tc>
          <w:tcPr>
            <w:tcW w:w="2556"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 sample code</w:t>
            </w:r>
          </w:p>
          <w:p>
            <w:pPr xmlns:w="http://schemas.openxmlformats.org/wordprocessingml/2006/main">
              <w:spacing w:before="0"/>
              <w:ind w:left="0"/>
              <w:jc w:val="both"/>
              <w:rPr>
                <w:b/>
                <w:bCs/>
                <w:sz w:val="22"/>
                <w:szCs w:val="22"/>
              </w:rPr>
            </w:pPr>
            <w:r xmlns:w="http://schemas.openxmlformats.org/wordprocessingml/2006/main">
              <w:rPr>
                <w:b/>
                <w:bCs/>
                <w:sz w:val="22"/>
                <w:szCs w:val="22"/>
              </w:rPr>
              <w:t xml:space="preserve">For example:</w:t>
            </w:r>
          </w:p>
          <w:p>
            <w:pPr xmlns:w="http://schemas.openxmlformats.org/wordprocessingml/2006/main">
              <w:spacing w:before="0"/>
              <w:ind w:left="0"/>
              <w:jc w:val="both"/>
              <w:rPr>
                <w:sz w:val="22"/>
                <w:szCs w:val="22"/>
              </w:rPr>
            </w:pPr>
            <w:r xmlns:w="http://schemas.openxmlformats.org/wordprocessingml/2006/main">
              <w:rPr>
                <w:sz w:val="22"/>
                <w:szCs w:val="22"/>
              </w:rPr>
              <w:t xml:space="preserve">Invoice TT32: 01GTKT0/001</w:t>
            </w:r>
          </w:p>
          <w:p>
            <w:pPr xmlns:w="http://schemas.openxmlformats.org/wordprocessingml/2006/main">
              <w:spacing w:before="0"/>
              <w:ind w:left="0"/>
              <w:jc w:val="both"/>
              <w:rPr>
                <w:bCs/>
                <w:sz w:val="22"/>
                <w:szCs w:val="22"/>
              </w:rPr>
            </w:pPr>
            <w:r xmlns:w="http://schemas.openxmlformats.org/wordprocessingml/2006/main">
              <w:rPr>
                <w:sz w:val="22"/>
                <w:szCs w:val="22"/>
              </w:rPr>
              <w:t xml:space="preserve">Invoice TT78: 1/001</w:t>
            </w:r>
          </w:p>
        </w:tc>
      </w:tr>
      <w:tr>
        <w:tc>
          <w:tcPr>
            <w:tcW w:w="1980"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invoiceNo</w:t>
            </w:r>
          </w:p>
        </w:tc>
        <w:tc>
          <w:tcPr>
            <w:tcW w:w="2556"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7</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15</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[a-zA-Z0-9]*$</w:t>
            </w:r>
          </w:p>
        </w:tc>
        <w:tc>
          <w:tcPr>
            <w:tcW w:w="5364"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Is invoice symbol + invoice number</w:t>
            </w:r>
          </w:p>
          <w:p>
            <w:pPr xmlns:w="http://schemas.openxmlformats.org/wordprocessingml/2006/main">
              <w:spacing w:before="0"/>
              <w:ind w:left="41"/>
              <w:jc w:val="both"/>
              <w:rPr>
                <w:sz w:val="22"/>
                <w:szCs w:val="22"/>
              </w:rPr>
            </w:pPr>
            <w:r xmlns:w="http://schemas.openxmlformats.org/wordprocessingml/2006/main">
              <w:rPr>
                <w:b/>
                <w:bCs/>
                <w:sz w:val="22"/>
                <w:szCs w:val="22"/>
              </w:rPr>
              <w:t xml:space="preserve">For example </w:t>
            </w:r>
            <w:r xmlns:w="http://schemas.openxmlformats.org/wordprocessingml/2006/main">
              <w:rPr>
                <w:sz w:val="22"/>
                <w:szCs w:val="22"/>
              </w:rPr>
              <w:t xml:space="preserve">:</w:t>
            </w:r>
          </w:p>
          <w:p>
            <w:pPr xmlns:w="http://schemas.openxmlformats.org/wordprocessingml/2006/main">
              <w:spacing w:before="0"/>
              <w:ind w:left="41"/>
              <w:jc w:val="both"/>
              <w:rPr>
                <w:sz w:val="22"/>
                <w:szCs w:val="22"/>
              </w:rPr>
            </w:pPr>
            <w:r xmlns:w="http://schemas.openxmlformats.org/wordprocessingml/2006/main">
              <w:rPr>
                <w:sz w:val="22"/>
                <w:szCs w:val="22"/>
              </w:rPr>
              <w:t xml:space="preserve">Invoice TT32:</w:t>
            </w:r>
            <w:r xmlns:w="http://schemas.openxmlformats.org/wordprocessingml/2006/main">
              <w:rPr>
                <w:b/>
                <w:bCs/>
                <w:sz w:val="22"/>
                <w:szCs w:val="22"/>
              </w:rPr>
              <w:t xml:space="preserve"> </w:t>
            </w:r>
            <w:r xmlns:w="http://schemas.openxmlformats.org/wordprocessingml/2006/main">
              <w:rPr>
                <w:sz w:val="22"/>
                <w:szCs w:val="22"/>
              </w:rPr>
              <w:t xml:space="preserve">AA/20E0000001</w:t>
            </w:r>
          </w:p>
          <w:p>
            <w:pPr xmlns:w="http://schemas.openxmlformats.org/wordprocessingml/2006/main">
              <w:spacing w:before="0"/>
              <w:ind w:left="41"/>
              <w:jc w:val="both"/>
              <w:rPr>
                <w:sz w:val="22"/>
                <w:szCs w:val="22"/>
              </w:rPr>
            </w:pPr>
            <w:r xmlns:w="http://schemas.openxmlformats.org/wordprocessingml/2006/main">
              <w:rPr>
                <w:sz w:val="22"/>
                <w:szCs w:val="22"/>
              </w:rPr>
              <w:t xml:space="preserve">Invoice TT78: K22THY12</w:t>
            </w:r>
          </w:p>
        </w:tc>
      </w:tr>
      <w:tr>
        <w:tc>
          <w:tcPr>
            <w:tcW w:w="1980"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printStatus</w:t>
            </w:r>
          </w:p>
        </w:tc>
        <w:tc>
          <w:tcPr>
            <w:tcW w:w="2556"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int(3)</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1</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Print status of invoice</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1-in</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0-not printed yet</w:t>
            </w:r>
          </w:p>
        </w:tc>
      </w:tr>
    </w:tbl>
    <w:p>
      <w:pPr xmlns:w="http://schemas.openxmlformats.org/wordprocessingml/2006/main">
        <w:ind w:left="0"/>
        <w:rPr>
          <w:sz w:val="22"/>
          <w:szCs w:val="22"/>
        </w:rPr>
      </w:pPr>
      <w:r xmlns:w="http://schemas.openxmlformats.org/wordprocessingml/2006/main">
        <w:rPr>
          <w:b/>
          <w:bCs/>
          <w:sz w:val="22"/>
          <w:szCs w:val="22"/>
        </w:rPr>
        <w:t xml:space="preserve">Output </w:t>
      </w:r>
      <w:r xmlns:w="http://schemas.openxmlformats.org/wordprocessingml/2006/main">
        <w:rPr>
          <w:sz w:val="22"/>
          <w:szCs w:val="22"/>
        </w:rPr>
        <w:t xml:space="preserve">:</w:t>
      </w:r>
    </w:p>
    <w:p>
      <w:pPr xmlns:w="http://schemas.openxmlformats.org/wordprocessingml/2006/main">
        <w:ind w:left="0"/>
        <w:rPr>
          <w:sz w:val="22"/>
          <w:szCs w:val="22"/>
        </w:rPr>
      </w:pPr>
      <w:r xmlns:w="http://schemas.openxmlformats.org/wordprocessingml/2006/main">
        <w:rPr>
          <w:sz w:val="22"/>
          <w:szCs w:val="22"/>
        </w:rPr>
        <w:t xml:space="preserve">Successful case example:</w:t>
      </w:r>
    </w:p>
    <w:p>
      <w:pPr xmlns:w="http://schemas.openxmlformats.org/wordprocessingml/2006/main">
        <w:shd w:val="clear" w:color="auto" w:fill="B4C6E7"/>
        <w:ind w:left="0"/>
        <w:rPr>
          <w:sz w:val="22"/>
          <w:szCs w:val="22"/>
        </w:rPr>
      </w:pPr>
      <w:r xmlns:w="http://schemas.openxmlformats.org/wordprocessingml/2006/main">
        <w:rPr>
          <w:sz w:val="22"/>
          <w:szCs w:val="22"/>
        </w:rPr>
        <w:t xml:space="preserve">{</w:t>
      </w:r>
    </w:p>
    <w:p>
      <w:pPr xmlns:w="http://schemas.openxmlformats.org/wordprocessingml/2006/main">
        <w:shd w:val="clear" w:color="auto" w:fill="B4C6E7"/>
        <w:ind w:left="0"/>
        <w:rPr>
          <w:sz w:val="22"/>
          <w:szCs w:val="22"/>
        </w:rPr>
      </w:pPr>
      <w:r xmlns:w="http://schemas.openxmlformats.org/wordprocessingml/2006/main">
        <w:rPr>
          <w:sz w:val="22"/>
          <w:szCs w:val="22"/>
        </w:rPr>
        <w:t xml:space="preserve">"code": 200,</w:t>
      </w:r>
    </w:p>
    <w:p>
      <w:pPr xmlns:w="http://schemas.openxmlformats.org/wordprocessingml/2006/main">
        <w:shd w:val="clear" w:color="auto" w:fill="B4C6E7"/>
        <w:ind w:left="0"/>
        <w:rPr>
          <w:sz w:val="22"/>
          <w:szCs w:val="22"/>
        </w:rPr>
      </w:pPr>
      <w:r xmlns:w="http://schemas.openxmlformats.org/wordprocessingml/2006/main">
        <w:rPr>
          <w:sz w:val="22"/>
          <w:szCs w:val="22"/>
        </w:rPr>
        <w:t xml:space="preserve">"message": "SUCCESS_UPDATE_PRINT_STATUS",</w:t>
      </w:r>
    </w:p>
    <w:p>
      <w:pPr xmlns:w="http://schemas.openxmlformats.org/wordprocessingml/2006/main">
        <w:shd w:val="clear" w:color="auto" w:fill="B4C6E7"/>
        <w:ind w:left="0"/>
        <w:rPr>
          <w:sz w:val="22"/>
          <w:szCs w:val="22"/>
        </w:rPr>
      </w:pPr>
      <w:r xmlns:w="http://schemas.openxmlformats.org/wordprocessingml/2006/main">
        <w:rPr>
          <w:sz w:val="22"/>
          <w:szCs w:val="22"/>
        </w:rPr>
        <w:t xml:space="preserve">"data": "Print status update successful"</w:t>
      </w:r>
    </w:p>
    <w:p>
      <w:pPr xmlns:w="http://schemas.openxmlformats.org/wordprocessingml/2006/main">
        <w:shd w:val="clear" w:color="auto" w:fill="B4C6E7"/>
        <w:ind w:left="0"/>
        <w:rPr>
          <w:sz w:val="22"/>
          <w:szCs w:val="22"/>
        </w:rPr>
      </w:pPr>
      <w:r xmlns:w="http://schemas.openxmlformats.org/wordprocessingml/2006/main">
        <w:rPr>
          <w:sz w:val="22"/>
          <w:szCs w:val="22"/>
        </w:rPr>
        <w:t xml:space="preserve">}</w:t>
      </w:r>
    </w:p>
    <w:p>
      <w:pPr>
        <w:ind w:left="0"/>
        <w:rPr>
          <w:sz w:val="22"/>
          <w:szCs w:val="22"/>
        </w:rPr>
      </w:pPr>
    </w:p>
    <w:p>
      <w:pPr>
        <w:ind w:left="0"/>
        <w:rPr>
          <w:sz w:val="22"/>
          <w:szCs w:val="22"/>
        </w:rPr>
      </w:pPr>
    </w:p>
    <w:p>
      <w:pPr>
        <w:ind w:left="0"/>
        <w:rPr>
          <w:sz w:val="22"/>
          <w:szCs w:val="22"/>
        </w:rPr>
      </w:pPr>
    </w:p>
    <w:p>
      <w:pPr xmlns:w="http://schemas.openxmlformats.org/wordprocessingml/2006/main">
        <w:ind w:left="0"/>
        <w:rPr>
          <w:sz w:val="22"/>
          <w:szCs w:val="22"/>
        </w:rPr>
      </w:pPr>
      <w:r xmlns:w="http://schemas.openxmlformats.org/wordprocessingml/2006/main">
        <w:rPr>
          <w:sz w:val="22"/>
          <w:szCs w:val="22"/>
        </w:rPr>
        <w:t xml:space="preserve">Error case example:</w:t>
      </w:r>
    </w:p>
    <w:p>
      <w:pPr xmlns:w="http://schemas.openxmlformats.org/wordprocessingml/2006/main">
        <w:shd w:val="clear" w:color="auto" w:fill="B4C6E7"/>
        <w:ind w:left="0"/>
        <w:rPr>
          <w:sz w:val="22"/>
          <w:szCs w:val="22"/>
        </w:rPr>
      </w:pPr>
      <w:r xmlns:w="http://schemas.openxmlformats.org/wordprocessingml/2006/main">
        <w:rPr>
          <w:sz w:val="22"/>
          <w:szCs w:val="22"/>
        </w:rPr>
        <w:t xml:space="preserve">{</w:t>
      </w:r>
    </w:p>
    <w:p>
      <w:pPr xmlns:w="http://schemas.openxmlformats.org/wordprocessingml/2006/main">
        <w:shd w:val="clear" w:color="auto" w:fill="B4C6E7"/>
        <w:ind w:left="0"/>
        <w:rPr>
          <w:sz w:val="22"/>
          <w:szCs w:val="22"/>
        </w:rPr>
      </w:pPr>
      <w:r xmlns:w="http://schemas.openxmlformats.org/wordprocessingml/2006/main">
        <w:rPr>
          <w:sz w:val="22"/>
          <w:szCs w:val="22"/>
        </w:rPr>
        <w:t xml:space="preserve">"code": 400,</w:t>
      </w:r>
    </w:p>
    <w:p>
      <w:pPr xmlns:w="http://schemas.openxmlformats.org/wordprocessingml/2006/main">
        <w:shd w:val="clear" w:color="auto" w:fill="B4C6E7"/>
        <w:ind w:left="0"/>
        <w:rPr>
          <w:sz w:val="22"/>
          <w:szCs w:val="22"/>
        </w:rPr>
      </w:pPr>
      <w:r xmlns:w="http://schemas.openxmlformats.org/wordprocessingml/2006/main">
        <w:rPr>
          <w:sz w:val="22"/>
          <w:szCs w:val="22"/>
        </w:rPr>
        <w:t xml:space="preserve">"message": "INVOICE_NOT_FOUND",</w:t>
      </w:r>
    </w:p>
    <w:p>
      <w:pPr xmlns:w="http://schemas.openxmlformats.org/wordprocessingml/2006/main">
        <w:shd w:val="clear" w:color="auto" w:fill="B4C6E7"/>
        <w:ind w:left="0"/>
        <w:rPr>
          <w:sz w:val="22"/>
          <w:szCs w:val="22"/>
        </w:rPr>
      </w:pPr>
      <w:r xmlns:w="http://schemas.openxmlformats.org/wordprocessingml/2006/main">
        <w:rPr>
          <w:sz w:val="22"/>
          <w:szCs w:val="22"/>
        </w:rPr>
        <w:t xml:space="preserve">"data": "Invoice does not exist"</w:t>
      </w:r>
    </w:p>
    <w:p>
      <w:pPr xmlns:w="http://schemas.openxmlformats.org/wordprocessingml/2006/main">
        <w:shd w:val="clear" w:color="auto" w:fill="B4C6E7"/>
        <w:ind w:left="0"/>
        <w:rPr>
          <w:sz w:val="22"/>
          <w:szCs w:val="22"/>
        </w:rPr>
      </w:pPr>
      <w:r xmlns:w="http://schemas.openxmlformats.org/wordprocessingml/2006/main">
        <w:rPr>
          <w:sz w:val="22"/>
          <w:szCs w:val="22"/>
        </w:rPr>
        <w:t xml:space="preserve">}</w:t>
      </w:r>
    </w:p>
    <w:p>
      <w:pPr>
        <w:ind w:left="0"/>
        <w:rPr>
          <w:sz w:val="22"/>
          <w:szCs w:val="22"/>
        </w:rPr>
      </w:pPr>
    </w:p>
    <w:p>
      <w:pPr xmlns:w="http://schemas.openxmlformats.org/wordprocessingml/2006/main">
        <w:pStyle w:val="3"/>
        <w:numPr>
          <w:ilvl w:val="0"/>
          <w:numId w:val="0"/>
        </w:numPr>
        <w:tabs>
          <w:tab w:val="clear" w:pos="2278"/>
        </w:tabs>
        <w:rPr>
          <w:rFonts w:ascii="Times New Roman" w:hAnsi="Times New Roman"/>
          <w:sz w:val="22"/>
          <w:szCs w:val="22"/>
        </w:rPr>
      </w:pPr>
      <w:bookmarkStart xmlns:w="http://schemas.openxmlformats.org/wordprocessingml/2006/main" w:id="60" w:name="_Toc115266208"/>
      <w:r xmlns:w="http://schemas.openxmlformats.org/wordprocessingml/2006/main">
        <w:rPr>
          <w:rFonts w:ascii="Times New Roman" w:hAnsi="Times New Roman"/>
          <w:sz w:val="22"/>
          <w:szCs w:val="22"/>
        </w:rPr>
        <w:t xml:space="preserve">7.24 Number of QRcode scans of invoice</w:t>
      </w:r>
      <w:bookmarkEnd xmlns:w="http://schemas.openxmlformats.org/wordprocessingml/2006/main" w:id="60"/>
    </w:p>
    <w:p>
      <w:pPr xmlns:w="http://schemas.openxmlformats.org/wordprocessingml/2006/main">
        <w:rPr>
          <w:sz w:val="22"/>
          <w:szCs w:val="22"/>
        </w:rPr>
      </w:pPr>
      <w:r xmlns:w="http://schemas.openxmlformats.org/wordprocessingml/2006/main">
        <w:rPr>
          <w:sz w:val="22"/>
          <w:szCs w:val="22"/>
        </w:rPr>
        <w:t xml:space="preserve">- General description: Add new API to update the number of QRCODE scans of issued invoices.</w:t>
      </w:r>
    </w:p>
    <w:p>
      <w:pPr xmlns:w="http://schemas.openxmlformats.org/wordprocessingml/2006/main">
        <w:rPr>
          <w:sz w:val="22"/>
          <w:szCs w:val="22"/>
        </w:rPr>
      </w:pPr>
      <w:r xmlns:w="http://schemas.openxmlformats.org/wordprocessingml/2006/main">
        <w:rPr>
          <w:sz w:val="22"/>
          <w:szCs w:val="22"/>
        </w:rPr>
        <w:t xml:space="preserve">- API path: InvoiceAPI/InvoiceUtilsWS/updateInvoiceScanQrcode</w:t>
      </w:r>
    </w:p>
    <w:p>
      <w:pPr xmlns:w="http://schemas.openxmlformats.org/wordprocessingml/2006/main">
        <w:rPr>
          <w:sz w:val="22"/>
          <w:szCs w:val="22"/>
        </w:rPr>
      </w:pPr>
      <w:r xmlns:w="http://schemas.openxmlformats.org/wordprocessingml/2006/main">
        <w:rPr>
          <w:sz w:val="22"/>
          <w:szCs w:val="22"/>
        </w:rPr>
        <w:t xml:space="preserve">- Method: PUT</w:t>
      </w:r>
    </w:p>
    <w:p>
      <w:pPr xmlns:w="http://schemas.openxmlformats.org/wordprocessingml/2006/main">
        <w:rPr>
          <w:sz w:val="22"/>
          <w:szCs w:val="22"/>
        </w:rPr>
      </w:pPr>
      <w:r xmlns:w="http://schemas.openxmlformats.org/wordprocessingml/2006/main">
        <w:rPr>
          <w:sz w:val="22"/>
          <w:szCs w:val="22"/>
        </w:rPr>
        <w:t xml:space="preserve">- Range: NA</w:t>
      </w:r>
    </w:p>
    <w:p>
      <w:pPr xmlns:w="http://schemas.openxmlformats.org/wordprocessingml/2006/main">
        <w:ind w:left="0"/>
        <w:rPr>
          <w:sz w:val="22"/>
          <w:szCs w:val="22"/>
        </w:rPr>
      </w:pPr>
      <w:r xmlns:w="http://schemas.openxmlformats.org/wordprocessingml/2006/main">
        <w:rPr>
          <w:b/>
          <w:bCs/>
          <w:sz w:val="22"/>
          <w:szCs w:val="22"/>
        </w:rPr>
        <w:t xml:space="preserve">Input </w:t>
      </w:r>
      <w:r xmlns:w="http://schemas.openxmlformats.org/wordprocessingml/2006/main">
        <w:rPr>
          <w:sz w:val="22"/>
          <w:szCs w:val="22"/>
        </w:rPr>
        <w:t xml:space="preserve">:</w:t>
      </w:r>
    </w:p>
    <w:tbl>
      <w:tblPr>
        <w:tblStyle w:val="14"/>
        <w:tblW w:w="99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556"/>
        <w:gridCol w:w="5364"/>
      </w:tblGrid>
      <w:tr>
        <w:trPr>
          <w:trHeight w:val="395" w:hRule="atLeast"/>
        </w:trPr>
        <w:tc>
          <w:tcPr>
            <w:tcW w:w="1980" w:type="dxa"/>
            <w:tcBorders>
              <w:top w:val="single" w:color="auto" w:sz="4" w:space="0"/>
              <w:left w:val="single" w:color="auto" w:sz="4" w:space="0"/>
              <w:bottom w:val="single" w:color="auto" w:sz="4" w:space="0"/>
              <w:right w:val="single" w:color="auto" w:sz="4" w:space="0"/>
            </w:tcBorders>
            <w:shd w:val="clear" w:color="auto" w:fill="D9D9D9"/>
            <w:noWrap w:val="0"/>
            <w:vAlign w:val="top"/>
          </w:tcPr>
          <w:p>
            <w:pPr xmlns:w="http://schemas.openxmlformats.org/wordprocessingml/2006/main">
              <w:jc w:val="center"/>
              <w:rPr>
                <w:b/>
                <w:snapToGrid/>
                <w:sz w:val="22"/>
                <w:szCs w:val="22"/>
              </w:rPr>
            </w:pPr>
            <w:r xmlns:w="http://schemas.openxmlformats.org/wordprocessingml/2006/main">
              <w:rPr>
                <w:b/>
                <w:sz w:val="22"/>
                <w:szCs w:val="22"/>
              </w:rPr>
              <w:t xml:space="preserve">School's name</w:t>
            </w:r>
          </w:p>
        </w:tc>
        <w:tc>
          <w:tcPr>
            <w:tcW w:w="2556" w:type="dxa"/>
            <w:tcBorders>
              <w:top w:val="single" w:color="auto" w:sz="4" w:space="0"/>
              <w:left w:val="single" w:color="auto" w:sz="4" w:space="0"/>
              <w:bottom w:val="single" w:color="auto" w:sz="4" w:space="0"/>
              <w:right w:val="single" w:color="auto" w:sz="4" w:space="0"/>
            </w:tcBorders>
            <w:shd w:val="clear" w:color="auto" w:fill="D9D9D9"/>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Datatypes</w:t>
            </w:r>
          </w:p>
        </w:tc>
        <w:tc>
          <w:tcPr>
            <w:tcW w:w="5364" w:type="dxa"/>
            <w:tcBorders>
              <w:top w:val="single" w:color="auto" w:sz="4" w:space="0"/>
              <w:left w:val="single" w:color="auto" w:sz="4" w:space="0"/>
              <w:bottom w:val="single" w:color="auto" w:sz="4" w:space="0"/>
              <w:right w:val="single" w:color="auto" w:sz="4" w:space="0"/>
            </w:tcBorders>
            <w:shd w:val="clear" w:color="auto" w:fill="D9D9D9"/>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Describe</w:t>
            </w:r>
          </w:p>
        </w:tc>
      </w:tr>
      <w:tr>
        <w:tc>
          <w:tcPr>
            <w:tcW w:w="1980"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taxCode</w:t>
            </w:r>
          </w:p>
        </w:tc>
        <w:tc>
          <w:tcPr>
            <w:tcW w:w="2556"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[0-9-]+</w:t>
            </w:r>
          </w:p>
        </w:tc>
        <w:tc>
          <w:tcPr>
            <w:tcW w:w="5364"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Tax identification number of the invoice-issuing business/branch.</w:t>
            </w:r>
          </w:p>
          <w:p>
            <w:pPr xmlns:w="http://schemas.openxmlformats.org/wordprocessingml/2006/main">
              <w:spacing w:before="0"/>
              <w:ind w:left="0"/>
              <w:jc w:val="both"/>
              <w:rPr>
                <w:b/>
                <w:bCs/>
                <w:sz w:val="22"/>
                <w:szCs w:val="22"/>
              </w:rPr>
            </w:pPr>
            <w:r xmlns:w="http://schemas.openxmlformats.org/wordprocessingml/2006/main">
              <w:rPr>
                <w:b/>
                <w:bCs/>
                <w:sz w:val="22"/>
                <w:szCs w:val="22"/>
              </w:rPr>
              <w:t xml:space="preserve">For example:</w:t>
            </w:r>
          </w:p>
          <w:p>
            <w:pPr xmlns:w="http://schemas.openxmlformats.org/wordprocessingml/2006/main">
              <w:spacing w:before="0"/>
              <w:ind w:left="0"/>
              <w:jc w:val="both"/>
              <w:rPr>
                <w:sz w:val="22"/>
                <w:szCs w:val="22"/>
              </w:rPr>
            </w:pPr>
            <w:r xmlns:w="http://schemas.openxmlformats.org/wordprocessingml/2006/main">
              <w:rPr>
                <w:sz w:val="22"/>
                <w:szCs w:val="22"/>
              </w:rPr>
              <w:t xml:space="preserve">Model 1: 0312770607</w:t>
            </w:r>
          </w:p>
          <w:p>
            <w:pPr xmlns:w="http://schemas.openxmlformats.org/wordprocessingml/2006/main">
              <w:spacing w:before="0"/>
              <w:ind w:left="0"/>
              <w:jc w:val="both"/>
              <w:rPr>
                <w:sz w:val="22"/>
                <w:szCs w:val="22"/>
              </w:rPr>
            </w:pPr>
            <w:r xmlns:w="http://schemas.openxmlformats.org/wordprocessingml/2006/main">
              <w:rPr>
                <w:sz w:val="22"/>
                <w:szCs w:val="22"/>
              </w:rPr>
              <w:t xml:space="preserve">Form 2: 0312770607-001</w:t>
            </w:r>
          </w:p>
          <w:p>
            <w:pPr>
              <w:spacing w:before="0"/>
              <w:ind w:left="41"/>
              <w:jc w:val="both"/>
              <w:rPr>
                <w:bCs/>
                <w:sz w:val="22"/>
                <w:szCs w:val="22"/>
              </w:rPr>
            </w:pPr>
          </w:p>
        </w:tc>
      </w:tr>
      <w:tr>
        <w:tc>
          <w:tcPr>
            <w:tcW w:w="1980"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templateCode</w:t>
            </w:r>
          </w:p>
        </w:tc>
        <w:tc>
          <w:tcPr>
            <w:tcW w:w="2556"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 sample code</w:t>
            </w:r>
          </w:p>
          <w:p>
            <w:pPr xmlns:w="http://schemas.openxmlformats.org/wordprocessingml/2006/main">
              <w:spacing w:before="0"/>
              <w:ind w:left="0"/>
              <w:jc w:val="both"/>
              <w:rPr>
                <w:b/>
                <w:bCs/>
                <w:sz w:val="22"/>
                <w:szCs w:val="22"/>
              </w:rPr>
            </w:pPr>
            <w:r xmlns:w="http://schemas.openxmlformats.org/wordprocessingml/2006/main">
              <w:rPr>
                <w:b/>
                <w:bCs/>
                <w:sz w:val="22"/>
                <w:szCs w:val="22"/>
              </w:rPr>
              <w:t xml:space="preserve">For example:</w:t>
            </w:r>
          </w:p>
          <w:p>
            <w:pPr xmlns:w="http://schemas.openxmlformats.org/wordprocessingml/2006/main">
              <w:spacing w:before="0"/>
              <w:ind w:left="0"/>
              <w:jc w:val="both"/>
              <w:rPr>
                <w:sz w:val="22"/>
                <w:szCs w:val="22"/>
              </w:rPr>
            </w:pPr>
            <w:r xmlns:w="http://schemas.openxmlformats.org/wordprocessingml/2006/main">
              <w:rPr>
                <w:sz w:val="22"/>
                <w:szCs w:val="22"/>
              </w:rPr>
              <w:t xml:space="preserve">Invoice TT32: 01GTKT0/001</w:t>
            </w:r>
          </w:p>
          <w:p>
            <w:pPr xmlns:w="http://schemas.openxmlformats.org/wordprocessingml/2006/main">
              <w:spacing w:before="0"/>
              <w:ind w:left="0"/>
              <w:jc w:val="both"/>
              <w:rPr>
                <w:bCs/>
                <w:sz w:val="22"/>
                <w:szCs w:val="22"/>
              </w:rPr>
            </w:pPr>
            <w:r xmlns:w="http://schemas.openxmlformats.org/wordprocessingml/2006/main">
              <w:rPr>
                <w:sz w:val="22"/>
                <w:szCs w:val="22"/>
              </w:rPr>
              <w:t xml:space="preserve">Invoice TT78: 1/001</w:t>
            </w:r>
          </w:p>
        </w:tc>
      </w:tr>
      <w:tr>
        <w:tc>
          <w:tcPr>
            <w:tcW w:w="1980"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invoiceNo</w:t>
            </w:r>
          </w:p>
        </w:tc>
        <w:tc>
          <w:tcPr>
            <w:tcW w:w="2556"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7</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15</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[a-zA-Z0-9]*$</w:t>
            </w:r>
          </w:p>
        </w:tc>
        <w:tc>
          <w:tcPr>
            <w:tcW w:w="5364" w:type="dxa"/>
            <w:tcBorders>
              <w:top w:val="single" w:color="auto" w:sz="4" w:space="0"/>
              <w:left w:val="single" w:color="auto" w:sz="4" w:space="0"/>
              <w:bottom w:val="single" w:color="auto" w:sz="4" w:space="0"/>
              <w:right w:val="single" w:color="auto" w:sz="4" w:space="0"/>
            </w:tcBorders>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Is invoice symbol + Invoice number</w:t>
            </w:r>
          </w:p>
          <w:p>
            <w:pPr xmlns:w="http://schemas.openxmlformats.org/wordprocessingml/2006/main">
              <w:spacing w:before="0"/>
              <w:ind w:left="41"/>
              <w:jc w:val="both"/>
              <w:rPr>
                <w:sz w:val="22"/>
                <w:szCs w:val="22"/>
              </w:rPr>
            </w:pPr>
            <w:r xmlns:w="http://schemas.openxmlformats.org/wordprocessingml/2006/main">
              <w:rPr>
                <w:b/>
                <w:bCs/>
                <w:sz w:val="22"/>
                <w:szCs w:val="22"/>
              </w:rPr>
              <w:t xml:space="preserve">For example </w:t>
            </w:r>
            <w:r xmlns:w="http://schemas.openxmlformats.org/wordprocessingml/2006/main">
              <w:rPr>
                <w:sz w:val="22"/>
                <w:szCs w:val="22"/>
              </w:rPr>
              <w:t xml:space="preserve">:</w:t>
            </w:r>
          </w:p>
          <w:p>
            <w:pPr xmlns:w="http://schemas.openxmlformats.org/wordprocessingml/2006/main">
              <w:spacing w:before="0"/>
              <w:ind w:left="41"/>
              <w:jc w:val="both"/>
              <w:rPr>
                <w:sz w:val="22"/>
                <w:szCs w:val="22"/>
              </w:rPr>
            </w:pPr>
            <w:r xmlns:w="http://schemas.openxmlformats.org/wordprocessingml/2006/main">
              <w:rPr>
                <w:sz w:val="22"/>
                <w:szCs w:val="22"/>
              </w:rPr>
              <w:t xml:space="preserve">Invoice TT32:</w:t>
            </w:r>
            <w:r xmlns:w="http://schemas.openxmlformats.org/wordprocessingml/2006/main">
              <w:rPr>
                <w:b/>
                <w:bCs/>
                <w:sz w:val="22"/>
                <w:szCs w:val="22"/>
              </w:rPr>
              <w:t xml:space="preserve"> </w:t>
            </w:r>
            <w:r xmlns:w="http://schemas.openxmlformats.org/wordprocessingml/2006/main">
              <w:rPr>
                <w:sz w:val="22"/>
                <w:szCs w:val="22"/>
              </w:rPr>
              <w:t xml:space="preserve">AA/20E0000001</w:t>
            </w:r>
          </w:p>
          <w:p>
            <w:pPr xmlns:w="http://schemas.openxmlformats.org/wordprocessingml/2006/main">
              <w:spacing w:before="0"/>
              <w:ind w:left="41"/>
              <w:jc w:val="both"/>
              <w:rPr>
                <w:sz w:val="22"/>
                <w:szCs w:val="22"/>
              </w:rPr>
            </w:pPr>
            <w:r xmlns:w="http://schemas.openxmlformats.org/wordprocessingml/2006/main">
              <w:rPr>
                <w:sz w:val="22"/>
                <w:szCs w:val="22"/>
              </w:rPr>
              <w:t xml:space="preserve">Invoice TT78: K22THY12</w:t>
            </w:r>
          </w:p>
        </w:tc>
      </w:tr>
    </w:tbl>
    <w:p>
      <w:pPr>
        <w:ind w:left="0"/>
        <w:rPr>
          <w:b/>
          <w:bCs/>
          <w:sz w:val="22"/>
          <w:szCs w:val="22"/>
        </w:rPr>
      </w:pPr>
    </w:p>
    <w:p>
      <w:pPr>
        <w:ind w:left="0"/>
        <w:rPr>
          <w:b/>
          <w:bCs/>
          <w:sz w:val="22"/>
          <w:szCs w:val="22"/>
        </w:rPr>
      </w:pPr>
    </w:p>
    <w:p>
      <w:pPr xmlns:w="http://schemas.openxmlformats.org/wordprocessingml/2006/main">
        <w:ind w:left="0"/>
        <w:rPr>
          <w:sz w:val="22"/>
          <w:szCs w:val="22"/>
        </w:rPr>
      </w:pPr>
      <w:r xmlns:w="http://schemas.openxmlformats.org/wordprocessingml/2006/main">
        <w:rPr>
          <w:b/>
          <w:bCs/>
          <w:sz w:val="22"/>
          <w:szCs w:val="22"/>
        </w:rPr>
        <w:t xml:space="preserve">Output </w:t>
      </w:r>
      <w:r xmlns:w="http://schemas.openxmlformats.org/wordprocessingml/2006/main">
        <w:rPr>
          <w:sz w:val="22"/>
          <w:szCs w:val="22"/>
        </w:rPr>
        <w:t xml:space="preserve">:</w:t>
      </w:r>
    </w:p>
    <w:p>
      <w:pPr xmlns:w="http://schemas.openxmlformats.org/wordprocessingml/2006/main">
        <w:ind w:left="0"/>
        <w:rPr>
          <w:sz w:val="22"/>
          <w:szCs w:val="22"/>
        </w:rPr>
      </w:pPr>
      <w:r xmlns:w="http://schemas.openxmlformats.org/wordprocessingml/2006/main">
        <w:rPr>
          <w:sz w:val="22"/>
          <w:szCs w:val="22"/>
        </w:rPr>
        <w:t xml:space="preserve">Successful case example:</w:t>
      </w:r>
    </w:p>
    <w:p>
      <w:pPr xmlns:w="http://schemas.openxmlformats.org/wordprocessingml/2006/main">
        <w:shd w:val="clear" w:color="auto" w:fill="B4C6E7"/>
        <w:ind w:left="0"/>
        <w:rPr>
          <w:sz w:val="22"/>
          <w:szCs w:val="22"/>
        </w:rPr>
      </w:pPr>
      <w:r xmlns:w="http://schemas.openxmlformats.org/wordprocessingml/2006/main">
        <w:rPr>
          <w:sz w:val="22"/>
          <w:szCs w:val="22"/>
        </w:rPr>
        <w:t xml:space="preserve">{</w:t>
      </w:r>
    </w:p>
    <w:p>
      <w:pPr xmlns:w="http://schemas.openxmlformats.org/wordprocessingml/2006/main">
        <w:shd w:val="clear" w:color="auto" w:fill="B4C6E7"/>
        <w:ind w:left="0"/>
        <w:rPr>
          <w:sz w:val="22"/>
          <w:szCs w:val="22"/>
        </w:rPr>
      </w:pPr>
      <w:r xmlns:w="http://schemas.openxmlformats.org/wordprocessingml/2006/main">
        <w:rPr>
          <w:sz w:val="22"/>
          <w:szCs w:val="22"/>
        </w:rPr>
        <w:t xml:space="preserve">"code": 200,</w:t>
      </w:r>
    </w:p>
    <w:p>
      <w:pPr xmlns:w="http://schemas.openxmlformats.org/wordprocessingml/2006/main">
        <w:shd w:val="clear" w:color="auto" w:fill="B4C6E7"/>
        <w:ind w:left="0"/>
        <w:rPr>
          <w:sz w:val="22"/>
          <w:szCs w:val="22"/>
        </w:rPr>
      </w:pPr>
      <w:r xmlns:w="http://schemas.openxmlformats.org/wordprocessingml/2006/main">
        <w:rPr>
          <w:sz w:val="22"/>
          <w:szCs w:val="22"/>
        </w:rPr>
        <w:t xml:space="preserve">"message": "SUCCESS_UPDATE_SCAN_QRCODE",</w:t>
      </w:r>
    </w:p>
    <w:p>
      <w:pPr xmlns:w="http://schemas.openxmlformats.org/wordprocessingml/2006/main">
        <w:shd w:val="clear" w:color="auto" w:fill="B4C6E7"/>
        <w:ind w:left="0"/>
        <w:rPr>
          <w:sz w:val="22"/>
          <w:szCs w:val="22"/>
        </w:rPr>
      </w:pPr>
      <w:r xmlns:w="http://schemas.openxmlformats.org/wordprocessingml/2006/main">
        <w:rPr>
          <w:sz w:val="22"/>
          <w:szCs w:val="22"/>
        </w:rPr>
        <w:t xml:space="preserve">"data": "QRCODE scan update successful",</w:t>
      </w:r>
    </w:p>
    <w:p>
      <w:pPr xmlns:w="http://schemas.openxmlformats.org/wordprocessingml/2006/main">
        <w:shd w:val="clear" w:color="auto" w:fill="B4C6E7"/>
        <w:ind w:left="0"/>
        <w:rPr>
          <w:sz w:val="22"/>
          <w:szCs w:val="22"/>
        </w:rPr>
      </w:pPr>
      <w:r xmlns:w="http://schemas.openxmlformats.org/wordprocessingml/2006/main">
        <w:rPr>
          <w:sz w:val="22"/>
          <w:szCs w:val="22"/>
        </w:rPr>
        <w:t xml:space="preserve">"remainScan": 5</w:t>
      </w:r>
    </w:p>
    <w:p>
      <w:pPr xmlns:w="http://schemas.openxmlformats.org/wordprocessingml/2006/main">
        <w:shd w:val="clear" w:color="auto" w:fill="B4C6E7"/>
        <w:ind w:left="0"/>
        <w:rPr>
          <w:sz w:val="22"/>
          <w:szCs w:val="22"/>
        </w:rPr>
      </w:pPr>
      <w:r xmlns:w="http://schemas.openxmlformats.org/wordprocessingml/2006/main">
        <w:rPr>
          <w:sz w:val="22"/>
          <w:szCs w:val="22"/>
        </w:rPr>
        <w:t xml:space="preserve">}</w:t>
      </w:r>
    </w:p>
    <w:p>
      <w:pPr xmlns:w="http://schemas.openxmlformats.org/wordprocessingml/2006/main">
        <w:ind w:left="0"/>
        <w:rPr>
          <w:sz w:val="22"/>
          <w:szCs w:val="22"/>
        </w:rPr>
      </w:pPr>
      <w:r xmlns:w="http://schemas.openxmlformats.org/wordprocessingml/2006/main">
        <w:rPr>
          <w:sz w:val="22"/>
          <w:szCs w:val="22"/>
        </w:rPr>
        <w:t xml:space="preserve">Error case example:</w:t>
      </w:r>
    </w:p>
    <w:p>
      <w:pPr xmlns:w="http://schemas.openxmlformats.org/wordprocessingml/2006/main">
        <w:shd w:val="clear" w:color="auto" w:fill="B4C6E7"/>
        <w:ind w:left="0"/>
        <w:rPr>
          <w:sz w:val="22"/>
          <w:szCs w:val="22"/>
        </w:rPr>
      </w:pPr>
      <w:r xmlns:w="http://schemas.openxmlformats.org/wordprocessingml/2006/main">
        <w:rPr>
          <w:sz w:val="22"/>
          <w:szCs w:val="22"/>
        </w:rPr>
        <w:t xml:space="preserve">{</w:t>
      </w:r>
    </w:p>
    <w:p>
      <w:pPr xmlns:w="http://schemas.openxmlformats.org/wordprocessingml/2006/main">
        <w:shd w:val="clear" w:color="auto" w:fill="B4C6E7"/>
        <w:ind w:left="0"/>
        <w:rPr>
          <w:sz w:val="22"/>
          <w:szCs w:val="22"/>
        </w:rPr>
      </w:pPr>
      <w:r xmlns:w="http://schemas.openxmlformats.org/wordprocessingml/2006/main">
        <w:rPr>
          <w:sz w:val="22"/>
          <w:szCs w:val="22"/>
        </w:rPr>
        <w:t xml:space="preserve">"code": 400,</w:t>
      </w:r>
    </w:p>
    <w:p>
      <w:pPr xmlns:w="http://schemas.openxmlformats.org/wordprocessingml/2006/main">
        <w:shd w:val="clear" w:color="auto" w:fill="B4C6E7"/>
        <w:ind w:left="0"/>
        <w:rPr>
          <w:sz w:val="22"/>
          <w:szCs w:val="22"/>
        </w:rPr>
      </w:pPr>
      <w:r xmlns:w="http://schemas.openxmlformats.org/wordprocessingml/2006/main">
        <w:rPr>
          <w:sz w:val="22"/>
          <w:szCs w:val="22"/>
        </w:rPr>
        <w:t xml:space="preserve">"message": "INVOICE_NOT_FOUND",</w:t>
      </w:r>
    </w:p>
    <w:p>
      <w:pPr xmlns:w="http://schemas.openxmlformats.org/wordprocessingml/2006/main">
        <w:shd w:val="clear" w:color="auto" w:fill="B4C6E7"/>
        <w:ind w:left="0"/>
        <w:rPr>
          <w:sz w:val="22"/>
          <w:szCs w:val="22"/>
        </w:rPr>
      </w:pPr>
      <w:r xmlns:w="http://schemas.openxmlformats.org/wordprocessingml/2006/main">
        <w:rPr>
          <w:sz w:val="22"/>
          <w:szCs w:val="22"/>
        </w:rPr>
        <w:t xml:space="preserve">"data": "Invoice does not exist"</w:t>
      </w:r>
    </w:p>
    <w:p>
      <w:pPr xmlns:w="http://schemas.openxmlformats.org/wordprocessingml/2006/main">
        <w:shd w:val="clear" w:color="auto" w:fill="B4C6E7"/>
        <w:ind w:left="0"/>
        <w:rPr>
          <w:sz w:val="22"/>
          <w:szCs w:val="22"/>
        </w:rPr>
      </w:pPr>
      <w:r xmlns:w="http://schemas.openxmlformats.org/wordprocessingml/2006/main">
        <w:rPr>
          <w:sz w:val="22"/>
          <w:szCs w:val="22"/>
        </w:rPr>
        <w:t xml:space="preserve">}</w:t>
      </w:r>
    </w:p>
    <w:p>
      <w:pPr xmlns:w="http://schemas.openxmlformats.org/wordprocessingml/2006/main">
        <w:pStyle w:val="3"/>
        <w:numPr>
          <w:ilvl w:val="0"/>
          <w:numId w:val="0"/>
        </w:numPr>
        <w:tabs>
          <w:tab w:val="clear" w:pos="2278"/>
        </w:tabs>
        <w:rPr>
          <w:rFonts w:ascii="Times New Roman" w:hAnsi="Times New Roman"/>
          <w:sz w:val="22"/>
          <w:szCs w:val="22"/>
        </w:rPr>
      </w:pPr>
      <w:r xmlns:w="http://schemas.openxmlformats.org/wordprocessingml/2006/main">
        <w:rPr>
          <w:rFonts w:ascii="Times New Roman" w:hAnsi="Times New Roman"/>
          <w:sz w:val="22"/>
          <w:szCs w:val="22"/>
        </w:rPr>
        <w:t xml:space="preserve">7.25 Billing statistics by user</w:t>
      </w:r>
    </w:p>
    <w:p>
      <w:pPr xmlns:w="http://schemas.openxmlformats.org/wordprocessingml/2006/main">
        <w:rPr>
          <w:sz w:val="22"/>
          <w:szCs w:val="22"/>
        </w:rPr>
      </w:pPr>
      <w:r xmlns:w="http://schemas.openxmlformats.org/wordprocessingml/2006/main">
        <w:rPr>
          <w:sz w:val="22"/>
          <w:szCs w:val="22"/>
        </w:rPr>
        <w:t xml:space="preserve">- General description: This request adds a new invoice statistics API.</w:t>
      </w:r>
    </w:p>
    <w:p>
      <w:pPr xmlns:w="http://schemas.openxmlformats.org/wordprocessingml/2006/main">
        <w:rPr>
          <w:sz w:val="22"/>
          <w:szCs w:val="22"/>
        </w:rPr>
      </w:pPr>
      <w:r xmlns:w="http://schemas.openxmlformats.org/wordprocessingml/2006/main">
        <w:rPr>
          <w:sz w:val="22"/>
          <w:szCs w:val="22"/>
        </w:rPr>
        <w:t xml:space="preserve">- API Path: Action (GET): InvoiceAPI/InvoiceWS/getInvoiceUsage</w:t>
      </w:r>
    </w:p>
    <w:p>
      <w:pPr xmlns:w="http://schemas.openxmlformats.org/wordprocessingml/2006/main">
        <w:rPr>
          <w:sz w:val="22"/>
          <w:szCs w:val="22"/>
        </w:rPr>
      </w:pPr>
      <w:r xmlns:w="http://schemas.openxmlformats.org/wordprocessingml/2006/main">
        <w:rPr>
          <w:sz w:val="22"/>
          <w:szCs w:val="22"/>
        </w:rPr>
        <w:t xml:space="preserve">- Scope: All types of invoices</w:t>
      </w:r>
    </w:p>
    <w:p>
      <w:pPr xmlns:w="http://schemas.openxmlformats.org/wordprocessingml/2006/main">
        <w:rPr>
          <w:sz w:val="22"/>
          <w:szCs w:val="22"/>
        </w:rPr>
      </w:pPr>
      <w:r xmlns:w="http://schemas.openxmlformats.org/wordprocessingml/2006/main">
        <w:rPr>
          <w:sz w:val="22"/>
          <w:szCs w:val="22"/>
        </w:rPr>
        <w:t xml:space="preserve">- </w:t>
      </w:r>
      <w:r xmlns:w="http://schemas.openxmlformats.org/wordprocessingml/2006/main">
        <w:rPr>
          <w:sz w:val="22"/>
          <w:szCs w:val="22"/>
        </w:rPr>
        <w:tab xmlns:w="http://schemas.openxmlformats.org/wordprocessingml/2006/main"/>
      </w:r>
      <w:r xmlns:w="http://schemas.openxmlformats.org/wordprocessingml/2006/main">
        <w:rPr>
          <w:sz w:val="22"/>
          <w:szCs w:val="22"/>
        </w:rPr>
        <w:t xml:space="preserve">Headers:</w:t>
      </w:r>
    </w:p>
    <w:p>
      <w:pPr xmlns:w="http://schemas.openxmlformats.org/wordprocessingml/2006/main">
        <w:rPr>
          <w:sz w:val="22"/>
          <w:szCs w:val="22"/>
          <w:lang w:val="en"/>
        </w:rPr>
      </w:pPr>
      <w:r xmlns:w="http://schemas.openxmlformats.org/wordprocessingml/2006/main">
        <w:rPr>
          <w:sz w:val="22"/>
          <w:szCs w:val="22"/>
        </w:rPr>
        <w:t xml:space="preserve"> </w:t>
      </w:r>
      <w:r xmlns:w="http://schemas.openxmlformats.org/wordprocessingml/2006/main">
        <w:rPr>
          <w:sz w:val="22"/>
          <w:szCs w:val="22"/>
          <w:lang w:val="en"/>
        </w:rPr>
        <w:t xml:space="preserve">+ Cookie: access_token value or Authorization: username/pass like logging in on the web or Authorization: username/pass like logging in on the web</w:t>
      </w:r>
    </w:p>
    <w:p>
      <w:pPr xmlns:w="http://schemas.openxmlformats.org/wordprocessingml/2006/main">
        <w:rPr>
          <w:sz w:val="22"/>
          <w:szCs w:val="22"/>
        </w:rPr>
      </w:pPr>
      <w:r xmlns:w="http://schemas.openxmlformats.org/wordprocessingml/2006/main">
        <w:rPr>
          <w:sz w:val="22"/>
          <w:szCs w:val="22"/>
        </w:rPr>
        <w:t xml:space="preserve">+ Content-Type: application/json</w:t>
      </w:r>
    </w:p>
    <w:p>
      <w:pPr xmlns:w="http://schemas.openxmlformats.org/wordprocessingml/2006/main">
        <w:ind w:left="0"/>
        <w:rPr>
          <w:sz w:val="22"/>
          <w:szCs w:val="22"/>
        </w:rPr>
      </w:pPr>
      <w:r xmlns:w="http://schemas.openxmlformats.org/wordprocessingml/2006/main">
        <w:rPr>
          <w:b/>
          <w:bCs/>
          <w:sz w:val="22"/>
          <w:szCs w:val="22"/>
        </w:rPr>
        <w:t xml:space="preserve">Input </w:t>
      </w:r>
      <w:r xmlns:w="http://schemas.openxmlformats.org/wordprocessingml/2006/main">
        <w:rPr>
          <w:sz w:val="22"/>
          <w:szCs w:val="22"/>
        </w:rPr>
        <w:t xml:space="preserve">:</w:t>
      </w:r>
    </w:p>
    <w:tbl>
      <w:tblPr>
        <w:tblStyle w:val="14"/>
        <w:tblW w:w="93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3"/>
        <w:gridCol w:w="2486"/>
        <w:gridCol w:w="5033"/>
      </w:tblGrid>
      <w:tr>
        <w:trPr>
          <w:trHeight w:val="512" w:hRule="atLeast"/>
          <w:jc w:val="center"/>
        </w:trPr>
        <w:tc>
          <w:tcPr>
            <w:tcW w:w="1803"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Parameter name</w:t>
            </w:r>
          </w:p>
        </w:tc>
        <w:tc>
          <w:tcPr>
            <w:tcW w:w="2486"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Data types, constraints</w:t>
            </w:r>
          </w:p>
        </w:tc>
        <w:tc>
          <w:tcPr>
            <w:tcW w:w="5033"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Describe</w:t>
            </w:r>
          </w:p>
        </w:tc>
      </w:tr>
      <w:tr>
        <w:trPr>
          <w:trHeight w:val="448" w:hRule="atLeast"/>
          <w:jc w:val="center"/>
        </w:trPr>
        <w:tc>
          <w:tcPr>
            <w:tcW w:w="180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supplierTaxCode</w:t>
            </w:r>
          </w:p>
        </w:tc>
        <w:tc>
          <w:tcPr>
            <w:tcW w:w="248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0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Tax identification number of the invoice-issuing business/branch.</w:t>
            </w:r>
          </w:p>
        </w:tc>
      </w:tr>
      <w:tr>
        <w:trPr>
          <w:trHeight w:val="448" w:hRule="atLeast"/>
          <w:jc w:val="center"/>
        </w:trPr>
        <w:tc>
          <w:tcPr>
            <w:tcW w:w="180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issueDateFrom</w:t>
            </w:r>
          </w:p>
        </w:tc>
        <w:tc>
          <w:tcPr>
            <w:tcW w:w="248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DateTime</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0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 issuance time from date</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milliseconds</w:t>
            </w:r>
          </w:p>
          <w:p>
            <w:pPr>
              <w:spacing w:before="0"/>
              <w:ind w:left="0"/>
              <w:jc w:val="both"/>
              <w:rPr>
                <w:sz w:val="22"/>
                <w:szCs w:val="22"/>
              </w:rPr>
            </w:pPr>
          </w:p>
        </w:tc>
      </w:tr>
      <w:tr>
        <w:trPr>
          <w:trHeight w:val="448" w:hRule="atLeast"/>
          <w:jc w:val="center"/>
        </w:trPr>
        <w:tc>
          <w:tcPr>
            <w:tcW w:w="180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issueDateTo</w:t>
            </w:r>
          </w:p>
        </w:tc>
        <w:tc>
          <w:tcPr>
            <w:tcW w:w="248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DateTime</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0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 issuance time to date</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milliseconds</w:t>
            </w:r>
          </w:p>
        </w:tc>
      </w:tr>
      <w:tr>
        <w:trPr>
          <w:trHeight w:val="448" w:hRule="atLeast"/>
          <w:jc w:val="center"/>
        </w:trPr>
        <w:tc>
          <w:tcPr>
            <w:tcW w:w="180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createUser</w:t>
            </w:r>
          </w:p>
        </w:tc>
        <w:tc>
          <w:tcPr>
            <w:tcW w:w="248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0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 creator</w:t>
            </w:r>
          </w:p>
          <w:p>
            <w:pPr xmlns:w="http://schemas.openxmlformats.org/wordprocessingml/2006/main">
              <w:spacing w:before="0"/>
              <w:ind w:left="0"/>
              <w:jc w:val="both"/>
              <w:rPr>
                <w:sz w:val="22"/>
                <w:szCs w:val="22"/>
              </w:rPr>
            </w:pPr>
            <w:r xmlns:w="http://schemas.openxmlformats.org/wordprocessingml/2006/main">
              <w:rPr>
                <w:sz w:val="22"/>
                <w:szCs w:val="22"/>
              </w:rPr>
              <w:t xml:space="preserve">(Transmit username)</w:t>
            </w:r>
          </w:p>
        </w:tc>
      </w:tr>
      <w:tr>
        <w:trPr>
          <w:trHeight w:val="448" w:hRule="atLeast"/>
          <w:jc w:val="center"/>
        </w:trPr>
        <w:tc>
          <w:tcPr>
            <w:tcW w:w="180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deletedStatus</w:t>
            </w:r>
          </w:p>
        </w:tc>
        <w:tc>
          <w:tcPr>
            <w:tcW w:w="248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Integer</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0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Cancellation status of the invoice, including:</w:t>
            </w:r>
          </w:p>
          <w:p>
            <w:pPr xmlns:w="http://schemas.openxmlformats.org/wordprocessingml/2006/main">
              <w:spacing w:before="0"/>
              <w:ind w:left="0"/>
              <w:jc w:val="both"/>
              <w:rPr>
                <w:sz w:val="22"/>
                <w:szCs w:val="22"/>
              </w:rPr>
            </w:pPr>
            <w:r xmlns:w="http://schemas.openxmlformats.org/wordprocessingml/2006/main">
              <w:rPr>
                <w:sz w:val="22"/>
                <w:szCs w:val="22"/>
              </w:rPr>
              <w:t xml:space="preserve">0-Not canceled yet</w:t>
            </w:r>
          </w:p>
          <w:p>
            <w:pPr xmlns:w="http://schemas.openxmlformats.org/wordprocessingml/2006/main">
              <w:spacing w:before="0"/>
              <w:ind w:left="0"/>
              <w:jc w:val="both"/>
              <w:rPr>
                <w:sz w:val="22"/>
                <w:szCs w:val="22"/>
              </w:rPr>
            </w:pPr>
            <w:r xmlns:w="http://schemas.openxmlformats.org/wordprocessingml/2006/main">
              <w:rPr>
                <w:sz w:val="22"/>
                <w:szCs w:val="22"/>
              </w:rPr>
              <w:t xml:space="preserve">1-Cancelled</w:t>
            </w:r>
          </w:p>
        </w:tc>
      </w:tr>
      <w:tr>
        <w:trPr>
          <w:trHeight w:val="448" w:hRule="atLeast"/>
          <w:jc w:val="center"/>
        </w:trPr>
        <w:tc>
          <w:tcPr>
            <w:tcW w:w="180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templateCode</w:t>
            </w:r>
          </w:p>
        </w:tc>
        <w:tc>
          <w:tcPr>
            <w:tcW w:w="248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0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 sample code</w:t>
            </w:r>
          </w:p>
          <w:p>
            <w:pPr xmlns:w="http://schemas.openxmlformats.org/wordprocessingml/2006/main">
              <w:spacing w:before="0"/>
              <w:ind w:left="0"/>
              <w:jc w:val="both"/>
              <w:rPr>
                <w:sz w:val="22"/>
                <w:szCs w:val="22"/>
              </w:rPr>
            </w:pPr>
            <w:r xmlns:w="http://schemas.openxmlformats.org/wordprocessingml/2006/main">
              <w:rPr>
                <w:sz w:val="22"/>
                <w:szCs w:val="22"/>
              </w:rPr>
              <w:t xml:space="preserve">Example with TT32: 01GTKT0/001</w:t>
            </w:r>
          </w:p>
          <w:p>
            <w:pPr xmlns:w="http://schemas.openxmlformats.org/wordprocessingml/2006/main">
              <w:spacing w:before="0"/>
              <w:ind w:left="0"/>
              <w:jc w:val="both"/>
              <w:rPr>
                <w:sz w:val="22"/>
                <w:szCs w:val="22"/>
              </w:rPr>
            </w:pPr>
            <w:r xmlns:w="http://schemas.openxmlformats.org/wordprocessingml/2006/main">
              <w:rPr>
                <w:sz w:val="22"/>
                <w:szCs w:val="22"/>
              </w:rPr>
              <w:t xml:space="preserve">Example with TT78: 1/0234</w:t>
            </w:r>
          </w:p>
        </w:tc>
      </w:tr>
      <w:tr>
        <w:trPr>
          <w:trHeight w:val="448" w:hRule="atLeast"/>
          <w:jc w:val="center"/>
        </w:trPr>
        <w:tc>
          <w:tcPr>
            <w:tcW w:w="180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invoiceSeri</w:t>
            </w:r>
          </w:p>
        </w:tc>
        <w:tc>
          <w:tcPr>
            <w:tcW w:w="248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0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 symbol</w:t>
            </w:r>
          </w:p>
          <w:p>
            <w:pPr xmlns:w="http://schemas.openxmlformats.org/wordprocessingml/2006/main">
              <w:spacing w:before="0"/>
              <w:ind w:left="0"/>
              <w:jc w:val="both"/>
              <w:rPr>
                <w:sz w:val="22"/>
                <w:szCs w:val="22"/>
              </w:rPr>
            </w:pPr>
            <w:r xmlns:w="http://schemas.openxmlformats.org/wordprocessingml/2006/main">
              <w:rPr>
                <w:sz w:val="22"/>
                <w:szCs w:val="22"/>
              </w:rPr>
              <w:t xml:space="preserve">Example: K22THY, AB/22E</w:t>
            </w:r>
          </w:p>
        </w:tc>
      </w:tr>
      <w:tr>
        <w:trPr>
          <w:trHeight w:val="448" w:hRule="atLeast"/>
          <w:jc w:val="center"/>
        </w:trPr>
        <w:tc>
          <w:tcPr>
            <w:tcW w:w="180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itemName</w:t>
            </w:r>
          </w:p>
        </w:tc>
        <w:tc>
          <w:tcPr>
            <w:tcW w:w="248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0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Name of goods and services</w:t>
            </w:r>
          </w:p>
        </w:tc>
      </w:tr>
      <w:tr>
        <w:trPr>
          <w:trHeight w:val="448" w:hRule="atLeast"/>
          <w:jc w:val="center"/>
        </w:trPr>
        <w:tc>
          <w:tcPr>
            <w:tcW w:w="180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itemCode</w:t>
            </w:r>
          </w:p>
        </w:tc>
        <w:tc>
          <w:tcPr>
            <w:tcW w:w="248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0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Code of goods and services</w:t>
            </w:r>
          </w:p>
        </w:tc>
      </w:tr>
      <w:tr>
        <w:trPr>
          <w:trHeight w:val="448" w:hRule="atLeast"/>
          <w:jc w:val="center"/>
        </w:trPr>
        <w:tc>
          <w:tcPr>
            <w:tcW w:w="180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totalAmountWithVat</w:t>
            </w:r>
          </w:p>
        </w:tc>
        <w:tc>
          <w:tcPr>
            <w:tcW w:w="248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BigDecimal</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0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Total after-tax amount of the invoice</w:t>
            </w:r>
          </w:p>
        </w:tc>
      </w:tr>
      <w:tr>
        <w:trPr>
          <w:trHeight w:val="448" w:hRule="atLeast"/>
          <w:jc w:val="center"/>
        </w:trPr>
        <w:tc>
          <w:tcPr>
            <w:tcW w:w="180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scanStatus</w:t>
            </w:r>
          </w:p>
        </w:tc>
        <w:tc>
          <w:tcPr>
            <w:tcW w:w="248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Integer</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0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Status of scanning QrCode of invoice, including:</w:t>
            </w:r>
          </w:p>
          <w:p>
            <w:pPr xmlns:w="http://schemas.openxmlformats.org/wordprocessingml/2006/main">
              <w:spacing w:before="0"/>
              <w:ind w:left="0"/>
              <w:jc w:val="both"/>
              <w:rPr>
                <w:sz w:val="22"/>
                <w:szCs w:val="22"/>
              </w:rPr>
            </w:pPr>
            <w:r xmlns:w="http://schemas.openxmlformats.org/wordprocessingml/2006/main">
              <w:rPr>
                <w:sz w:val="22"/>
                <w:szCs w:val="22"/>
              </w:rPr>
              <w:t xml:space="preserve">1-Not scanned yet</w:t>
            </w:r>
          </w:p>
          <w:p>
            <w:pPr xmlns:w="http://schemas.openxmlformats.org/wordprocessingml/2006/main">
              <w:spacing w:before="0"/>
              <w:ind w:left="0"/>
              <w:jc w:val="both"/>
              <w:rPr>
                <w:sz w:val="22"/>
                <w:szCs w:val="22"/>
              </w:rPr>
            </w:pPr>
            <w:r xmlns:w="http://schemas.openxmlformats.org/wordprocessingml/2006/main">
              <w:rPr>
                <w:sz w:val="22"/>
                <w:szCs w:val="22"/>
              </w:rPr>
              <w:t xml:space="preserve">2-Scanned</w:t>
            </w:r>
          </w:p>
          <w:p>
            <w:pPr xmlns:w="http://schemas.openxmlformats.org/wordprocessingml/2006/main">
              <w:spacing w:before="0"/>
              <w:ind w:left="0"/>
              <w:jc w:val="both"/>
              <w:rPr>
                <w:sz w:val="22"/>
                <w:szCs w:val="22"/>
              </w:rPr>
            </w:pPr>
            <w:r xmlns:w="http://schemas.openxmlformats.org/wordprocessingml/2006/main">
              <w:rPr>
                <w:sz w:val="22"/>
                <w:szCs w:val="22"/>
              </w:rPr>
              <w:t xml:space="preserve">3-Turn ends</w:t>
            </w:r>
          </w:p>
          <w:p>
            <w:pPr xmlns:w="http://schemas.openxmlformats.org/wordprocessingml/2006/main">
              <w:spacing w:before="0"/>
              <w:ind w:left="0"/>
              <w:jc w:val="both"/>
              <w:rPr>
                <w:sz w:val="22"/>
                <w:szCs w:val="22"/>
              </w:rPr>
            </w:pPr>
            <w:r xmlns:w="http://schemas.openxmlformats.org/wordprocessingml/2006/main">
              <w:rPr>
                <w:sz w:val="22"/>
                <w:szCs w:val="22"/>
              </w:rPr>
              <w:t xml:space="preserve">4-There are still turns</w:t>
            </w:r>
          </w:p>
        </w:tc>
      </w:tr>
    </w:tbl>
    <w:p>
      <w:pPr>
        <w:pStyle w:val="4"/>
        <w:rPr>
          <w:b/>
          <w:bCs w:val="0"/>
          <w:sz w:val="22"/>
          <w:szCs w:val="22"/>
        </w:rPr>
      </w:pPr>
    </w:p>
    <w:p>
      <w:pPr xmlns:w="http://schemas.openxmlformats.org/wordprocessingml/2006/main">
        <w:pStyle w:val="4"/>
        <w:rPr>
          <w:sz w:val="22"/>
          <w:szCs w:val="22"/>
        </w:rPr>
      </w:pPr>
      <w:r xmlns:w="http://schemas.openxmlformats.org/wordprocessingml/2006/main">
        <w:rPr>
          <w:b/>
          <w:bCs w:val="0"/>
          <w:sz w:val="22"/>
          <w:szCs w:val="22"/>
        </w:rPr>
        <w:t xml:space="preserve">Output </w:t>
      </w:r>
      <w:r xmlns:w="http://schemas.openxmlformats.org/wordprocessingml/2006/main">
        <w:rPr>
          <w:sz w:val="22"/>
          <w:szCs w:val="22"/>
        </w:rPr>
        <w:t xml:space="preserve">:</w:t>
      </w:r>
    </w:p>
    <w:p>
      <w:pPr xmlns:w="http://schemas.openxmlformats.org/wordprocessingml/2006/main">
        <w:ind w:left="0"/>
        <w:rPr>
          <w:sz w:val="22"/>
          <w:szCs w:val="22"/>
        </w:rPr>
      </w:pPr>
      <w:r xmlns:w="http://schemas.openxmlformats.org/wordprocessingml/2006/main">
        <w:rPr>
          <w:sz w:val="22"/>
          <w:szCs w:val="22"/>
        </w:rPr>
        <w:t xml:space="preserve">Successful case example</w:t>
      </w:r>
    </w:p>
    <w:p>
      <w:pPr xmlns:w="http://schemas.openxmlformats.org/wordprocessingml/2006/main">
        <w:widowControl/>
        <w:shd w:val="clear" w:color="auto" w:fill="DBE5F1"/>
        <w:spacing w:before="0"/>
        <w:ind w:left="567"/>
        <w:jc w:val="both"/>
        <w:rPr>
          <w:snapToGrid/>
          <w:color w:val="000000"/>
          <w:sz w:val="22"/>
          <w:szCs w:val="22"/>
        </w:rPr>
      </w:pP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ind w:left="567"/>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"errorCode" </w:t>
      </w: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ind w:left="567"/>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"description" </w:t>
      </w: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ind w:left="567"/>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"result" </w:t>
      </w:r>
      <w:r xmlns:w="http://schemas.openxmlformats.org/wordprocessingml/2006/main">
        <w:rPr>
          <w:snapToGrid/>
          <w:color w:val="000000"/>
          <w:sz w:val="22"/>
          <w:szCs w:val="22"/>
        </w:rPr>
        <w:t xml:space="preserve">: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ind w:left="567"/>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"totalDeletedInvoice" </w:t>
      </w:r>
      <w:r xmlns:w="http://schemas.openxmlformats.org/wordprocessingml/2006/main">
        <w:rPr>
          <w:snapToGrid/>
          <w:color w:val="000000"/>
          <w:sz w:val="22"/>
          <w:szCs w:val="22"/>
        </w:rPr>
        <w:t xml:space="preserve">: </w:t>
      </w:r>
      <w:r xmlns:w="http://schemas.openxmlformats.org/wordprocessingml/2006/main">
        <w:rPr>
          <w:snapToGrid/>
          <w:sz w:val="22"/>
          <w:szCs w:val="22"/>
        </w:rPr>
        <w:t xml:space="preserve">5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ind w:left="567"/>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"totalNotDeletedInvoice" </w:t>
      </w:r>
      <w:r xmlns:w="http://schemas.openxmlformats.org/wordprocessingml/2006/main">
        <w:rPr>
          <w:snapToGrid/>
          <w:color w:val="000000"/>
          <w:sz w:val="22"/>
          <w:szCs w:val="22"/>
        </w:rPr>
        <w:t xml:space="preserve">: 50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ind w:left="567"/>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"totalScanInvoice" </w:t>
      </w:r>
      <w:r xmlns:w="http://schemas.openxmlformats.org/wordprocessingml/2006/main">
        <w:rPr>
          <w:snapToGrid/>
          <w:color w:val="000000"/>
          <w:sz w:val="22"/>
          <w:szCs w:val="22"/>
        </w:rPr>
        <w:t xml:space="preserve">: </w:t>
      </w:r>
      <w:r xmlns:w="http://schemas.openxmlformats.org/wordprocessingml/2006/main">
        <w:rPr>
          <w:snapToGrid/>
          <w:sz w:val="22"/>
          <w:szCs w:val="22"/>
        </w:rPr>
        <w:t xml:space="preserve">10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ind w:left="567"/>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"totalNotScanInvoice" </w:t>
      </w:r>
      <w:r xmlns:w="http://schemas.openxmlformats.org/wordprocessingml/2006/main">
        <w:rPr>
          <w:snapToGrid/>
          <w:color w:val="000000"/>
          <w:sz w:val="22"/>
          <w:szCs w:val="22"/>
        </w:rPr>
        <w:t xml:space="preserve">: 5,</w:t>
      </w:r>
    </w:p>
    <w:p>
      <w:pPr xmlns:w="http://schemas.openxmlformats.org/wordprocessingml/2006/main">
        <w:widowControl/>
        <w:shd w:val="clear" w:color="auto" w:fill="DBE5F1"/>
        <w:spacing w:before="0"/>
        <w:ind w:left="567"/>
        <w:jc w:val="both"/>
        <w:rPr>
          <w:b/>
          <w:bCs/>
          <w:snapToGrid/>
          <w:color w:val="8000FF"/>
          <w:sz w:val="22"/>
          <w:szCs w:val="22"/>
        </w:rPr>
      </w:pPr>
      <w:r xmlns:w="http://schemas.openxmlformats.org/wordprocessingml/2006/main">
        <w:rPr>
          <w:snapToGrid/>
          <w:color w:val="800000"/>
          <w:sz w:val="22"/>
          <w:szCs w:val="22"/>
        </w:rPr>
        <w:t xml:space="preserve">"totalOutOfScanInvoice" </w:t>
      </w:r>
      <w:r xmlns:w="http://schemas.openxmlformats.org/wordprocessingml/2006/main">
        <w:rPr>
          <w:snapToGrid/>
          <w:color w:val="000000"/>
          <w:sz w:val="22"/>
          <w:szCs w:val="22"/>
        </w:rPr>
        <w:t xml:space="preserve">: </w:t>
      </w:r>
      <w:r xmlns:w="http://schemas.openxmlformats.org/wordprocessingml/2006/main">
        <w:rPr>
          <w:snapToGrid/>
          <w:sz w:val="22"/>
          <w:szCs w:val="22"/>
        </w:rPr>
        <w:t xml:space="preserve">5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ind w:left="567"/>
        <w:jc w:val="both"/>
        <w:rPr>
          <w:b/>
          <w:bCs/>
          <w:snapToGrid/>
          <w:color w:val="8000FF"/>
          <w:sz w:val="22"/>
          <w:szCs w:val="22"/>
        </w:rPr>
      </w:pPr>
      <w:r xmlns:w="http://schemas.openxmlformats.org/wordprocessingml/2006/main">
        <w:rPr>
          <w:snapToGrid/>
          <w:color w:val="800000"/>
          <w:sz w:val="22"/>
          <w:szCs w:val="22"/>
        </w:rPr>
        <w:t xml:space="preserve">"totalRemainScanInvoice" </w:t>
      </w:r>
      <w:r xmlns:w="http://schemas.openxmlformats.org/wordprocessingml/2006/main">
        <w:rPr>
          <w:snapToGrid/>
          <w:color w:val="000000"/>
          <w:sz w:val="22"/>
          <w:szCs w:val="22"/>
        </w:rPr>
        <w:t xml:space="preserve">: </w:t>
      </w:r>
      <w:r xmlns:w="http://schemas.openxmlformats.org/wordprocessingml/2006/main">
        <w:rPr>
          <w:snapToGrid/>
          <w:sz w:val="22"/>
          <w:szCs w:val="22"/>
        </w:rPr>
        <w:t xml:space="preserve">20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ind w:left="567"/>
        <w:jc w:val="both"/>
        <w:rPr>
          <w:b/>
          <w:bCs/>
          <w:snapToGrid/>
          <w:color w:val="8000FF"/>
          <w:sz w:val="22"/>
          <w:szCs w:val="22"/>
        </w:rPr>
      </w:pPr>
      <w:r xmlns:w="http://schemas.openxmlformats.org/wordprocessingml/2006/main">
        <w:rPr>
          <w:snapToGrid/>
          <w:color w:val="800000"/>
          <w:sz w:val="22"/>
          <w:szCs w:val="22"/>
        </w:rPr>
        <w:t xml:space="preserve">"totalAmountDeleted" </w:t>
      </w:r>
      <w:r xmlns:w="http://schemas.openxmlformats.org/wordprocessingml/2006/main">
        <w:rPr>
          <w:snapToGrid/>
          <w:color w:val="000000"/>
          <w:sz w:val="22"/>
          <w:szCs w:val="22"/>
        </w:rPr>
        <w:t xml:space="preserve">: </w:t>
      </w:r>
      <w:r xmlns:w="http://schemas.openxmlformats.org/wordprocessingml/2006/main">
        <w:rPr>
          <w:snapToGrid/>
          <w:sz w:val="22"/>
          <w:szCs w:val="22"/>
        </w:rPr>
        <w:t xml:space="preserve">5000000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ind w:left="567"/>
        <w:jc w:val="both"/>
        <w:rPr>
          <w:snapToGrid/>
          <w:color w:val="000000"/>
          <w:sz w:val="22"/>
          <w:szCs w:val="22"/>
        </w:rPr>
      </w:pPr>
      <w:r xmlns:w="http://schemas.openxmlformats.org/wordprocessingml/2006/main">
        <w:rPr>
          <w:snapToGrid/>
          <w:color w:val="800000"/>
          <w:sz w:val="22"/>
          <w:szCs w:val="22"/>
        </w:rPr>
        <w:t xml:space="preserve">"totalAmountNotDeleted" </w:t>
      </w:r>
      <w:r xmlns:w="http://schemas.openxmlformats.org/wordprocessingml/2006/main">
        <w:rPr>
          <w:snapToGrid/>
          <w:color w:val="000000"/>
          <w:sz w:val="22"/>
          <w:szCs w:val="22"/>
        </w:rPr>
        <w:t xml:space="preserve">: </w:t>
      </w:r>
      <w:r xmlns:w="http://schemas.openxmlformats.org/wordprocessingml/2006/main">
        <w:rPr>
          <w:snapToGrid/>
          <w:sz w:val="22"/>
          <w:szCs w:val="22"/>
        </w:rPr>
        <w:t xml:space="preserve">700000000</w:t>
      </w:r>
    </w:p>
    <w:p>
      <w:pPr xmlns:w="http://schemas.openxmlformats.org/wordprocessingml/2006/main">
        <w:widowControl/>
        <w:shd w:val="clear" w:color="auto" w:fill="DBE5F1"/>
        <w:spacing w:before="0"/>
        <w:ind w:left="567"/>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ind w:left="567"/>
        <w:jc w:val="both"/>
        <w:rPr>
          <w:b/>
          <w:bCs/>
          <w:snapToGrid/>
          <w:color w:val="8000FF"/>
          <w:sz w:val="22"/>
          <w:szCs w:val="22"/>
        </w:rPr>
      </w:pPr>
      <w:r xmlns:w="http://schemas.openxmlformats.org/wordprocessingml/2006/main">
        <w:rPr>
          <w:b/>
          <w:bCs/>
          <w:snapToGrid/>
          <w:color w:val="8000FF"/>
          <w:sz w:val="22"/>
          <w:szCs w:val="22"/>
        </w:rPr>
        <w:t xml:space="preserve">}</w:t>
      </w:r>
    </w:p>
    <w:p>
      <w:pPr xmlns:w="http://schemas.openxmlformats.org/wordprocessingml/2006/main">
        <w:ind w:left="0"/>
        <w:rPr>
          <w:sz w:val="22"/>
          <w:szCs w:val="22"/>
        </w:rPr>
      </w:pPr>
      <w:r xmlns:w="http://schemas.openxmlformats.org/wordprocessingml/2006/main">
        <w:rPr>
          <w:sz w:val="22"/>
          <w:szCs w:val="22"/>
        </w:rPr>
        <w:t xml:space="preserve">Error case example</w:t>
      </w:r>
    </w:p>
    <w:p>
      <w:pPr xmlns:w="http://schemas.openxmlformats.org/wordprocessingml/2006/main">
        <w:widowControl/>
        <w:shd w:val="clear" w:color="auto" w:fill="DEEAF6"/>
        <w:spacing w:before="0"/>
        <w:ind w:left="0"/>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widowControl/>
        <w:shd w:val="clear" w:color="auto" w:fill="DEEAF6"/>
        <w:spacing w:before="0"/>
        <w:ind w:left="0"/>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A31515"/>
          <w:sz w:val="22"/>
          <w:szCs w:val="22"/>
        </w:rPr>
        <w:t xml:space="preserve">"code" </w:t>
      </w:r>
      <w:r xmlns:w="http://schemas.openxmlformats.org/wordprocessingml/2006/main">
        <w:rPr>
          <w:snapToGrid/>
          <w:color w:val="000000"/>
          <w:sz w:val="22"/>
          <w:szCs w:val="22"/>
        </w:rPr>
        <w:t xml:space="preserve">: </w:t>
      </w:r>
      <w:r xmlns:w="http://schemas.openxmlformats.org/wordprocessingml/2006/main">
        <w:rPr>
          <w:snapToGrid/>
          <w:color w:val="098658"/>
          <w:sz w:val="22"/>
          <w:szCs w:val="22"/>
        </w:rPr>
        <w:t xml:space="preserve">400 </w:t>
      </w:r>
      <w:r xmlns:w="http://schemas.openxmlformats.org/wordprocessingml/2006/main">
        <w:rPr>
          <w:snapToGrid/>
          <w:color w:val="000000"/>
          <w:sz w:val="22"/>
          <w:szCs w:val="22"/>
        </w:rPr>
        <w:t xml:space="preserve">,</w:t>
      </w:r>
    </w:p>
    <w:p>
      <w:pPr xmlns:w="http://schemas.openxmlformats.org/wordprocessingml/2006/main">
        <w:widowControl/>
        <w:shd w:val="clear" w:color="auto" w:fill="DEEAF6"/>
        <w:spacing w:before="0"/>
        <w:ind w:left="0"/>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A31515"/>
          <w:sz w:val="22"/>
          <w:szCs w:val="22"/>
        </w:rPr>
        <w:t xml:space="preserve">"message" </w:t>
      </w:r>
      <w:r xmlns:w="http://schemas.openxmlformats.org/wordprocessingml/2006/main">
        <w:rPr>
          <w:snapToGrid/>
          <w:color w:val="000000"/>
          <w:sz w:val="22"/>
          <w:szCs w:val="22"/>
        </w:rPr>
        <w:t xml:space="preserve">: </w:t>
      </w:r>
      <w:r xmlns:w="http://schemas.openxmlformats.org/wordprocessingml/2006/main">
        <w:rPr>
          <w:snapToGrid/>
          <w:color w:val="0451A5"/>
          <w:sz w:val="22"/>
          <w:szCs w:val="22"/>
        </w:rPr>
        <w:t xml:space="preserve">"FROM_BIGGER_DAY_TO_DAY" </w:t>
      </w:r>
      <w:r xmlns:w="http://schemas.openxmlformats.org/wordprocessingml/2006/main">
        <w:rPr>
          <w:snapToGrid/>
          <w:color w:val="000000"/>
          <w:sz w:val="22"/>
          <w:szCs w:val="22"/>
        </w:rPr>
        <w:t xml:space="preserve">,</w:t>
      </w:r>
    </w:p>
    <w:p>
      <w:pPr xmlns:w="http://schemas.openxmlformats.org/wordprocessingml/2006/main">
        <w:widowControl/>
        <w:shd w:val="clear" w:color="auto" w:fill="DEEAF6"/>
        <w:spacing w:before="0"/>
        <w:ind w:left="0"/>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A31515"/>
          <w:sz w:val="22"/>
          <w:szCs w:val="22"/>
        </w:rPr>
        <w:t xml:space="preserve">"data" </w:t>
      </w:r>
      <w:r xmlns:w="http://schemas.openxmlformats.org/wordprocessingml/2006/main">
        <w:rPr>
          <w:snapToGrid/>
          <w:color w:val="000000"/>
          <w:sz w:val="22"/>
          <w:szCs w:val="22"/>
        </w:rPr>
        <w:t xml:space="preserve">: </w:t>
      </w:r>
      <w:r xmlns:w="http://schemas.openxmlformats.org/wordprocessingml/2006/main">
        <w:rPr>
          <w:snapToGrid/>
          <w:color w:val="0451A5"/>
          <w:sz w:val="22"/>
          <w:szCs w:val="22"/>
        </w:rPr>
        <w:t xml:space="preserve">"From date cannot be greater than date"</w:t>
      </w:r>
    </w:p>
    <w:p>
      <w:pPr xmlns:w="http://schemas.openxmlformats.org/wordprocessingml/2006/main">
        <w:widowControl/>
        <w:shd w:val="clear" w:color="auto" w:fill="DEEAF6"/>
        <w:spacing w:before="0"/>
        <w:ind w:left="0"/>
        <w:rPr>
          <w:snapToGrid/>
          <w:color w:val="000000"/>
          <w:sz w:val="22"/>
          <w:szCs w:val="22"/>
        </w:rPr>
      </w:pPr>
      <w:r xmlns:w="http://schemas.openxmlformats.org/wordprocessingml/2006/main">
        <w:rPr>
          <w:snapToGrid/>
          <w:color w:val="000000"/>
          <w:sz w:val="22"/>
          <w:szCs w:val="22"/>
        </w:rPr>
        <w:t xml:space="preserve">}</w:t>
      </w:r>
    </w:p>
    <w:p>
      <w:pPr xmlns:w="http://schemas.openxmlformats.org/wordprocessingml/2006/main">
        <w:pStyle w:val="3"/>
        <w:numPr>
          <w:ilvl w:val="0"/>
          <w:numId w:val="0"/>
        </w:numPr>
        <w:tabs>
          <w:tab w:val="clear" w:pos="2278"/>
        </w:tabs>
        <w:rPr>
          <w:rFonts w:ascii="Times New Roman" w:hAnsi="Times New Roman"/>
          <w:sz w:val="22"/>
          <w:szCs w:val="22"/>
        </w:rPr>
      </w:pPr>
      <w:r xmlns:w="http://schemas.openxmlformats.org/wordprocessingml/2006/main">
        <w:rPr>
          <w:rFonts w:ascii="Times New Roman" w:hAnsi="Times New Roman"/>
          <w:sz w:val="22"/>
          <w:szCs w:val="22"/>
        </w:rPr>
        <w:t xml:space="preserve">7.26 Explanation</w:t>
      </w:r>
    </w:p>
    <w:p>
      <w:pPr xmlns:w="http://schemas.openxmlformats.org/wordprocessingml/2006/main">
        <w:rPr>
          <w:sz w:val="22"/>
          <w:szCs w:val="22"/>
        </w:rPr>
      </w:pPr>
      <w:r xmlns:w="http://schemas.openxmlformats.org/wordprocessingml/2006/main">
        <w:rPr>
          <w:sz w:val="22"/>
          <w:szCs w:val="22"/>
        </w:rPr>
        <w:t xml:space="preserve">- General description: This request implements a new API that allows users to explain information for issued invoices.</w:t>
      </w:r>
    </w:p>
    <w:p>
      <w:pPr xmlns:w="http://schemas.openxmlformats.org/wordprocessingml/2006/main">
        <w:rPr>
          <w:sz w:val="22"/>
          <w:szCs w:val="22"/>
        </w:rPr>
      </w:pPr>
      <w:r xmlns:w="http://schemas.openxmlformats.org/wordprocessingml/2006/main">
        <w:rPr>
          <w:sz w:val="22"/>
          <w:szCs w:val="22"/>
        </w:rPr>
        <w:t xml:space="preserve">- Method: PUT</w:t>
      </w:r>
    </w:p>
    <w:p>
      <w:pPr xmlns:w="http://schemas.openxmlformats.org/wordprocessingml/2006/main">
        <w:rPr>
          <w:sz w:val="22"/>
          <w:szCs w:val="22"/>
        </w:rPr>
      </w:pPr>
      <w:r xmlns:w="http://schemas.openxmlformats.org/wordprocessingml/2006/main">
        <w:rPr>
          <w:sz w:val="22"/>
          <w:szCs w:val="22"/>
        </w:rPr>
        <w:t xml:space="preserve">- API path: InvoiceWS/update-explanation</w:t>
      </w:r>
    </w:p>
    <w:p>
      <w:pPr xmlns:w="http://schemas.openxmlformats.org/wordprocessingml/2006/main">
        <w:rPr>
          <w:sz w:val="22"/>
          <w:szCs w:val="22"/>
        </w:rPr>
      </w:pPr>
      <w:r xmlns:w="http://schemas.openxmlformats.org/wordprocessingml/2006/main">
        <w:rPr>
          <w:sz w:val="22"/>
          <w:szCs w:val="22"/>
        </w:rPr>
        <w:t xml:space="preserve">- Scope: Only applicable to invoices according to TT78, invoices with a status other than Canceled.</w:t>
      </w:r>
    </w:p>
    <w:p>
      <w:pPr xmlns:w="http://schemas.openxmlformats.org/wordprocessingml/2006/main">
        <w:ind w:left="0"/>
        <w:rPr>
          <w:sz w:val="22"/>
          <w:szCs w:val="22"/>
        </w:rPr>
      </w:pPr>
      <w:r xmlns:w="http://schemas.openxmlformats.org/wordprocessingml/2006/main">
        <w:rPr>
          <w:b/>
          <w:bCs/>
          <w:sz w:val="22"/>
          <w:szCs w:val="22"/>
        </w:rPr>
        <w:t xml:space="preserve">Input </w:t>
      </w:r>
      <w:r xmlns:w="http://schemas.openxmlformats.org/wordprocessingml/2006/main">
        <w:rPr>
          <w:sz w:val="22"/>
          <w:szCs w:val="22"/>
        </w:rPr>
        <w:t xml:space="preserve">:</w:t>
      </w:r>
    </w:p>
    <w:tbl>
      <w:tblPr>
        <w:tblStyle w:val="14"/>
        <w:tblW w:w="90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3"/>
        <w:gridCol w:w="2488"/>
        <w:gridCol w:w="4635"/>
      </w:tblGrid>
      <w:tr>
        <w:trPr>
          <w:trHeight w:val="530" w:hRule="atLeast"/>
          <w:jc w:val="center"/>
        </w:trPr>
        <w:tc>
          <w:tcPr>
            <w:tcW w:w="1943"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School's name</w:t>
            </w:r>
          </w:p>
        </w:tc>
        <w:tc>
          <w:tcPr>
            <w:tcW w:w="2488"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Data types, constraints</w:t>
            </w:r>
          </w:p>
        </w:tc>
        <w:tc>
          <w:tcPr>
            <w:tcW w:w="4635"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Describe</w:t>
            </w:r>
          </w:p>
        </w:tc>
      </w:tr>
      <w:tr>
        <w:trPr>
          <w:jc w:val="center"/>
        </w:trPr>
        <w:tc>
          <w:tcPr>
            <w:tcW w:w="194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supplierTaxCode</w:t>
            </w:r>
          </w:p>
        </w:tc>
        <w:tc>
          <w:tcPr>
            <w:tcW w:w="2488"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635"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Tax identification number of the invoice-issuing business/branch.</w:t>
            </w:r>
          </w:p>
        </w:tc>
      </w:tr>
      <w:tr>
        <w:trPr>
          <w:jc w:val="center"/>
        </w:trPr>
        <w:tc>
          <w:tcPr>
            <w:tcW w:w="194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templateCode</w:t>
            </w:r>
          </w:p>
        </w:tc>
        <w:tc>
          <w:tcPr>
            <w:tcW w:w="2488"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635"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 sample code</w:t>
            </w:r>
          </w:p>
          <w:p>
            <w:pPr xmlns:w="http://schemas.openxmlformats.org/wordprocessingml/2006/main">
              <w:spacing w:before="0"/>
              <w:ind w:left="0"/>
              <w:jc w:val="both"/>
              <w:rPr>
                <w:sz w:val="22"/>
                <w:szCs w:val="22"/>
              </w:rPr>
            </w:pPr>
            <w:r xmlns:w="http://schemas.openxmlformats.org/wordprocessingml/2006/main">
              <w:rPr>
                <w:sz w:val="22"/>
                <w:szCs w:val="22"/>
              </w:rPr>
              <w:t xml:space="preserve">VD:</w:t>
            </w:r>
          </w:p>
          <w:p>
            <w:pPr xmlns:w="http://schemas.openxmlformats.org/wordprocessingml/2006/main">
              <w:spacing w:before="0"/>
              <w:ind w:left="0"/>
              <w:jc w:val="both"/>
              <w:rPr>
                <w:sz w:val="22"/>
                <w:szCs w:val="22"/>
              </w:rPr>
            </w:pPr>
            <w:r xmlns:w="http://schemas.openxmlformats.org/wordprocessingml/2006/main">
              <w:rPr>
                <w:sz w:val="22"/>
                <w:szCs w:val="22"/>
              </w:rPr>
              <w:t xml:space="preserve">01GTKT0/001</w:t>
            </w:r>
          </w:p>
          <w:p>
            <w:pPr xmlns:w="http://schemas.openxmlformats.org/wordprocessingml/2006/main">
              <w:spacing w:before="0"/>
              <w:ind w:left="0"/>
              <w:jc w:val="both"/>
              <w:rPr>
                <w:sz w:val="22"/>
                <w:szCs w:val="22"/>
              </w:rPr>
            </w:pPr>
            <w:r xmlns:w="http://schemas.openxmlformats.org/wordprocessingml/2006/main">
              <w:rPr>
                <w:sz w:val="22"/>
                <w:szCs w:val="22"/>
              </w:rPr>
              <w:t xml:space="preserve">1/001</w:t>
            </w:r>
          </w:p>
        </w:tc>
      </w:tr>
      <w:tr>
        <w:trPr>
          <w:jc w:val="center"/>
        </w:trPr>
        <w:tc>
          <w:tcPr>
            <w:tcW w:w="194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invoiceNo</w:t>
            </w:r>
          </w:p>
        </w:tc>
        <w:tc>
          <w:tcPr>
            <w:tcW w:w="2488"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15</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635"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Is the invoice symbol combined with the invoice number</w:t>
            </w:r>
          </w:p>
          <w:p>
            <w:pPr xmlns:w="http://schemas.openxmlformats.org/wordprocessingml/2006/main">
              <w:spacing w:before="0"/>
              <w:ind w:left="41"/>
              <w:jc w:val="both"/>
              <w:rPr>
                <w:sz w:val="22"/>
                <w:szCs w:val="22"/>
              </w:rPr>
            </w:pPr>
            <w:r xmlns:w="http://schemas.openxmlformats.org/wordprocessingml/2006/main">
              <w:rPr>
                <w:sz w:val="22"/>
                <w:szCs w:val="22"/>
              </w:rPr>
              <w:t xml:space="preserve">Example: AA/20E0000001 or K22THY112</w:t>
            </w:r>
          </w:p>
          <w:p>
            <w:pPr>
              <w:spacing w:before="0"/>
              <w:ind w:left="0"/>
              <w:jc w:val="both"/>
              <w:rPr>
                <w:sz w:val="22"/>
                <w:szCs w:val="22"/>
              </w:rPr>
            </w:pPr>
          </w:p>
        </w:tc>
      </w:tr>
      <w:tr>
        <w:trPr>
          <w:jc w:val="center"/>
        </w:trPr>
        <w:tc>
          <w:tcPr>
            <w:tcW w:w="194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strIssueDate</w:t>
            </w:r>
          </w:p>
        </w:tc>
        <w:tc>
          <w:tcPr>
            <w:tcW w:w="2488"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Long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lang w:val="en"/>
              </w:rPr>
            </w:pPr>
            <w:r xmlns:w="http://schemas.openxmlformats.org/wordprocessingml/2006/main">
              <w:rPr>
                <w:sz w:val="22"/>
                <w:szCs w:val="22"/>
              </w:rPr>
              <w:t xml:space="preserve">Format: </w:t>
            </w:r>
            <w:r xmlns:w="http://schemas.openxmlformats.org/wordprocessingml/2006/main">
              <w:rPr>
                <w:sz w:val="22"/>
                <w:szCs w:val="22"/>
                <w:lang w:val="en"/>
              </w:rPr>
              <w:t xml:space="preserve">Standard 5.1</w:t>
            </w:r>
          </w:p>
        </w:tc>
        <w:tc>
          <w:tcPr>
            <w:tcW w:w="4635"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Invoice date</w:t>
            </w:r>
          </w:p>
          <w:p>
            <w:pPr>
              <w:spacing w:before="0"/>
              <w:ind w:left="0"/>
              <w:jc w:val="both"/>
              <w:rPr>
                <w:sz w:val="22"/>
                <w:szCs w:val="22"/>
              </w:rPr>
            </w:pPr>
          </w:p>
        </w:tc>
      </w:tr>
      <w:tr>
        <w:trPr>
          <w:jc w:val="center"/>
        </w:trPr>
        <w:tc>
          <w:tcPr>
            <w:tcW w:w="194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reason. reason</w:t>
            </w:r>
          </w:p>
        </w:tc>
        <w:tc>
          <w:tcPr>
            <w:tcW w:w="2488"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w:t>
            </w:r>
            <w:r xmlns:w="http://schemas.openxmlformats.org/wordprocessingml/2006/main">
              <w:rPr>
                <w:sz w:val="22"/>
                <w:szCs w:val="22"/>
                <w:lang w:val="vi-VN"/>
              </w:rPr>
              <w:t xml:space="preserve"> </w:t>
            </w:r>
            <w:r xmlns:w="http://schemas.openxmlformats.org/wordprocessingml/2006/main">
              <w:rPr>
                <w:sz w:val="22"/>
                <w:szCs w:val="22"/>
              </w:rPr>
              <w:t xml:space="preserve">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255</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635" w:type="dxa"/>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Explanatory content of the invoice</w:t>
            </w:r>
          </w:p>
          <w:p>
            <w:pPr xmlns:w="http://schemas.openxmlformats.org/wordprocessingml/2006/main">
              <w:spacing w:before="0"/>
              <w:ind w:left="41"/>
              <w:jc w:val="both"/>
              <w:rPr>
                <w:sz w:val="22"/>
                <w:szCs w:val="22"/>
              </w:rPr>
            </w:pPr>
            <w:r xmlns:w="http://schemas.openxmlformats.org/wordprocessingml/2006/main">
              <w:rPr>
                <w:bCs/>
                <w:sz w:val="22"/>
                <w:szCs w:val="22"/>
              </w:rPr>
              <w:t xml:space="preserve">Allows input of up to 255 characters</w:t>
            </w:r>
          </w:p>
        </w:tc>
      </w:tr>
    </w:tbl>
    <w:p>
      <w:pPr xmlns:w="http://schemas.openxmlformats.org/wordprocessingml/2006/main">
        <w:ind w:left="0"/>
        <w:rPr>
          <w:sz w:val="22"/>
          <w:szCs w:val="22"/>
        </w:rPr>
      </w:pPr>
      <w:r xmlns:w="http://schemas.openxmlformats.org/wordprocessingml/2006/main">
        <w:rPr>
          <w:sz w:val="22"/>
          <w:szCs w:val="22"/>
        </w:rPr>
        <w:t xml:space="preserve">For example:</w:t>
      </w:r>
    </w:p>
    <w:p>
      <w:pPr xmlns:w="http://schemas.openxmlformats.org/wordprocessingml/2006/main">
        <w:shd w:val="clear" w:color="auto" w:fill="DEEAF6"/>
        <w:ind w:left="0"/>
        <w:rPr>
          <w:sz w:val="22"/>
          <w:szCs w:val="22"/>
        </w:rPr>
      </w:pPr>
      <w:r xmlns:w="http://schemas.openxmlformats.org/wordprocessingml/2006/main">
        <w:rPr>
          <w:sz w:val="22"/>
          <w:szCs w:val="22"/>
        </w:rPr>
        <w:t xml:space="preserve">{</w:t>
      </w:r>
    </w:p>
    <w:p>
      <w:pPr xmlns:w="http://schemas.openxmlformats.org/wordprocessingml/2006/main">
        <w:shd w:val="clear" w:color="auto" w:fill="DEEAF6"/>
        <w:ind w:left="0"/>
        <w:rPr>
          <w:sz w:val="22"/>
          <w:szCs w:val="22"/>
        </w:rPr>
      </w:pPr>
      <w:r xmlns:w="http://schemas.openxmlformats.org/wordprocessingml/2006/main">
        <w:rPr>
          <w:sz w:val="22"/>
          <w:szCs w:val="22"/>
        </w:rPr>
        <w:t xml:space="preserve">"supplierTaxCode": "0100109106-710",</w:t>
      </w:r>
    </w:p>
    <w:p>
      <w:pPr xmlns:w="http://schemas.openxmlformats.org/wordprocessingml/2006/main">
        <w:shd w:val="clear" w:color="auto" w:fill="DEEAF6"/>
        <w:ind w:left="0"/>
        <w:rPr>
          <w:sz w:val="22"/>
          <w:szCs w:val="22"/>
        </w:rPr>
      </w:pPr>
      <w:r xmlns:w="http://schemas.openxmlformats.org/wordprocessingml/2006/main">
        <w:rPr>
          <w:sz w:val="22"/>
          <w:szCs w:val="22"/>
        </w:rPr>
        <w:t xml:space="preserve">"templateCode": "5/036",</w:t>
      </w:r>
    </w:p>
    <w:p>
      <w:pPr xmlns:w="http://schemas.openxmlformats.org/wordprocessingml/2006/main">
        <w:shd w:val="clear" w:color="auto" w:fill="DEEAF6"/>
        <w:ind w:left="0"/>
        <w:rPr>
          <w:sz w:val="22"/>
          <w:szCs w:val="22"/>
        </w:rPr>
      </w:pPr>
      <w:r xmlns:w="http://schemas.openxmlformats.org/wordprocessingml/2006/main">
        <w:rPr>
          <w:sz w:val="22"/>
          <w:szCs w:val="22"/>
        </w:rPr>
        <w:t xml:space="preserve">"invoiceNo": "C22MTY1",</w:t>
      </w:r>
    </w:p>
    <w:p>
      <w:pPr xmlns:w="http://schemas.openxmlformats.org/wordprocessingml/2006/main">
        <w:shd w:val="clear" w:color="auto" w:fill="DEEAF6"/>
        <w:ind w:left="0"/>
        <w:rPr>
          <w:sz w:val="22"/>
          <w:szCs w:val="22"/>
        </w:rPr>
      </w:pPr>
      <w:r xmlns:w="http://schemas.openxmlformats.org/wordprocessingml/2006/main">
        <w:rPr>
          <w:sz w:val="22"/>
          <w:szCs w:val="22"/>
        </w:rPr>
        <w:t xml:space="preserve">"strIssueDate": 1666084951000,</w:t>
      </w:r>
    </w:p>
    <w:p>
      <w:pPr xmlns:w="http://schemas.openxmlformats.org/wordprocessingml/2006/main">
        <w:shd w:val="clear" w:color="auto" w:fill="DEEAF6"/>
        <w:ind w:left="0"/>
        <w:rPr>
          <w:sz w:val="22"/>
          <w:szCs w:val="22"/>
        </w:rPr>
      </w:pPr>
      <w:r xmlns:w="http://schemas.openxmlformats.org/wordprocessingml/2006/main">
        <w:rPr>
          <w:sz w:val="22"/>
          <w:szCs w:val="22"/>
        </w:rPr>
        <w:t xml:space="preserve">"reason": "ok"</w:t>
      </w:r>
    </w:p>
    <w:p>
      <w:pPr xmlns:w="http://schemas.openxmlformats.org/wordprocessingml/2006/main">
        <w:shd w:val="clear" w:color="auto" w:fill="DEEAF6"/>
        <w:ind w:left="0"/>
        <w:rPr>
          <w:b/>
          <w:bCs/>
          <w:sz w:val="22"/>
          <w:szCs w:val="22"/>
        </w:rPr>
      </w:pPr>
      <w:r xmlns:w="http://schemas.openxmlformats.org/wordprocessingml/2006/main">
        <w:rPr>
          <w:sz w:val="22"/>
          <w:szCs w:val="22"/>
        </w:rPr>
        <w:t xml:space="preserve">}</w:t>
      </w:r>
    </w:p>
    <w:p>
      <w:pPr xmlns:w="http://schemas.openxmlformats.org/wordprocessingml/2006/main">
        <w:ind w:left="0"/>
        <w:rPr>
          <w:sz w:val="22"/>
          <w:szCs w:val="22"/>
        </w:rPr>
      </w:pPr>
      <w:r xmlns:w="http://schemas.openxmlformats.org/wordprocessingml/2006/main">
        <w:rPr>
          <w:b/>
          <w:bCs/>
          <w:sz w:val="22"/>
          <w:szCs w:val="22"/>
        </w:rPr>
        <w:t xml:space="preserve">Output </w:t>
      </w:r>
      <w:r xmlns:w="http://schemas.openxmlformats.org/wordprocessingml/2006/main">
        <w:rPr>
          <w:sz w:val="22"/>
          <w:szCs w:val="22"/>
        </w:rPr>
        <w:t xml:space="preserve">:</w:t>
      </w:r>
    </w:p>
    <w:tbl>
      <w:tblPr>
        <w:tblStyle w:val="14"/>
        <w:tblW w:w="8784" w:type="dxa"/>
        <w:tblInd w:w="11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9"/>
        <w:gridCol w:w="6035"/>
      </w:tblGrid>
      <w:tr>
        <w:tc>
          <w:tcPr>
            <w:tcW w:w="2749"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School's name</w:t>
            </w:r>
          </w:p>
        </w:tc>
        <w:tc>
          <w:tcPr>
            <w:tcW w:w="6035"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Describe</w:t>
            </w:r>
          </w:p>
        </w:tc>
      </w:tr>
      <w:tr>
        <w:tc>
          <w:tcPr>
            <w:tcW w:w="2749"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errorCode</w:t>
            </w:r>
          </w:p>
        </w:tc>
        <w:tc>
          <w:tcPr>
            <w:tcW w:w="6035"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NULL in case of successful exposition</w:t>
            </w:r>
          </w:p>
        </w:tc>
      </w:tr>
      <w:tr>
        <w:tc>
          <w:tcPr>
            <w:tcW w:w="2749"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description</w:t>
            </w:r>
          </w:p>
        </w:tc>
        <w:tc>
          <w:tcPr>
            <w:tcW w:w="6035"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Notification in case of successful explanation</w:t>
            </w:r>
          </w:p>
        </w:tc>
      </w:tr>
      <w:tr>
        <w:tc>
          <w:tcPr>
            <w:tcW w:w="2749"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code</w:t>
            </w:r>
          </w:p>
        </w:tc>
        <w:tc>
          <w:tcPr>
            <w:tcW w:w="6035"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 code (in case of error)</w:t>
            </w:r>
          </w:p>
        </w:tc>
      </w:tr>
      <w:tr>
        <w:tc>
          <w:tcPr>
            <w:tcW w:w="2749"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message</w:t>
            </w:r>
          </w:p>
        </w:tc>
        <w:tc>
          <w:tcPr>
            <w:tcW w:w="6035"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 code (in case of error)</w:t>
            </w:r>
          </w:p>
        </w:tc>
      </w:tr>
      <w:tr>
        <w:tc>
          <w:tcPr>
            <w:tcW w:w="2749"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data</w:t>
            </w:r>
          </w:p>
        </w:tc>
        <w:tc>
          <w:tcPr>
            <w:tcW w:w="6035"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 description (in case of error)</w:t>
            </w:r>
          </w:p>
        </w:tc>
      </w:tr>
    </w:tbl>
    <w:p>
      <w:pPr xmlns:w="http://schemas.openxmlformats.org/wordprocessingml/2006/main">
        <w:ind w:left="0"/>
        <w:rPr>
          <w:sz w:val="22"/>
          <w:szCs w:val="22"/>
        </w:rPr>
      </w:pPr>
      <w:r xmlns:w="http://schemas.openxmlformats.org/wordprocessingml/2006/main">
        <w:rPr>
          <w:sz w:val="22"/>
          <w:szCs w:val="22"/>
        </w:rPr>
        <w:t xml:space="preserve">Successful case example:</w:t>
      </w:r>
    </w:p>
    <w:p>
      <w:pPr xmlns:w="http://schemas.openxmlformats.org/wordprocessingml/2006/main">
        <w:shd w:val="clear" w:color="auto" w:fill="DEEAF6"/>
        <w:ind w:left="0"/>
        <w:rPr>
          <w:sz w:val="22"/>
          <w:szCs w:val="22"/>
        </w:rPr>
      </w:pPr>
      <w:r xmlns:w="http://schemas.openxmlformats.org/wordprocessingml/2006/main">
        <w:rPr>
          <w:sz w:val="22"/>
          <w:szCs w:val="22"/>
        </w:rPr>
        <w:t xml:space="preserve">{</w:t>
      </w:r>
    </w:p>
    <w:p>
      <w:pPr xmlns:w="http://schemas.openxmlformats.org/wordprocessingml/2006/main">
        <w:shd w:val="clear" w:color="auto" w:fill="DEEAF6"/>
        <w:ind w:left="0"/>
        <w:rPr>
          <w:sz w:val="22"/>
          <w:szCs w:val="22"/>
        </w:rPr>
      </w:pPr>
      <w:r xmlns:w="http://schemas.openxmlformats.org/wordprocessingml/2006/main">
        <w:rPr>
          <w:sz w:val="22"/>
          <w:szCs w:val="22"/>
        </w:rPr>
        <w:t xml:space="preserve">"errorCode": null,</w:t>
      </w:r>
    </w:p>
    <w:p>
      <w:pPr xmlns:w="http://schemas.openxmlformats.org/wordprocessingml/2006/main">
        <w:shd w:val="clear" w:color="auto" w:fill="DEEAF6"/>
        <w:ind w:left="0"/>
        <w:rPr>
          <w:sz w:val="22"/>
          <w:szCs w:val="22"/>
        </w:rPr>
      </w:pPr>
      <w:r xmlns:w="http://schemas.openxmlformats.org/wordprocessingml/2006/main">
        <w:rPr>
          <w:sz w:val="22"/>
          <w:szCs w:val="22"/>
        </w:rPr>
        <w:t xml:space="preserve">"description": "SUCCESSFUL INVOICE EXPLANATION!"</w:t>
      </w:r>
    </w:p>
    <w:p>
      <w:pPr xmlns:w="http://schemas.openxmlformats.org/wordprocessingml/2006/main">
        <w:shd w:val="clear" w:color="auto" w:fill="DEEAF6"/>
        <w:ind w:left="0"/>
        <w:rPr>
          <w:sz w:val="22"/>
          <w:szCs w:val="22"/>
        </w:rPr>
      </w:pPr>
      <w:r xmlns:w="http://schemas.openxmlformats.org/wordprocessingml/2006/main">
        <w:rPr>
          <w:sz w:val="22"/>
          <w:szCs w:val="22"/>
        </w:rPr>
        <w:t xml:space="preserve">}</w:t>
      </w:r>
    </w:p>
    <w:p>
      <w:pPr xmlns:w="http://schemas.openxmlformats.org/wordprocessingml/2006/main">
        <w:ind w:left="0"/>
        <w:rPr>
          <w:sz w:val="22"/>
          <w:szCs w:val="22"/>
        </w:rPr>
      </w:pPr>
      <w:r xmlns:w="http://schemas.openxmlformats.org/wordprocessingml/2006/main">
        <w:rPr>
          <w:sz w:val="22"/>
          <w:szCs w:val="22"/>
        </w:rPr>
        <w:t xml:space="preserve">Error case example:</w:t>
      </w:r>
    </w:p>
    <w:p>
      <w:pPr xmlns:w="http://schemas.openxmlformats.org/wordprocessingml/2006/main">
        <w:shd w:val="clear" w:color="auto" w:fill="DEEAF6"/>
        <w:ind w:left="0"/>
        <w:rPr>
          <w:sz w:val="22"/>
          <w:szCs w:val="22"/>
        </w:rPr>
      </w:pPr>
      <w:r xmlns:w="http://schemas.openxmlformats.org/wordprocessingml/2006/main">
        <w:rPr>
          <w:sz w:val="22"/>
          <w:szCs w:val="22"/>
        </w:rPr>
        <w:t xml:space="preserve">{</w:t>
      </w:r>
    </w:p>
    <w:p>
      <w:pPr xmlns:w="http://schemas.openxmlformats.org/wordprocessingml/2006/main">
        <w:shd w:val="clear" w:color="auto" w:fill="DEEAF6"/>
        <w:ind w:left="0"/>
        <w:rPr>
          <w:sz w:val="22"/>
          <w:szCs w:val="22"/>
        </w:rPr>
      </w:pPr>
      <w:r xmlns:w="http://schemas.openxmlformats.org/wordprocessingml/2006/main">
        <w:rPr>
          <w:sz w:val="22"/>
          <w:szCs w:val="22"/>
        </w:rPr>
        <w:t xml:space="preserve">"code": 400,</w:t>
      </w:r>
    </w:p>
    <w:p>
      <w:pPr xmlns:w="http://schemas.openxmlformats.org/wordprocessingml/2006/main">
        <w:shd w:val="clear" w:color="auto" w:fill="DEEAF6"/>
        <w:ind w:left="0"/>
        <w:rPr>
          <w:sz w:val="22"/>
          <w:szCs w:val="22"/>
        </w:rPr>
      </w:pPr>
      <w:r xmlns:w="http://schemas.openxmlformats.org/wordprocessingml/2006/main">
        <w:rPr>
          <w:sz w:val="22"/>
          <w:szCs w:val="22"/>
        </w:rPr>
        <w:t xml:space="preserve">"message": "INVOICE_STATUS_INVALID",</w:t>
      </w:r>
    </w:p>
    <w:p>
      <w:pPr xmlns:w="http://schemas.openxmlformats.org/wordprocessingml/2006/main">
        <w:shd w:val="clear" w:color="auto" w:fill="DEEAF6"/>
        <w:ind w:left="0"/>
        <w:rPr>
          <w:sz w:val="22"/>
          <w:szCs w:val="22"/>
        </w:rPr>
      </w:pPr>
      <w:r xmlns:w="http://schemas.openxmlformats.org/wordprocessingml/2006/main">
        <w:rPr>
          <w:sz w:val="22"/>
          <w:szCs w:val="22"/>
        </w:rPr>
        <w:t xml:space="preserve">"data": "Invalid invoice status"</w:t>
      </w:r>
    </w:p>
    <w:p>
      <w:pPr xmlns:w="http://schemas.openxmlformats.org/wordprocessingml/2006/main">
        <w:shd w:val="clear" w:color="auto" w:fill="DEEAF6"/>
        <w:ind w:left="0"/>
        <w:rPr>
          <w:sz w:val="22"/>
          <w:szCs w:val="22"/>
        </w:rPr>
      </w:pPr>
      <w:r xmlns:w="http://schemas.openxmlformats.org/wordprocessingml/2006/main">
        <w:rPr>
          <w:sz w:val="22"/>
          <w:szCs w:val="22"/>
        </w:rPr>
        <w:t xml:space="preserve">}</w:t>
      </w:r>
    </w:p>
    <w:p>
      <w:pPr xmlns:w="http://schemas.openxmlformats.org/wordprocessingml/2006/main">
        <w:pStyle w:val="3"/>
        <w:numPr>
          <w:ilvl w:val="0"/>
          <w:numId w:val="0"/>
        </w:numPr>
        <w:tabs>
          <w:tab w:val="clear" w:pos="2278"/>
        </w:tabs>
        <w:rPr>
          <w:rFonts w:ascii="Times New Roman" w:hAnsi="Times New Roman"/>
          <w:sz w:val="22"/>
          <w:szCs w:val="22"/>
        </w:rPr>
      </w:pPr>
      <w:r xmlns:w="http://schemas.openxmlformats.org/wordprocessingml/2006/main">
        <w:rPr>
          <w:rFonts w:ascii="Times New Roman" w:hAnsi="Times New Roman"/>
          <w:sz w:val="22"/>
          <w:szCs w:val="22"/>
        </w:rPr>
        <w:t xml:space="preserve">7.27 Get a list of sample and invoice symbols according to tax code (POS machine)</w:t>
      </w:r>
    </w:p>
    <w:p>
      <w:pPr xmlns:w="http://schemas.openxmlformats.org/wordprocessingml/2006/main">
        <w:rPr>
          <w:sz w:val="22"/>
          <w:szCs w:val="22"/>
        </w:rPr>
      </w:pPr>
      <w:r xmlns:w="http://schemas.openxmlformats.org/wordprocessingml/2006/main">
        <w:rPr>
          <w:sz w:val="22"/>
          <w:szCs w:val="22"/>
        </w:rPr>
        <w:t xml:space="preserve">- This request implements a new API that allows users of the integrated system to get a list of samples and invoice symbols of a given tax code on the POS machine.</w:t>
      </w:r>
    </w:p>
    <w:p>
      <w:pPr xmlns:w="http://schemas.openxmlformats.org/wordprocessingml/2006/main">
        <w:rPr>
          <w:sz w:val="22"/>
          <w:szCs w:val="22"/>
        </w:rPr>
      </w:pPr>
      <w:r xmlns:w="http://schemas.openxmlformats.org/wordprocessingml/2006/main">
        <w:rPr>
          <w:sz w:val="22"/>
          <w:szCs w:val="22"/>
        </w:rPr>
        <w:t xml:space="preserve">- API path: /InvoiceAPI/InvoiceUtilsWS/getInvoiceTemplates</w:t>
      </w:r>
    </w:p>
    <w:p>
      <w:pPr xmlns:w="http://schemas.openxmlformats.org/wordprocessingml/2006/main">
        <w:rPr>
          <w:sz w:val="22"/>
          <w:szCs w:val="22"/>
        </w:rPr>
      </w:pPr>
      <w:r xmlns:w="http://schemas.openxmlformats.org/wordprocessingml/2006/main">
        <w:rPr>
          <w:b/>
          <w:bCs/>
          <w:sz w:val="22"/>
          <w:szCs w:val="22"/>
        </w:rPr>
        <w:t xml:space="preserve">Input </w:t>
      </w:r>
      <w:r xmlns:w="http://schemas.openxmlformats.org/wordprocessingml/2006/main">
        <w:rPr>
          <w:sz w:val="22"/>
          <w:szCs w:val="22"/>
        </w:rPr>
        <w:t xml:space="preserve">:</w:t>
      </w:r>
    </w:p>
    <w:tbl>
      <w:tblPr>
        <w:tblStyle w:val="14"/>
        <w:tblW w:w="99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7"/>
        <w:gridCol w:w="2219"/>
        <w:gridCol w:w="5364"/>
      </w:tblGrid>
      <w:tr>
        <w:trPr>
          <w:trHeight w:val="395" w:hRule="atLeast"/>
        </w:trPr>
        <w:tc>
          <w:tcPr>
            <w:tcW w:w="2317" w:type="dxa"/>
            <w:shd w:val="clear" w:color="auto" w:fill="D9D9D9"/>
            <w:noWrap w:val="0"/>
            <w:vAlign w:val="top"/>
          </w:tcPr>
          <w:p>
            <w:pPr xmlns:w="http://schemas.openxmlformats.org/wordprocessingml/2006/main">
              <w:jc w:val="both"/>
              <w:rPr>
                <w:b/>
                <w:sz w:val="22"/>
                <w:szCs w:val="22"/>
              </w:rPr>
            </w:pPr>
            <w:r xmlns:w="http://schemas.openxmlformats.org/wordprocessingml/2006/main">
              <w:rPr>
                <w:b/>
                <w:sz w:val="22"/>
                <w:szCs w:val="22"/>
              </w:rPr>
              <w:t xml:space="preserve">School's name</w:t>
            </w:r>
          </w:p>
        </w:tc>
        <w:tc>
          <w:tcPr>
            <w:tcW w:w="2219" w:type="dxa"/>
            <w:shd w:val="clear" w:color="auto" w:fill="D9D9D9"/>
            <w:noWrap w:val="0"/>
            <w:vAlign w:val="top"/>
          </w:tcPr>
          <w:p>
            <w:pPr xmlns:w="http://schemas.openxmlformats.org/wordprocessingml/2006/main">
              <w:jc w:val="both"/>
              <w:rPr>
                <w:b/>
                <w:sz w:val="22"/>
                <w:szCs w:val="22"/>
              </w:rPr>
            </w:pPr>
            <w:r xmlns:w="http://schemas.openxmlformats.org/wordprocessingml/2006/main">
              <w:rPr>
                <w:b/>
                <w:sz w:val="22"/>
                <w:szCs w:val="22"/>
              </w:rPr>
              <w:t xml:space="preserve">Datatypes</w:t>
            </w:r>
          </w:p>
        </w:tc>
        <w:tc>
          <w:tcPr>
            <w:tcW w:w="5364" w:type="dxa"/>
            <w:shd w:val="clear" w:color="auto" w:fill="D9D9D9"/>
            <w:noWrap w:val="0"/>
            <w:vAlign w:val="top"/>
          </w:tcPr>
          <w:p>
            <w:pPr xmlns:w="http://schemas.openxmlformats.org/wordprocessingml/2006/main">
              <w:jc w:val="both"/>
              <w:rPr>
                <w:b/>
                <w:sz w:val="22"/>
                <w:szCs w:val="22"/>
              </w:rPr>
            </w:pPr>
            <w:r xmlns:w="http://schemas.openxmlformats.org/wordprocessingml/2006/main">
              <w:rPr>
                <w:b/>
                <w:sz w:val="22"/>
                <w:szCs w:val="22"/>
              </w:rPr>
              <w:t xml:space="preserve">Describe</w:t>
            </w:r>
          </w:p>
        </w:tc>
      </w:tr>
      <w:tr>
        <w:tc>
          <w:tcPr>
            <w:tcW w:w="231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taxCode</w:t>
            </w:r>
          </w:p>
        </w:tc>
        <w:tc>
          <w:tcPr>
            <w:tcW w:w="2219"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N/A</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Corporate tax code</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Validate rules as the current system status</w:t>
            </w:r>
          </w:p>
        </w:tc>
      </w:tr>
      <w:tr>
        <w:tc>
          <w:tcPr>
            <w:tcW w:w="231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invoiceType</w:t>
            </w:r>
          </w:p>
        </w:tc>
        <w:tc>
          <w:tcPr>
            <w:tcW w:w="2219"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N/A</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Bills</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Includes the values 1, 2, 3, 4, 5, 6</w:t>
            </w:r>
          </w:p>
        </w:tc>
      </w:tr>
    </w:tbl>
    <w:p>
      <w:pPr xmlns:w="http://schemas.openxmlformats.org/wordprocessingml/2006/main">
        <w:ind w:left="0"/>
        <w:rPr>
          <w:b/>
          <w:bCs/>
          <w:sz w:val="22"/>
          <w:szCs w:val="22"/>
        </w:rPr>
      </w:pPr>
      <w:r xmlns:w="http://schemas.openxmlformats.org/wordprocessingml/2006/main">
        <w:rPr>
          <w:b/>
          <w:bCs/>
          <w:sz w:val="22"/>
          <w:szCs w:val="22"/>
        </w:rPr>
        <w:t xml:space="preserve">For example:</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"taxCode": "0100109106-710",</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"invoiceType": "5"</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w:t>
      </w:r>
    </w:p>
    <w:p>
      <w:pPr xmlns:w="http://schemas.openxmlformats.org/wordprocessingml/2006/main">
        <w:rPr>
          <w:sz w:val="22"/>
          <w:szCs w:val="22"/>
        </w:rPr>
      </w:pPr>
      <w:r xmlns:w="http://schemas.openxmlformats.org/wordprocessingml/2006/main">
        <w:rPr>
          <w:b/>
          <w:bCs/>
          <w:sz w:val="22"/>
          <w:szCs w:val="22"/>
        </w:rPr>
        <w:t xml:space="preserve">Output </w:t>
      </w:r>
      <w:r xmlns:w="http://schemas.openxmlformats.org/wordprocessingml/2006/main">
        <w:rPr>
          <w:sz w:val="22"/>
          <w:szCs w:val="22"/>
        </w:rPr>
        <w:t xml:space="preserve">:</w:t>
      </w:r>
    </w:p>
    <w:tbl>
      <w:tblPr>
        <w:tblStyle w:val="14"/>
        <w:tblW w:w="9998"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3217"/>
        <w:gridCol w:w="5364"/>
      </w:tblGrid>
      <w:tr>
        <w:trPr>
          <w:trHeight w:val="395" w:hRule="atLeast"/>
        </w:trPr>
        <w:tc>
          <w:tcPr>
            <w:tcW w:w="1417" w:type="dxa"/>
            <w:shd w:val="clear" w:color="auto" w:fill="D9D9D9"/>
            <w:noWrap w:val="0"/>
            <w:vAlign w:val="top"/>
          </w:tcPr>
          <w:p>
            <w:pPr xmlns:w="http://schemas.openxmlformats.org/wordprocessingml/2006/main">
              <w:jc w:val="both"/>
              <w:rPr>
                <w:b/>
                <w:sz w:val="22"/>
                <w:szCs w:val="22"/>
              </w:rPr>
            </w:pPr>
            <w:r xmlns:w="http://schemas.openxmlformats.org/wordprocessingml/2006/main">
              <w:rPr>
                <w:b/>
                <w:sz w:val="22"/>
                <w:szCs w:val="22"/>
              </w:rPr>
              <w:t xml:space="preserve">STT</w:t>
            </w:r>
          </w:p>
        </w:tc>
        <w:tc>
          <w:tcPr>
            <w:tcW w:w="3217" w:type="dxa"/>
            <w:shd w:val="clear" w:color="auto" w:fill="D9D9D9"/>
            <w:noWrap w:val="0"/>
            <w:vAlign w:val="top"/>
          </w:tcPr>
          <w:p>
            <w:pPr xmlns:w="http://schemas.openxmlformats.org/wordprocessingml/2006/main">
              <w:jc w:val="both"/>
              <w:rPr>
                <w:b/>
                <w:sz w:val="22"/>
                <w:szCs w:val="22"/>
              </w:rPr>
            </w:pPr>
            <w:r xmlns:w="http://schemas.openxmlformats.org/wordprocessingml/2006/main">
              <w:rPr>
                <w:b/>
                <w:sz w:val="22"/>
                <w:szCs w:val="22"/>
              </w:rPr>
              <w:t xml:space="preserve">School's name</w:t>
            </w:r>
          </w:p>
        </w:tc>
        <w:tc>
          <w:tcPr>
            <w:tcW w:w="5364" w:type="dxa"/>
            <w:shd w:val="clear" w:color="auto" w:fill="D9D9D9"/>
            <w:noWrap w:val="0"/>
            <w:vAlign w:val="top"/>
          </w:tcPr>
          <w:p>
            <w:pPr xmlns:w="http://schemas.openxmlformats.org/wordprocessingml/2006/main">
              <w:jc w:val="both"/>
              <w:rPr>
                <w:b/>
                <w:sz w:val="22"/>
                <w:szCs w:val="22"/>
              </w:rPr>
            </w:pPr>
            <w:r xmlns:w="http://schemas.openxmlformats.org/wordprocessingml/2006/main">
              <w:rPr>
                <w:b/>
                <w:sz w:val="22"/>
                <w:szCs w:val="22"/>
              </w:rPr>
              <w:t xml:space="preserve">Describe</w:t>
            </w:r>
          </w:p>
        </w:tc>
      </w:tr>
      <w:tr>
        <w:tc>
          <w:tcPr>
            <w:tcW w:w="1417" w:type="dxa"/>
            <w:noWrap w:val="0"/>
            <w:vAlign w:val="top"/>
          </w:tcPr>
          <w:p>
            <w:pPr>
              <w:pStyle w:val="19"/>
              <w:widowControl w:val="0"/>
              <w:numPr>
                <w:ilvl w:val="0"/>
                <w:numId w:val="17"/>
              </w:numPr>
              <w:spacing w:line="360" w:lineRule="auto"/>
              <w:contextualSpacing/>
              <w:jc w:val="both"/>
              <w:rPr>
                <w:rFonts w:ascii="Times New Roman" w:hAnsi="Times New Roman"/>
              </w:rPr>
            </w:pPr>
          </w:p>
        </w:tc>
        <w:tc>
          <w:tcPr>
            <w:tcW w:w="321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errorcode</w:t>
            </w:r>
          </w:p>
        </w:tc>
        <w:tc>
          <w:tcPr>
            <w:tcW w:w="5364" w:type="dxa"/>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Error code</w:t>
            </w:r>
          </w:p>
        </w:tc>
      </w:tr>
      <w:tr>
        <w:tc>
          <w:tcPr>
            <w:tcW w:w="1417" w:type="dxa"/>
            <w:noWrap w:val="0"/>
            <w:vAlign w:val="top"/>
          </w:tcPr>
          <w:p>
            <w:pPr>
              <w:pStyle w:val="19"/>
              <w:widowControl w:val="0"/>
              <w:numPr>
                <w:ilvl w:val="0"/>
                <w:numId w:val="17"/>
              </w:numPr>
              <w:spacing w:line="360" w:lineRule="auto"/>
              <w:contextualSpacing/>
              <w:jc w:val="both"/>
              <w:rPr>
                <w:rFonts w:ascii="Times New Roman" w:hAnsi="Times New Roman"/>
              </w:rPr>
            </w:pPr>
          </w:p>
        </w:tc>
        <w:tc>
          <w:tcPr>
            <w:tcW w:w="321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description</w:t>
            </w:r>
          </w:p>
        </w:tc>
        <w:tc>
          <w:tcPr>
            <w:tcW w:w="5364" w:type="dxa"/>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Error description</w:t>
            </w:r>
          </w:p>
        </w:tc>
      </w:tr>
      <w:tr>
        <w:tc>
          <w:tcPr>
            <w:tcW w:w="1417" w:type="dxa"/>
            <w:noWrap w:val="0"/>
            <w:vAlign w:val="top"/>
          </w:tcPr>
          <w:p>
            <w:pPr>
              <w:pStyle w:val="19"/>
              <w:widowControl w:val="0"/>
              <w:numPr>
                <w:ilvl w:val="0"/>
                <w:numId w:val="17"/>
              </w:numPr>
              <w:spacing w:line="360" w:lineRule="auto"/>
              <w:contextualSpacing/>
              <w:jc w:val="both"/>
              <w:rPr>
                <w:rFonts w:ascii="Times New Roman" w:hAnsi="Times New Roman"/>
              </w:rPr>
            </w:pPr>
          </w:p>
        </w:tc>
        <w:tc>
          <w:tcPr>
            <w:tcW w:w="321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totalRows</w:t>
            </w:r>
          </w:p>
        </w:tc>
        <w:tc>
          <w:tcPr>
            <w:tcW w:w="5364" w:type="dxa"/>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Total number of result lines found</w:t>
            </w:r>
          </w:p>
        </w:tc>
      </w:tr>
      <w:tr>
        <w:tc>
          <w:tcPr>
            <w:tcW w:w="1417" w:type="dxa"/>
            <w:noWrap w:val="0"/>
            <w:vAlign w:val="top"/>
          </w:tcPr>
          <w:p>
            <w:pPr>
              <w:pStyle w:val="19"/>
              <w:widowControl w:val="0"/>
              <w:numPr>
                <w:ilvl w:val="0"/>
                <w:numId w:val="17"/>
              </w:numPr>
              <w:spacing w:line="360" w:lineRule="auto"/>
              <w:contextualSpacing/>
              <w:jc w:val="both"/>
              <w:rPr>
                <w:rFonts w:ascii="Times New Roman" w:hAnsi="Times New Roman"/>
              </w:rPr>
            </w:pPr>
          </w:p>
        </w:tc>
        <w:tc>
          <w:tcPr>
            <w:tcW w:w="321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template</w:t>
            </w:r>
          </w:p>
        </w:tc>
        <w:tc>
          <w:tcPr>
            <w:tcW w:w="5364" w:type="dxa"/>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NA</w:t>
            </w:r>
          </w:p>
        </w:tc>
      </w:tr>
      <w:tr>
        <w:tc>
          <w:tcPr>
            <w:tcW w:w="1417" w:type="dxa"/>
            <w:noWrap w:val="0"/>
            <w:vAlign w:val="top"/>
          </w:tcPr>
          <w:p>
            <w:pPr>
              <w:pStyle w:val="19"/>
              <w:widowControl w:val="0"/>
              <w:numPr>
                <w:ilvl w:val="0"/>
                <w:numId w:val="17"/>
              </w:numPr>
              <w:spacing w:line="360" w:lineRule="auto"/>
              <w:contextualSpacing/>
              <w:jc w:val="both"/>
              <w:rPr>
                <w:rFonts w:ascii="Times New Roman" w:hAnsi="Times New Roman"/>
              </w:rPr>
            </w:pPr>
          </w:p>
        </w:tc>
        <w:tc>
          <w:tcPr>
            <w:tcW w:w="321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templateCode</w:t>
            </w:r>
          </w:p>
        </w:tc>
        <w:tc>
          <w:tcPr>
            <w:tcW w:w="5364" w:type="dxa"/>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Invoice form</w:t>
            </w:r>
          </w:p>
        </w:tc>
      </w:tr>
      <w:tr>
        <w:tc>
          <w:tcPr>
            <w:tcW w:w="1417" w:type="dxa"/>
            <w:noWrap w:val="0"/>
            <w:vAlign w:val="top"/>
          </w:tcPr>
          <w:p>
            <w:pPr>
              <w:pStyle w:val="19"/>
              <w:widowControl w:val="0"/>
              <w:numPr>
                <w:ilvl w:val="0"/>
                <w:numId w:val="17"/>
              </w:numPr>
              <w:spacing w:line="360" w:lineRule="auto"/>
              <w:contextualSpacing/>
              <w:jc w:val="both"/>
              <w:rPr>
                <w:rFonts w:ascii="Times New Roman" w:hAnsi="Times New Roman"/>
              </w:rPr>
            </w:pPr>
          </w:p>
        </w:tc>
        <w:tc>
          <w:tcPr>
            <w:tcW w:w="321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invoiceSeri</w:t>
            </w:r>
          </w:p>
        </w:tc>
        <w:tc>
          <w:tcPr>
            <w:tcW w:w="5364" w:type="dxa"/>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Invoice symbol</w:t>
            </w:r>
          </w:p>
        </w:tc>
      </w:tr>
      <w:tr>
        <w:tc>
          <w:tcPr>
            <w:tcW w:w="1417" w:type="dxa"/>
            <w:noWrap w:val="0"/>
            <w:vAlign w:val="top"/>
          </w:tcPr>
          <w:p>
            <w:pPr>
              <w:pStyle w:val="19"/>
              <w:widowControl w:val="0"/>
              <w:numPr>
                <w:ilvl w:val="0"/>
                <w:numId w:val="17"/>
              </w:numPr>
              <w:spacing w:line="360" w:lineRule="auto"/>
              <w:contextualSpacing/>
              <w:jc w:val="both"/>
              <w:rPr>
                <w:rFonts w:ascii="Times New Roman" w:hAnsi="Times New Roman"/>
              </w:rPr>
            </w:pPr>
          </w:p>
        </w:tc>
        <w:tc>
          <w:tcPr>
            <w:tcW w:w="321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originalTemplateCode</w:t>
            </w:r>
          </w:p>
        </w:tc>
        <w:tc>
          <w:tcPr>
            <w:tcW w:w="5364" w:type="dxa"/>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Original invoice form</w:t>
            </w:r>
          </w:p>
        </w:tc>
      </w:tr>
    </w:tbl>
    <w:p>
      <w:pPr xmlns:w="http://schemas.openxmlformats.org/wordprocessingml/2006/main">
        <w:pStyle w:val="3"/>
        <w:numPr>
          <w:ilvl w:val="0"/>
          <w:numId w:val="0"/>
        </w:numPr>
        <w:tabs>
          <w:tab w:val="clear" w:pos="2278"/>
        </w:tabs>
        <w:rPr>
          <w:rFonts w:ascii="Times New Roman" w:hAnsi="Times New Roman"/>
          <w:sz w:val="22"/>
          <w:szCs w:val="22"/>
          <w:lang w:val="vi-VN"/>
        </w:rPr>
      </w:pPr>
      <w:r xmlns:w="http://schemas.openxmlformats.org/wordprocessingml/2006/main">
        <w:rPr>
          <w:rFonts w:ascii="Times New Roman" w:hAnsi="Times New Roman"/>
          <w:sz w:val="22"/>
          <w:szCs w:val="22"/>
        </w:rPr>
        <w:t xml:space="preserve">7.28 Issue an invoice with a secret code </w:t>
      </w:r>
      <w:r xmlns:w="http://schemas.openxmlformats.org/wordprocessingml/2006/main">
        <w:rPr>
          <w:rFonts w:ascii="Times New Roman" w:hAnsi="Times New Roman"/>
          <w:sz w:val="22"/>
          <w:szCs w:val="22"/>
          <w:lang w:val="vi-VN"/>
        </w:rPr>
        <w:t xml:space="preserve">to CTS SERVER</w:t>
      </w:r>
    </w:p>
    <w:p>
      <w:pPr xmlns:w="http://schemas.openxmlformats.org/wordprocessingml/2006/main">
        <w:jc w:val="both"/>
        <w:rPr>
          <w:b/>
          <w:sz w:val="22"/>
          <w:szCs w:val="22"/>
        </w:rPr>
      </w:pPr>
      <w:r xmlns:w="http://schemas.openxmlformats.org/wordprocessingml/2006/main">
        <w:rPr>
          <w:b/>
          <w:sz w:val="22"/>
          <w:szCs w:val="22"/>
        </w:rPr>
        <w:t xml:space="preserve">* Invoice date check rule:</w:t>
      </w:r>
    </w:p>
    <w:p>
      <w:pPr xmlns:w="http://schemas.openxmlformats.org/wordprocessingml/2006/main">
        <w:rPr>
          <w:spacing w:val="2"/>
          <w:sz w:val="22"/>
          <w:szCs w:val="22"/>
          <w:shd w:val="clear" w:color="auto" w:fill="FFFFFF"/>
        </w:rPr>
      </w:pPr>
      <w:r xmlns:w="http://schemas.openxmlformats.org/wordprocessingml/2006/main">
        <w:rPr>
          <w:spacing w:val="2"/>
          <w:sz w:val="22"/>
          <w:szCs w:val="22"/>
          <w:shd w:val="clear" w:color="auto" w:fill="FFFFFF"/>
        </w:rPr>
        <w:t xml:space="preserve">SInvoice V2 electronic invoice system, the General configuration section related to invoice date has 2 checkboxes: </w:t>
      </w:r>
      <w:r xmlns:w="http://schemas.openxmlformats.org/wordprocessingml/2006/main">
        <w:rPr>
          <w:color w:val="181D34"/>
          <w:spacing w:val="2"/>
          <w:sz w:val="22"/>
          <w:szCs w:val="22"/>
          <w:shd w:val="clear" w:color="auto" w:fill="FFFFFF"/>
        </w:rPr>
        <w:t xml:space="preserve">Allow invoice date to be different from the current date </w:t>
      </w:r>
      <w:r xmlns:w="http://schemas.openxmlformats.org/wordprocessingml/2006/main">
        <w:rPr>
          <w:spacing w:val="2"/>
          <w:sz w:val="22"/>
          <w:szCs w:val="22"/>
          <w:shd w:val="clear" w:color="auto" w:fill="FFFFFF"/>
        </w:rPr>
        <w:t xml:space="preserve">, Automatically set the value for invoice date equal to the most recent date.</w:t>
      </w:r>
    </w:p>
    <w:p>
      <w:pPr xmlns:w="http://schemas.openxmlformats.org/wordprocessingml/2006/main">
        <w:rPr>
          <w:spacing w:val="2"/>
          <w:sz w:val="22"/>
          <w:szCs w:val="22"/>
          <w:shd w:val="clear" w:color="auto" w:fill="FFFFFF"/>
        </w:rPr>
      </w:pPr>
      <w:r xmlns:w="http://schemas.openxmlformats.org/wordprocessingml/2006/main">
        <w:rPr>
          <w:spacing w:val="2"/>
          <w:sz w:val="22"/>
          <w:szCs w:val="22"/>
          <w:shd w:val="clear" w:color="auto" w:fill="FFFFFF"/>
        </w:rPr>
        <w:t xml:space="preserve">When issuing invoices via API, the invoice date will be affected when the user selects these checkboxes. There are 4 cases as described below:</w:t>
      </w:r>
    </w:p>
    <w:p>
      <w:pPr xmlns:w="http://schemas.openxmlformats.org/wordprocessingml/2006/main">
        <w:rPr>
          <w:b/>
          <w:snapToGrid/>
          <w:sz w:val="22"/>
          <w:szCs w:val="22"/>
        </w:rPr>
      </w:pPr>
      <w:r xmlns:w="http://schemas.openxmlformats.org/wordprocessingml/2006/main">
        <w:rPr>
          <w:b/>
          <w:sz w:val="22"/>
          <w:szCs w:val="22"/>
        </w:rPr>
        <w:t xml:space="preserve">TH1: Don't tick both</w:t>
      </w:r>
    </w:p>
    <w:p>
      <w:pPr xmlns:w="http://schemas.openxmlformats.org/wordprocessingml/2006/main">
        <w:rPr>
          <w:sz w:val="22"/>
          <w:szCs w:val="22"/>
        </w:rPr>
      </w:pPr>
      <w:r xmlns:w="http://schemas.openxmlformats.org/wordprocessingml/2006/main">
        <w:rPr>
          <w:sz w:val="22"/>
          <w:szCs w:val="22"/>
        </w:rPr>
        <w:t xml:space="preserve">- Date created (invoiceIssuedDate) null: get the current date and time (sysdate)</w:t>
      </w:r>
    </w:p>
    <w:p>
      <w:pPr xmlns:w="http://schemas.openxmlformats.org/wordprocessingml/2006/main">
        <w:rPr>
          <w:sz w:val="22"/>
          <w:szCs w:val="22"/>
        </w:rPr>
      </w:pPr>
      <w:r xmlns:w="http://schemas.openxmlformats.org/wordprocessingml/2006/main">
        <w:rPr>
          <w:sz w:val="22"/>
          <w:szCs w:val="22"/>
        </w:rPr>
        <w:t xml:space="preserve">- Date made &lt; date of the last invoice: invalid date</w:t>
      </w:r>
    </w:p>
    <w:p>
      <w:pPr xmlns:w="http://schemas.openxmlformats.org/wordprocessingml/2006/main">
        <w:rPr>
          <w:sz w:val="22"/>
          <w:szCs w:val="22"/>
        </w:rPr>
      </w:pPr>
      <w:r xmlns:w="http://schemas.openxmlformats.org/wordprocessingml/2006/main">
        <w:rPr>
          <w:sz w:val="22"/>
          <w:szCs w:val="22"/>
        </w:rPr>
        <w:t xml:space="preserve">- Date of creation &gt;= date of last invoice and &lt;= current date: invalid date</w:t>
      </w:r>
    </w:p>
    <w:p>
      <w:pPr xmlns:w="http://schemas.openxmlformats.org/wordprocessingml/2006/main">
        <w:rPr>
          <w:sz w:val="22"/>
          <w:szCs w:val="22"/>
        </w:rPr>
      </w:pPr>
      <w:r xmlns:w="http://schemas.openxmlformats.org/wordprocessingml/2006/main">
        <w:rPr>
          <w:sz w:val="22"/>
          <w:szCs w:val="22"/>
        </w:rPr>
        <w:t xml:space="preserve">- Date created &gt; current date: get the date passed (do not check the time)</w:t>
      </w:r>
    </w:p>
    <w:p>
      <w:pPr xmlns:w="http://schemas.openxmlformats.org/wordprocessingml/2006/main">
        <w:rPr>
          <w:b/>
          <w:sz w:val="22"/>
          <w:szCs w:val="22"/>
        </w:rPr>
      </w:pPr>
      <w:r xmlns:w="http://schemas.openxmlformats.org/wordprocessingml/2006/main">
        <w:rPr>
          <w:b/>
          <w:sz w:val="22"/>
          <w:szCs w:val="22"/>
        </w:rPr>
        <w:t xml:space="preserve">Case 2: Tick " </w:t>
      </w:r>
      <w:r xmlns:w="http://schemas.openxmlformats.org/wordprocessingml/2006/main">
        <w:rPr>
          <w:b/>
          <w:spacing w:val="2"/>
          <w:sz w:val="22"/>
          <w:szCs w:val="22"/>
          <w:shd w:val="clear" w:color="auto" w:fill="FFFFFF"/>
        </w:rPr>
        <w:t xml:space="preserve">Configure the signing date as the current time"</w:t>
      </w:r>
    </w:p>
    <w:p>
      <w:pPr xmlns:w="http://schemas.openxmlformats.org/wordprocessingml/2006/main">
        <w:rPr>
          <w:sz w:val="22"/>
          <w:szCs w:val="22"/>
        </w:rPr>
      </w:pPr>
      <w:r xmlns:w="http://schemas.openxmlformats.org/wordprocessingml/2006/main">
        <w:rPr>
          <w:sz w:val="22"/>
          <w:szCs w:val="22"/>
        </w:rPr>
        <w:t xml:space="preserve">- Date created (invoiceIssuedDate) null: get the current date and time (sysdate)</w:t>
      </w:r>
    </w:p>
    <w:p>
      <w:pPr xmlns:w="http://schemas.openxmlformats.org/wordprocessingml/2006/main">
        <w:rPr>
          <w:sz w:val="22"/>
          <w:szCs w:val="22"/>
        </w:rPr>
      </w:pPr>
      <w:r xmlns:w="http://schemas.openxmlformats.org/wordprocessingml/2006/main">
        <w:rPr>
          <w:sz w:val="22"/>
          <w:szCs w:val="22"/>
        </w:rPr>
        <w:t xml:space="preserve">- Date of creation &lt; date of most recent invoice: get the date of the most recent invoice</w:t>
      </w:r>
    </w:p>
    <w:p>
      <w:pPr xmlns:w="http://schemas.openxmlformats.org/wordprocessingml/2006/main">
        <w:rPr>
          <w:sz w:val="22"/>
          <w:szCs w:val="22"/>
        </w:rPr>
      </w:pPr>
      <w:r xmlns:w="http://schemas.openxmlformats.org/wordprocessingml/2006/main">
        <w:rPr>
          <w:sz w:val="22"/>
          <w:szCs w:val="22"/>
        </w:rPr>
        <w:t xml:space="preserve">- Creation date &gt;= creation date of the most recent invoice and &lt;= current date: get the transmitted date</w:t>
      </w:r>
    </w:p>
    <w:p>
      <w:pPr xmlns:w="http://schemas.openxmlformats.org/wordprocessingml/2006/main">
        <w:rPr>
          <w:sz w:val="22"/>
          <w:szCs w:val="22"/>
        </w:rPr>
      </w:pPr>
      <w:r xmlns:w="http://schemas.openxmlformats.org/wordprocessingml/2006/main">
        <w:rPr>
          <w:sz w:val="22"/>
          <w:szCs w:val="22"/>
        </w:rPr>
        <w:t xml:space="preserve">- Creation date &gt; current date: invalid creation date</w:t>
      </w:r>
    </w:p>
    <w:p>
      <w:pPr xmlns:w="http://schemas.openxmlformats.org/wordprocessingml/2006/main">
        <w:jc w:val="both"/>
        <w:rPr>
          <w:b/>
          <w:spacing w:val="2"/>
          <w:sz w:val="22"/>
          <w:szCs w:val="22"/>
          <w:shd w:val="clear" w:color="auto" w:fill="FFFFFF"/>
        </w:rPr>
      </w:pPr>
      <w:r xmlns:w="http://schemas.openxmlformats.org/wordprocessingml/2006/main">
        <w:rPr>
          <w:b/>
          <w:sz w:val="22"/>
          <w:szCs w:val="22"/>
        </w:rPr>
        <w:t xml:space="preserve">Case 3: Tick " </w:t>
      </w:r>
      <w:r xmlns:w="http://schemas.openxmlformats.org/wordprocessingml/2006/main">
        <w:rPr>
          <w:b/>
          <w:spacing w:val="2"/>
          <w:sz w:val="22"/>
          <w:szCs w:val="22"/>
          <w:shd w:val="clear" w:color="auto" w:fill="FFFFFF"/>
        </w:rPr>
        <w:t xml:space="preserve">Automatically set the value for the invoice date to the most recent invoice date"</w:t>
      </w:r>
    </w:p>
    <w:p>
      <w:pPr xmlns:w="http://schemas.openxmlformats.org/wordprocessingml/2006/main">
        <w:rPr>
          <w:sz w:val="22"/>
          <w:szCs w:val="22"/>
        </w:rPr>
      </w:pPr>
      <w:r xmlns:w="http://schemas.openxmlformats.org/wordprocessingml/2006/main">
        <w:rPr>
          <w:sz w:val="22"/>
          <w:szCs w:val="22"/>
        </w:rPr>
        <w:t xml:space="preserve">- Date created (invoiceIssuedDate) null: get the current date and time (sysdate)</w:t>
      </w:r>
    </w:p>
    <w:p>
      <w:pPr xmlns:w="http://schemas.openxmlformats.org/wordprocessingml/2006/main">
        <w:rPr>
          <w:sz w:val="22"/>
          <w:szCs w:val="22"/>
        </w:rPr>
      </w:pPr>
      <w:r xmlns:w="http://schemas.openxmlformats.org/wordprocessingml/2006/main">
        <w:rPr>
          <w:sz w:val="22"/>
          <w:szCs w:val="22"/>
        </w:rPr>
        <w:t xml:space="preserve">- Date made &lt; date of the last invoice: invalid date</w:t>
      </w:r>
    </w:p>
    <w:p>
      <w:pPr xmlns:w="http://schemas.openxmlformats.org/wordprocessingml/2006/main">
        <w:rPr>
          <w:sz w:val="22"/>
          <w:szCs w:val="22"/>
        </w:rPr>
      </w:pPr>
      <w:r xmlns:w="http://schemas.openxmlformats.org/wordprocessingml/2006/main">
        <w:rPr>
          <w:sz w:val="22"/>
          <w:szCs w:val="22"/>
        </w:rPr>
        <w:t xml:space="preserve">- Date made &gt;= the date of the last invoice and &lt;= current date: get the date of transmission</w:t>
      </w:r>
    </w:p>
    <w:p>
      <w:pPr xmlns:w="http://schemas.openxmlformats.org/wordprocessingml/2006/main">
        <w:rPr>
          <w:sz w:val="22"/>
          <w:szCs w:val="22"/>
        </w:rPr>
      </w:pPr>
      <w:r xmlns:w="http://schemas.openxmlformats.org/wordprocessingml/2006/main">
        <w:rPr>
          <w:sz w:val="22"/>
          <w:szCs w:val="22"/>
        </w:rPr>
        <w:t xml:space="preserve">- Created date &gt; current date: invalid creation date</w:t>
      </w:r>
    </w:p>
    <w:p>
      <w:pPr xmlns:w="http://schemas.openxmlformats.org/wordprocessingml/2006/main">
        <w:rPr>
          <w:b/>
          <w:sz w:val="22"/>
          <w:szCs w:val="22"/>
        </w:rPr>
      </w:pPr>
      <w:r xmlns:w="http://schemas.openxmlformats.org/wordprocessingml/2006/main">
        <w:rPr>
          <w:b/>
          <w:sz w:val="22"/>
          <w:szCs w:val="22"/>
        </w:rPr>
        <w:t xml:space="preserve">TH4: Product of both</w:t>
      </w:r>
    </w:p>
    <w:p>
      <w:pPr xmlns:w="http://schemas.openxmlformats.org/wordprocessingml/2006/main">
        <w:rPr>
          <w:sz w:val="22"/>
          <w:szCs w:val="22"/>
        </w:rPr>
      </w:pPr>
      <w:r xmlns:w="http://schemas.openxmlformats.org/wordprocessingml/2006/main">
        <w:rPr>
          <w:sz w:val="22"/>
          <w:szCs w:val="22"/>
        </w:rPr>
        <w:t xml:space="preserve">- Date created (invoiceIssuedDate) null: get the current date and time (sysdate)</w:t>
      </w:r>
    </w:p>
    <w:p>
      <w:pPr xmlns:w="http://schemas.openxmlformats.org/wordprocessingml/2006/main">
        <w:rPr>
          <w:sz w:val="22"/>
          <w:szCs w:val="22"/>
        </w:rPr>
      </w:pPr>
      <w:r xmlns:w="http://schemas.openxmlformats.org/wordprocessingml/2006/main">
        <w:rPr>
          <w:sz w:val="22"/>
          <w:szCs w:val="22"/>
        </w:rPr>
        <w:t xml:space="preserve">- Date made &lt; date of the last invoice: get the date of the most recent invoice</w:t>
      </w:r>
    </w:p>
    <w:p>
      <w:pPr xmlns:w="http://schemas.openxmlformats.org/wordprocessingml/2006/main">
        <w:rPr>
          <w:sz w:val="22"/>
          <w:szCs w:val="22"/>
        </w:rPr>
      </w:pPr>
      <w:r xmlns:w="http://schemas.openxmlformats.org/wordprocessingml/2006/main">
        <w:rPr>
          <w:sz w:val="22"/>
          <w:szCs w:val="22"/>
        </w:rPr>
        <w:t xml:space="preserve">- Date made &gt;= the date of the last invoice and &lt;= current date: get the date of transmission</w:t>
      </w:r>
    </w:p>
    <w:p>
      <w:pPr xmlns:w="http://schemas.openxmlformats.org/wordprocessingml/2006/main">
        <w:rPr>
          <w:sz w:val="22"/>
          <w:szCs w:val="22"/>
        </w:rPr>
      </w:pPr>
      <w:r xmlns:w="http://schemas.openxmlformats.org/wordprocessingml/2006/main">
        <w:rPr>
          <w:sz w:val="22"/>
          <w:szCs w:val="22"/>
        </w:rPr>
        <w:t xml:space="preserve">- Created date &gt; current date: invalid creation date</w:t>
      </w:r>
    </w:p>
    <w:p>
      <w:pPr xmlns:w="http://schemas.openxmlformats.org/wordprocessingml/2006/main">
        <w:ind w:left="0"/>
        <w:rPr>
          <w:sz w:val="22"/>
          <w:szCs w:val="22"/>
        </w:rPr>
      </w:pPr>
      <w:r xmlns:w="http://schemas.openxmlformats.org/wordprocessingml/2006/main">
        <w:rPr>
          <w:sz w:val="22"/>
          <w:szCs w:val="22"/>
        </w:rPr>
        <w:t xml:space="preserve">- General description: This request implements a new API that allows users to create invoices with secret codes</w:t>
      </w:r>
    </w:p>
    <w:p>
      <w:pPr xmlns:w="http://schemas.openxmlformats.org/wordprocessingml/2006/main">
        <w:ind w:left="0"/>
        <w:rPr>
          <w:sz w:val="22"/>
          <w:szCs w:val="22"/>
        </w:rPr>
      </w:pPr>
      <w:r xmlns:w="http://schemas.openxmlformats.org/wordprocessingml/2006/main">
        <w:rPr>
          <w:sz w:val="22"/>
          <w:szCs w:val="22"/>
        </w:rPr>
        <w:t xml:space="preserve">- API path: </w:t>
      </w:r>
      <w:r xmlns:w="http://schemas.openxmlformats.org/wordprocessingml/2006/main">
        <w:rPr>
          <w:color w:val="212121"/>
          <w:sz w:val="22"/>
          <w:szCs w:val="22"/>
          <w:shd w:val="clear" w:color="auto" w:fill="FFFFFF"/>
        </w:rPr>
        <w:t xml:space="preserve">InvoiceAPI/BotWS/createInvoiceWithCode/ </w:t>
      </w:r>
      <w:r xmlns:w="http://schemas.openxmlformats.org/wordprocessingml/2006/main">
        <w:rPr>
          <w:sz w:val="22"/>
          <w:szCs w:val="22"/>
        </w:rPr>
        <w:t xml:space="preserve">{taxCode}</w:t>
      </w:r>
    </w:p>
    <w:p>
      <w:pPr xmlns:w="http://schemas.openxmlformats.org/wordprocessingml/2006/main">
        <w:ind w:left="0"/>
        <w:rPr>
          <w:b/>
          <w:sz w:val="22"/>
          <w:szCs w:val="22"/>
        </w:rPr>
      </w:pPr>
      <w:r xmlns:w="http://schemas.openxmlformats.org/wordprocessingml/2006/main">
        <w:rPr>
          <w:b/>
          <w:sz w:val="22"/>
          <w:szCs w:val="22"/>
        </w:rPr>
        <w:t xml:space="preserve">- Similar inputs such as invoicing and additional information:</w:t>
      </w:r>
    </w:p>
    <w:p>
      <w:pPr xmlns:w="http://schemas.openxmlformats.org/wordprocessingml/2006/main">
        <w:tabs>
          <w:tab w:val="left" w:pos="948"/>
        </w:tabs>
        <w:rPr>
          <w:color w:val="000000"/>
          <w:sz w:val="22"/>
          <w:szCs w:val="22"/>
        </w:rPr>
      </w:pPr>
      <w:r xmlns:w="http://schemas.openxmlformats.org/wordprocessingml/2006/main">
        <w:rPr>
          <w:sz w:val="22"/>
          <w:szCs w:val="22"/>
        </w:rPr>
        <w:t xml:space="preserve">+ </w:t>
      </w:r>
      <w:r xmlns:w="http://schemas.openxmlformats.org/wordprocessingml/2006/main">
        <w:rPr>
          <w:color w:val="000000"/>
          <w:sz w:val="22"/>
          <w:szCs w:val="22"/>
        </w:rPr>
        <w:t xml:space="preserve">add </w:t>
      </w:r>
      <w:r xmlns:w="http://schemas.openxmlformats.org/wordprocessingml/2006/main">
        <w:rPr>
          <w:b/>
          <w:bCs/>
          <w:color w:val="000000"/>
          <w:sz w:val="22"/>
          <w:szCs w:val="22"/>
        </w:rPr>
        <w:t xml:space="preserve">reservationCode </w:t>
      </w:r>
      <w:r xmlns:w="http://schemas.openxmlformats.org/wordprocessingml/2006/main">
        <w:rPr>
          <w:color w:val="000000"/>
          <w:sz w:val="22"/>
          <w:szCs w:val="22"/>
        </w:rPr>
        <w:t xml:space="preserve">in input generalInvoiceInfo (required)</w:t>
      </w:r>
    </w:p>
    <w:p>
      <w:pPr xmlns:w="http://schemas.openxmlformats.org/wordprocessingml/2006/main">
        <w:tabs>
          <w:tab w:val="left" w:pos="948"/>
        </w:tabs>
        <w:rPr>
          <w:color w:val="000000"/>
          <w:sz w:val="22"/>
          <w:szCs w:val="22"/>
        </w:rPr>
      </w:pPr>
      <w:r xmlns:w="http://schemas.openxmlformats.org/wordprocessingml/2006/main">
        <w:rPr>
          <w:color w:val="000000"/>
          <w:sz w:val="22"/>
          <w:szCs w:val="22"/>
        </w:rPr>
        <w:t xml:space="preserve">+ Valid conditions: code is issued with correct MST, code has not been used for any invoice, code has not expired</w:t>
      </w:r>
    </w:p>
    <w:p>
      <w:pPr xmlns:w="http://schemas.openxmlformats.org/wordprocessingml/2006/main">
        <w:tabs>
          <w:tab w:val="left" w:pos="948"/>
        </w:tabs>
        <w:rPr>
          <w:color w:val="000000"/>
          <w:sz w:val="22"/>
          <w:szCs w:val="22"/>
        </w:rPr>
      </w:pPr>
      <w:r xmlns:w="http://schemas.openxmlformats.org/wordprocessingml/2006/main">
        <w:rPr>
          <w:color w:val="000000"/>
          <w:sz w:val="22"/>
          <w:szCs w:val="22"/>
        </w:rPr>
        <w:t xml:space="preserve">+ reservationCode in input is reservationCode in output</w:t>
      </w:r>
    </w:p>
    <w:p>
      <w:pPr>
        <w:tabs>
          <w:tab w:val="left" w:pos="948"/>
        </w:tabs>
        <w:rPr>
          <w:color w:val="000000"/>
          <w:sz w:val="22"/>
          <w:szCs w:val="22"/>
        </w:rPr>
      </w:pPr>
    </w:p>
    <w:tbl>
      <w:tblPr>
        <w:tblStyle w:val="14"/>
        <w:tblW w:w="981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0"/>
        <w:gridCol w:w="2340"/>
        <w:gridCol w:w="5760"/>
      </w:tblGrid>
      <w:tr>
        <w:tc>
          <w:tcPr>
            <w:tcW w:w="171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reservationCode</w:t>
            </w:r>
          </w:p>
        </w:tc>
        <w:tc>
          <w:tcPr>
            <w:tcW w:w="234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100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760"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Secret number</w:t>
            </w:r>
          </w:p>
          <w:p>
            <w:pPr>
              <w:spacing w:before="0"/>
              <w:ind w:left="41"/>
              <w:jc w:val="both"/>
              <w:rPr>
                <w:sz w:val="22"/>
                <w:szCs w:val="22"/>
              </w:rPr>
            </w:pPr>
          </w:p>
        </w:tc>
      </w:tr>
    </w:tbl>
    <w:p>
      <w:pPr>
        <w:tabs>
          <w:tab w:val="left" w:pos="948"/>
        </w:tabs>
        <w:rPr>
          <w:b/>
          <w:color w:val="000000"/>
          <w:sz w:val="22"/>
          <w:szCs w:val="22"/>
        </w:rPr>
      </w:pPr>
    </w:p>
    <w:p>
      <w:pPr>
        <w:tabs>
          <w:tab w:val="left" w:pos="948"/>
        </w:tabs>
        <w:rPr>
          <w:b/>
          <w:color w:val="000000"/>
          <w:sz w:val="22"/>
          <w:szCs w:val="22"/>
        </w:rPr>
      </w:pPr>
    </w:p>
    <w:p>
      <w:pPr xmlns:w="http://schemas.openxmlformats.org/wordprocessingml/2006/main">
        <w:tabs>
          <w:tab w:val="left" w:pos="948"/>
        </w:tabs>
        <w:rPr>
          <w:b/>
          <w:color w:val="000000"/>
          <w:sz w:val="22"/>
          <w:szCs w:val="22"/>
        </w:rPr>
      </w:pPr>
      <w:r xmlns:w="http://schemas.openxmlformats.org/wordprocessingml/2006/main">
        <w:rPr>
          <w:b/>
          <w:color w:val="000000"/>
          <w:sz w:val="22"/>
          <w:szCs w:val="22"/>
        </w:rPr>
        <w:t xml:space="preserve">For example:</w:t>
      </w:r>
    </w:p>
    <w:p>
      <w:pPr xmlns:w="http://schemas.openxmlformats.org/wordprocessingml/2006/main">
        <w:tabs>
          <w:tab w:val="left" w:pos="948"/>
        </w:tabs>
        <w:rPr>
          <w:b/>
          <w:color w:val="000000"/>
          <w:sz w:val="22"/>
          <w:szCs w:val="22"/>
        </w:rPr>
      </w:pPr>
      <w:r xmlns:w="http://schemas.openxmlformats.org/wordprocessingml/2006/main">
        <w:rPr>
          <w:b/>
          <w:color w:val="000000"/>
          <w:sz w:val="22"/>
          <w:szCs w:val="22"/>
        </w:rPr>
        <w:t xml:space="preserve">Input generalInvoiceInfo:</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generalInvoiceInfo": {</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"invoiceType": "13",</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"templateCode": "2/035",</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"invoiceSeries": "C22DVH",</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"currencyCode": "VND",</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"adjustmentType": "1",</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"paymentStatus": true,</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"cusGetInvoiceRight": true,</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"invoiceIssuedDate": null,</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        </w:t>
      </w:r>
      <w:r xmlns:w="http://schemas.openxmlformats.org/wordprocessingml/2006/main">
        <w:rPr>
          <w:snapToGrid/>
          <w:sz w:val="22"/>
          <w:szCs w:val="22"/>
          <w:highlight w:val="yellow"/>
        </w:rPr>
        <w:t xml:space="preserve">"reservationCode": "</w:t>
      </w:r>
      <w:r xmlns:w="http://schemas.openxmlformats.org/wordprocessingml/2006/main">
        <w:rPr>
          <w:sz w:val="22"/>
          <w:szCs w:val="22"/>
          <w:highlight w:val="yellow"/>
        </w:rPr>
        <w:t xml:space="preserve"> </w:t>
      </w:r>
      <w:r xmlns:w="http://schemas.openxmlformats.org/wordprocessingml/2006/main">
        <w:rPr>
          <w:snapToGrid/>
          <w:sz w:val="22"/>
          <w:szCs w:val="22"/>
          <w:highlight w:val="yellow"/>
        </w:rPr>
        <w:t xml:space="preserve">0RS5LCM7P2ODPB4"</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w:t>
      </w:r>
    </w:p>
    <w:p>
      <w:pPr xmlns:w="http://schemas.openxmlformats.org/wordprocessingml/2006/main">
        <w:widowControl/>
        <w:shd w:val="clear" w:color="auto" w:fill="FFFFFE"/>
        <w:spacing w:before="0" w:line="270" w:lineRule="atLeast"/>
        <w:ind w:left="0"/>
        <w:rPr>
          <w:b/>
          <w:color w:val="000000"/>
          <w:sz w:val="22"/>
          <w:szCs w:val="22"/>
        </w:rPr>
      </w:pPr>
      <w:r xmlns:w="http://schemas.openxmlformats.org/wordprocessingml/2006/main">
        <w:rPr>
          <w:b/>
          <w:color w:val="000000"/>
          <w:sz w:val="22"/>
          <w:szCs w:val="22"/>
        </w:rPr>
        <w:t xml:space="preserve">Output:</w:t>
      </w:r>
    </w:p>
    <w:p>
      <w:pPr>
        <w:widowControl/>
        <w:shd w:val="clear" w:color="auto" w:fill="FFFFFE"/>
        <w:spacing w:before="0" w:line="270" w:lineRule="atLeast"/>
        <w:ind w:left="0"/>
        <w:rPr>
          <w:b/>
          <w:color w:val="000000"/>
          <w:sz w:val="22"/>
          <w:szCs w:val="22"/>
        </w:rPr>
      </w:pP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"errorCode": null,</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"description": null,</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"result": {</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"supplierTaxCode": "0100109106-710",</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"invoiceNo": "C22DVH26",</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"transactionID": "167238328041929055",</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        </w:t>
      </w:r>
      <w:r xmlns:w="http://schemas.openxmlformats.org/wordprocessingml/2006/main">
        <w:rPr>
          <w:snapToGrid/>
          <w:sz w:val="22"/>
          <w:szCs w:val="22"/>
          <w:highlight w:val="yellow"/>
        </w:rPr>
        <w:t xml:space="preserve">"reservationCode": "0RS5LCM7P2ODPB4"</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w:t>
      </w:r>
    </w:p>
    <w:p>
      <w:pPr xmlns:w="http://schemas.openxmlformats.org/wordprocessingml/2006/main">
        <w:ind w:left="0"/>
        <w:rPr>
          <w:sz w:val="22"/>
          <w:szCs w:val="22"/>
        </w:rPr>
      </w:pPr>
      <w:r xmlns:w="http://schemas.openxmlformats.org/wordprocessingml/2006/main">
        <w:rPr>
          <w:sz w:val="22"/>
          <w:szCs w:val="22"/>
        </w:rPr>
        <w:t xml:space="preserve">Error case example:</w:t>
      </w:r>
    </w:p>
    <w:p>
      <w:pPr xmlns:w="http://schemas.openxmlformats.org/wordprocessingml/2006/main">
        <w:shd w:val="clear" w:color="auto" w:fill="DEEAF6"/>
        <w:ind w:left="0"/>
        <w:rPr>
          <w:sz w:val="22"/>
          <w:szCs w:val="22"/>
        </w:rPr>
      </w:pPr>
      <w:r xmlns:w="http://schemas.openxmlformats.org/wordprocessingml/2006/main">
        <w:rPr>
          <w:sz w:val="22"/>
          <w:szCs w:val="22"/>
        </w:rPr>
        <w:t xml:space="preserve">{</w:t>
      </w:r>
    </w:p>
    <w:p>
      <w:pPr xmlns:w="http://schemas.openxmlformats.org/wordprocessingml/2006/main">
        <w:shd w:val="clear" w:color="auto" w:fill="DEEAF6"/>
        <w:ind w:left="0"/>
        <w:rPr>
          <w:sz w:val="22"/>
          <w:szCs w:val="22"/>
        </w:rPr>
      </w:pPr>
      <w:r xmlns:w="http://schemas.openxmlformats.org/wordprocessingml/2006/main">
        <w:rPr>
          <w:sz w:val="22"/>
          <w:szCs w:val="22"/>
        </w:rPr>
        <w:t xml:space="preserve">"code": 400,</w:t>
      </w:r>
    </w:p>
    <w:p>
      <w:pPr xmlns:w="http://schemas.openxmlformats.org/wordprocessingml/2006/main">
        <w:shd w:val="clear" w:color="auto" w:fill="DEEAF6"/>
        <w:ind w:left="0"/>
        <w:rPr>
          <w:sz w:val="22"/>
          <w:szCs w:val="22"/>
        </w:rPr>
      </w:pPr>
      <w:r xmlns:w="http://schemas.openxmlformats.org/wordprocessingml/2006/main">
        <w:rPr>
          <w:sz w:val="22"/>
          <w:szCs w:val="22"/>
        </w:rPr>
        <w:t xml:space="preserve">"message": "reservation.code.used",</w:t>
      </w:r>
    </w:p>
    <w:p>
      <w:pPr xmlns:w="http://schemas.openxmlformats.org/wordprocessingml/2006/main">
        <w:shd w:val="clear" w:color="auto" w:fill="DEEAF6"/>
        <w:ind w:left="0"/>
        <w:rPr>
          <w:sz w:val="22"/>
          <w:szCs w:val="22"/>
        </w:rPr>
      </w:pPr>
      <w:r xmlns:w="http://schemas.openxmlformats.org/wordprocessingml/2006/main">
        <w:rPr>
          <w:sz w:val="22"/>
          <w:szCs w:val="22"/>
        </w:rPr>
        <w:t xml:space="preserve">"data": "BAD_REQUEST_RESERVATION_CODE_USED"</w:t>
      </w:r>
    </w:p>
    <w:p>
      <w:pPr xmlns:w="http://schemas.openxmlformats.org/wordprocessingml/2006/main">
        <w:shd w:val="clear" w:color="auto" w:fill="DEEAF6"/>
        <w:ind w:left="0"/>
        <w:rPr>
          <w:sz w:val="22"/>
          <w:szCs w:val="22"/>
        </w:rPr>
      </w:pPr>
      <w:r xmlns:w="http://schemas.openxmlformats.org/wordprocessingml/2006/main">
        <w:rPr>
          <w:sz w:val="22"/>
          <w:szCs w:val="22"/>
        </w:rPr>
        <w:t xml:space="preserve">}</w:t>
      </w:r>
    </w:p>
    <w:p>
      <w:pPr xmlns:w="http://schemas.openxmlformats.org/wordprocessingml/2006/main">
        <w:widowControl/>
        <w:shd w:val="clear" w:color="auto" w:fill="FFFFFE"/>
        <w:spacing w:before="0" w:line="270" w:lineRule="atLeast"/>
        <w:ind w:left="0"/>
        <w:rPr>
          <w:rFonts w:ascii="Courier New" w:hAnsi="Courier New" w:cs="Courier New"/>
          <w:snapToGrid/>
          <w:color w:val="000000"/>
          <w:sz w:val="18"/>
          <w:szCs w:val="18"/>
        </w:rPr>
      </w:pPr>
      <w:r xmlns:w="http://schemas.openxmlformats.org/wordprocessingml/2006/main">
        <w:rPr>
          <w:b/>
          <w:bCs/>
          <w:snapToGrid/>
          <w:color w:val="000000"/>
          <w:sz w:val="22"/>
          <w:szCs w:val="22"/>
        </w:rPr>
        <w:t xml:space="preserve">Note:</w:t>
      </w:r>
      <w:r xmlns:w="http://schemas.openxmlformats.org/wordprocessingml/2006/main">
        <w:rPr>
          <w:rFonts w:ascii="Courier New" w:hAnsi="Courier New" w:cs="Courier New"/>
          <w:snapToGrid/>
          <w:color w:val="000000"/>
          <w:sz w:val="18"/>
          <w:szCs w:val="18"/>
        </w:rPr>
        <w:t xml:space="preserve"> </w:t>
      </w:r>
    </w:p>
    <w:p>
      <w:pPr xmlns:w="http://schemas.openxmlformats.org/wordprocessingml/2006/main">
        <w:widowControl/>
        <w:numPr>
          <w:ilvl w:val="0"/>
          <w:numId w:val="18"/>
        </w:numPr>
        <w:shd w:val="clear" w:color="auto" w:fill="FFFFFE"/>
        <w:ind w:left="714" w:hanging="357"/>
        <w:rPr>
          <w:sz w:val="22"/>
          <w:szCs w:val="22"/>
          <w:highlight w:val="yellow"/>
        </w:rPr>
      </w:pPr>
      <w:r xmlns:w="http://schemas.openxmlformats.org/wordprocessingml/2006/main">
        <w:rPr>
          <w:sz w:val="22"/>
          <w:szCs w:val="22"/>
          <w:highlight w:val="yellow"/>
        </w:rPr>
        <w:t xml:space="preserve">In case the enterprise removes the data constraint, then add totalAmountAfterDiscount to summarizeInfo and save it according to this value (passing empty or null or not transmitting, recalculating). In case the enterprise does not remove the data binding, this field will not be processed (whether transmitted or not).</w:t>
      </w:r>
    </w:p>
    <w:p>
      <w:pPr xmlns:w="http://schemas.openxmlformats.org/wordprocessingml/2006/main">
        <w:numPr>
          <w:ilvl w:val="0"/>
          <w:numId w:val="18"/>
        </w:numPr>
        <w:rPr>
          <w:highlight w:val="yellow"/>
        </w:rPr>
      </w:pPr>
      <w:r xmlns:w="http://schemas.openxmlformats.org/wordprocessingml/2006/main">
        <w:rPr>
          <w:highlight w:val="yellow"/>
        </w:rPr>
        <w:t xml:space="preserve">If it is a cash register invoice, the response will return information including the CQT code issued: "codeOfTax", if it is not a cash register invoice, return codeOfTax = null</w:t>
      </w:r>
    </w:p>
    <w:p>
      <w:pPr xmlns:w="http://schemas.openxmlformats.org/wordprocessingml/2006/main">
        <w:snapToGrid w:val="0"/>
        <w:ind w:left="720"/>
        <w:jc w:val="both"/>
        <w:rPr>
          <w:sz w:val="22"/>
          <w:szCs w:val="22"/>
          <w:highlight w:val="yellow"/>
          <w:lang w:val="vi-VN"/>
        </w:rPr>
      </w:pPr>
      <w:r xmlns:w="http://schemas.openxmlformats.org/wordprocessingml/2006/main">
        <w:rPr>
          <w:highlight w:val="yellow"/>
          <w:lang w:val="vi-VN"/>
        </w:rPr>
        <w:t xml:space="preserve"> </w:t>
      </w:r>
      <w:r xmlns:w="http://schemas.openxmlformats.org/wordprocessingml/2006/main">
        <w:rPr>
          <w:sz w:val="22"/>
          <w:szCs w:val="22"/>
          <w:highlight w:val="yellow"/>
          <w:lang w:val="vi-VN"/>
        </w:rPr>
        <w:t xml:space="preserve">Example output sample</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"errorCode": null,</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"description": null,</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"result": {</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"supplierTaxCode": "0100109106-710",</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"invoiceNo": "C23MHY3",</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"transactionID": "168378907853232661",</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"reservationCode": "2QTBFEMAXFWZO5B",</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"codeOfTax": "M1-23-34567-00000000201"</w:t>
      </w:r>
    </w:p>
    <w:p>
      <w:pPr xmlns:w="http://schemas.openxmlformats.org/wordprocessingml/2006/main">
        <w:ind w:left="720" w:right="11"/>
        <w:contextualSpacing/>
        <w:rPr>
          <w:bCs/>
          <w:szCs w:val="24"/>
          <w:highlight w:val="yellow"/>
        </w:rPr>
      </w:pPr>
      <w:r xmlns:w="http://schemas.openxmlformats.org/wordprocessingml/2006/main">
        <w:rPr>
          <w:bCs/>
          <w:szCs w:val="24"/>
          <w:highlight w:val="yellow"/>
        </w:rPr>
        <w:t xml:space="preserve">}</w:t>
      </w:r>
    </w:p>
    <w:p>
      <w:pPr xmlns:w="http://schemas.openxmlformats.org/wordprocessingml/2006/main">
        <w:snapToGrid w:val="0"/>
        <w:ind w:left="720"/>
        <w:jc w:val="both"/>
        <w:rPr>
          <w:sz w:val="22"/>
          <w:szCs w:val="22"/>
          <w:highlight w:val="yellow"/>
          <w:lang w:val="vi-VN"/>
        </w:rPr>
      </w:pPr>
      <w:r xmlns:w="http://schemas.openxmlformats.org/wordprocessingml/2006/main">
        <w:rPr>
          <w:bCs/>
          <w:szCs w:val="24"/>
          <w:highlight w:val="yellow"/>
        </w:rPr>
        <w:t xml:space="preserve">}</w:t>
      </w:r>
    </w:p>
    <w:p>
      <w:pPr xmlns:w="http://schemas.openxmlformats.org/wordprocessingml/2006/main">
        <w:numPr>
          <w:ilvl w:val="0"/>
          <w:numId w:val="18"/>
        </w:numPr>
        <w:rPr>
          <w:highlight w:val="yellow"/>
        </w:rPr>
      </w:pPr>
      <w:r xmlns:w="http://schemas.openxmlformats.org/wordprocessingml/2006/main">
        <w:rPr>
          <w:highlight w:val="yellow"/>
        </w:rPr>
        <w:t xml:space="preserve">If the No-Billing configuration has an initialization token from the cash register and the invoice is of the cash register type, it allows businesses using USB Token and CloudCA signatures to issue invoices with secret codes using the API Server.</w:t>
      </w:r>
    </w:p>
    <w:p>
      <w:pPr xmlns:w="http://schemas.openxmlformats.org/wordprocessingml/2006/main">
        <w:pStyle w:val="3"/>
        <w:numPr>
          <w:ilvl w:val="0"/>
          <w:numId w:val="0"/>
        </w:numPr>
        <w:tabs>
          <w:tab w:val="clear" w:pos="2278"/>
        </w:tabs>
        <w:rPr>
          <w:rFonts w:ascii="Times New Roman" w:hAnsi="Times New Roman"/>
          <w:sz w:val="22"/>
          <w:szCs w:val="22"/>
          <w:lang w:val="vi-VN"/>
        </w:rPr>
      </w:pPr>
      <w:r xmlns:w="http://schemas.openxmlformats.org/wordprocessingml/2006/main">
        <w:rPr>
          <w:rFonts w:ascii="Times New Roman" w:hAnsi="Times New Roman"/>
          <w:sz w:val="22"/>
          <w:szCs w:val="22"/>
          <w:lang w:val="vi-VN"/>
        </w:rPr>
        <w:t xml:space="preserve">7.29 </w:t>
      </w:r>
      <w:r xmlns:w="http://schemas.openxmlformats.org/wordprocessingml/2006/main">
        <w:rPr>
          <w:rFonts w:ascii="Times New Roman" w:hAnsi="Times New Roman"/>
          <w:sz w:val="22"/>
          <w:szCs w:val="22"/>
        </w:rPr>
        <w:t xml:space="preserve">Issuing an invoice with a secret code </w:t>
      </w:r>
      <w:r xmlns:w="http://schemas.openxmlformats.org/wordprocessingml/2006/main">
        <w:rPr>
          <w:rFonts w:ascii="Times New Roman" w:hAnsi="Times New Roman"/>
          <w:sz w:val="22"/>
          <w:szCs w:val="22"/>
          <w:lang w:val="vi-VN"/>
        </w:rPr>
        <w:t xml:space="preserve">for </w:t>
      </w:r>
      <w:r xmlns:w="http://schemas.openxmlformats.org/wordprocessingml/2006/main">
        <w:rPr>
          <w:rFonts w:ascii="Times New Roman" w:hAnsi="Times New Roman"/>
          <w:sz w:val="22"/>
          <w:szCs w:val="22"/>
        </w:rPr>
        <w:t xml:space="preserve">USB- </w:t>
      </w:r>
      <w:r xmlns:w="http://schemas.openxmlformats.org/wordprocessingml/2006/main">
        <w:rPr>
          <w:rFonts w:ascii="Times New Roman" w:hAnsi="Times New Roman"/>
          <w:sz w:val="22"/>
          <w:szCs w:val="22"/>
          <w:lang w:val="vi-VN"/>
        </w:rPr>
        <w:t xml:space="preserve">TOKEN</w:t>
      </w:r>
    </w:p>
    <w:p>
      <w:pPr xmlns:w="http://schemas.openxmlformats.org/wordprocessingml/2006/main">
        <w:rPr>
          <w:sz w:val="22"/>
          <w:szCs w:val="22"/>
        </w:rPr>
      </w:pPr>
      <w:r xmlns:w="http://schemas.openxmlformats.org/wordprocessingml/2006/main">
        <w:rPr>
          <w:sz w:val="22"/>
          <w:szCs w:val="22"/>
        </w:rPr>
        <w:t xml:space="preserve">- General description: This request implements a new API that allows users to invoice with a secret code</w:t>
      </w:r>
    </w:p>
    <w:p>
      <w:pPr xmlns:w="http://schemas.openxmlformats.org/wordprocessingml/2006/main">
        <w:rPr>
          <w:sz w:val="22"/>
          <w:szCs w:val="22"/>
        </w:rPr>
      </w:pPr>
      <w:r xmlns:w="http://schemas.openxmlformats.org/wordprocessingml/2006/main">
        <w:rPr>
          <w:sz w:val="22"/>
          <w:szCs w:val="22"/>
          <w:lang w:val="vi-VN"/>
        </w:rPr>
        <w:t xml:space="preserve">- </w:t>
      </w:r>
      <w:r xmlns:w="http://schemas.openxmlformats.org/wordprocessingml/2006/main">
        <w:rPr>
          <w:sz w:val="22"/>
          <w:szCs w:val="22"/>
        </w:rPr>
        <w:t xml:space="preserve">API path </w:t>
      </w:r>
      <w:r xmlns:w="http://schemas.openxmlformats.org/wordprocessingml/2006/main">
        <w:rPr>
          <w:sz w:val="22"/>
          <w:szCs w:val="22"/>
          <w:lang w:val="vi-VN"/>
        </w:rPr>
        <w:t xml:space="preserve">to get hash string </w:t>
      </w:r>
      <w:r xmlns:w="http://schemas.openxmlformats.org/wordprocessingml/2006/main">
        <w:rPr>
          <w:sz w:val="22"/>
          <w:szCs w:val="22"/>
        </w:rPr>
        <w:t xml:space="preserve">: </w:t>
      </w:r>
      <w:r xmlns:w="http://schemas.openxmlformats.org/wordprocessingml/2006/main">
        <w:rPr>
          <w:color w:val="505050"/>
          <w:sz w:val="22"/>
          <w:szCs w:val="22"/>
          <w:shd w:val="clear" w:color="auto" w:fill="FAFAFA"/>
        </w:rPr>
        <w:t xml:space="preserve">InvoiceAPI/InvoiceWS/createInvoiceUsbTokenGetHash/{supplierTaxCode}</w:t>
      </w:r>
    </w:p>
    <w:p>
      <w:pPr xmlns:w="http://schemas.openxmlformats.org/wordprocessingml/2006/main">
        <w:rPr>
          <w:sz w:val="22"/>
          <w:szCs w:val="22"/>
        </w:rPr>
      </w:pPr>
      <w:r xmlns:w="http://schemas.openxmlformats.org/wordprocessingml/2006/main">
        <w:rPr>
          <w:sz w:val="22"/>
          <w:szCs w:val="22"/>
        </w:rPr>
        <w:t xml:space="preserve">- API link </w:t>
      </w:r>
      <w:r xmlns:w="http://schemas.openxmlformats.org/wordprocessingml/2006/main">
        <w:rPr>
          <w:sz w:val="22"/>
          <w:szCs w:val="22"/>
          <w:lang w:val="vi-VN"/>
        </w:rPr>
        <w:t xml:space="preserve">for signing and generating invoices </w:t>
      </w:r>
      <w:r xmlns:w="http://schemas.openxmlformats.org/wordprocessingml/2006/main">
        <w:rPr>
          <w:sz w:val="22"/>
          <w:szCs w:val="22"/>
        </w:rPr>
        <w:t xml:space="preserve">:</w:t>
      </w:r>
    </w:p>
    <w:p>
      <w:pPr xmlns:w="http://schemas.openxmlformats.org/wordprocessingml/2006/main">
        <w:rPr>
          <w:sz w:val="22"/>
          <w:szCs w:val="22"/>
        </w:rPr>
      </w:pPr>
      <w:r xmlns:w="http://schemas.openxmlformats.org/wordprocessingml/2006/main">
        <w:rPr>
          <w:color w:val="505050"/>
          <w:sz w:val="22"/>
          <w:szCs w:val="22"/>
          <w:shd w:val="clear" w:color="auto" w:fill="FAFAFA"/>
        </w:rPr>
        <w:t xml:space="preserve">InvoiceAPI/InvoiceWS/createInvoiceUsbTokenInsertSignature</w:t>
      </w:r>
    </w:p>
    <w:p>
      <w:pPr xmlns:w="http://schemas.openxmlformats.org/wordprocessingml/2006/main">
        <w:rPr>
          <w:b/>
          <w:i/>
          <w:sz w:val="22"/>
          <w:szCs w:val="22"/>
        </w:rPr>
      </w:pPr>
      <w:r xmlns:w="http://schemas.openxmlformats.org/wordprocessingml/2006/main">
        <w:rPr>
          <w:i/>
          <w:sz w:val="22"/>
          <w:szCs w:val="22"/>
        </w:rPr>
        <w:t xml:space="preserve">- The content is similar to the bill of the server secret code </w:t>
      </w:r>
      <w:r xmlns:w="http://schemas.openxmlformats.org/wordprocessingml/2006/main">
        <w:rPr>
          <w:b/>
          <w:i/>
          <w:sz w:val="22"/>
          <w:szCs w:val="22"/>
        </w:rPr>
        <w:t xml:space="preserve">section 7.28</w:t>
      </w:r>
    </w:p>
    <w:p>
      <w:pPr xmlns:w="http://schemas.openxmlformats.org/wordprocessingml/2006/main">
        <w:pStyle w:val="3"/>
        <w:numPr>
          <w:ilvl w:val="0"/>
          <w:numId w:val="0"/>
        </w:numPr>
        <w:tabs>
          <w:tab w:val="clear" w:pos="2278"/>
        </w:tabs>
        <w:rPr>
          <w:rFonts w:ascii="Times New Roman" w:hAnsi="Times New Roman"/>
          <w:sz w:val="22"/>
          <w:szCs w:val="22"/>
        </w:rPr>
      </w:pPr>
      <w:r xmlns:w="http://schemas.openxmlformats.org/wordprocessingml/2006/main">
        <w:rPr>
          <w:rFonts w:ascii="Times New Roman" w:hAnsi="Times New Roman"/>
          <w:sz w:val="22"/>
          <w:szCs w:val="22"/>
        </w:rPr>
        <w:t xml:space="preserve">7.30 Get a list of samples and invoice symbols by tax code throughout the system</w:t>
      </w:r>
    </w:p>
    <w:p>
      <w:pPr xmlns:w="http://schemas.openxmlformats.org/wordprocessingml/2006/main">
        <w:numPr>
          <w:ilvl w:val="0"/>
          <w:numId w:val="8"/>
        </w:numPr>
        <w:ind w:left="720" w:hanging="116"/>
        <w:rPr>
          <w:ins w:id="0" w:author="cntt_linhntk" w:date="2023-03-08T08:40:00Z"/>
          <w:sz w:val="22"/>
          <w:szCs w:val="22"/>
        </w:rPr>
      </w:pPr>
      <w:r xmlns:w="http://schemas.openxmlformats.org/wordprocessingml/2006/main">
        <w:rPr>
          <w:sz w:val="22"/>
          <w:szCs w:val="22"/>
        </w:rPr>
        <w:t xml:space="preserve">The API allows users of the integrated system to get a list of templates and invoice symbols </w:t>
      </w:r>
      <w:ins xmlns:w="http://schemas.openxmlformats.org/wordprocessingml/2006/main" w:id="1" w:author="os" w:date="2023-03-08T04:23:00Z">
        <w:r>
          <w:rPr>
            <w:sz w:val="22"/>
            <w:szCs w:val="22"/>
          </w:rPr>
          <w:t xml:space="preserve"> khả dụng</w:t>
        </w:r>
      </w:ins>
      <w:r xmlns:w="http://schemas.openxmlformats.org/wordprocessingml/2006/main">
        <w:rPr>
          <w:sz w:val="22"/>
          <w:szCs w:val="22"/>
        </w:rPr>
        <w:t xml:space="preserve">of a given tax code across the entire system.</w:t>
      </w:r>
    </w:p>
    <w:p>
      <w:pPr xmlns:w="http://schemas.openxmlformats.org/wordprocessingml/2006/main">
        <w:rPr>
          <w:sz w:val="22"/>
          <w:szCs w:val="22"/>
        </w:rPr>
      </w:pPr>
      <w:r xmlns:w="http://schemas.openxmlformats.org/wordprocessingml/2006/main">
        <w:rPr>
          <w:sz w:val="22"/>
          <w:szCs w:val="22"/>
        </w:rPr>
        <w:t xml:space="preserve">- API path: /InvoiceAPI/InvoiceUtilsWS/getAllInvoiceTemplates</w:t>
      </w:r>
    </w:p>
    <w:p>
      <w:pPr xmlns:w="http://schemas.openxmlformats.org/wordprocessingml/2006/main">
        <w:ind w:left="0"/>
        <w:rPr>
          <w:sz w:val="22"/>
          <w:szCs w:val="22"/>
        </w:rPr>
      </w:pPr>
      <w:r xmlns:w="http://schemas.openxmlformats.org/wordprocessingml/2006/main">
        <w:rPr>
          <w:b/>
          <w:bCs/>
          <w:sz w:val="22"/>
          <w:szCs w:val="22"/>
        </w:rPr>
        <w:t xml:space="preserve">Input </w:t>
      </w:r>
      <w:r xmlns:w="http://schemas.openxmlformats.org/wordprocessingml/2006/main">
        <w:rPr>
          <w:sz w:val="22"/>
          <w:szCs w:val="22"/>
        </w:rPr>
        <w:t xml:space="preserve">:</w:t>
      </w:r>
    </w:p>
    <w:tbl>
      <w:tblPr>
        <w:tblStyle w:val="14"/>
        <w:tblW w:w="99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7"/>
        <w:gridCol w:w="2219"/>
        <w:gridCol w:w="5364"/>
      </w:tblGrid>
      <w:tr>
        <w:trPr>
          <w:trHeight w:val="395" w:hRule="atLeast"/>
        </w:trPr>
        <w:tc>
          <w:tcPr>
            <w:tcW w:w="2317" w:type="dxa"/>
            <w:shd w:val="clear" w:color="auto" w:fill="D9D9D9"/>
            <w:noWrap w:val="0"/>
            <w:vAlign w:val="top"/>
          </w:tcPr>
          <w:p>
            <w:pPr xmlns:w="http://schemas.openxmlformats.org/wordprocessingml/2006/main">
              <w:jc w:val="both"/>
              <w:rPr>
                <w:b/>
                <w:sz w:val="22"/>
                <w:szCs w:val="22"/>
              </w:rPr>
            </w:pPr>
            <w:r xmlns:w="http://schemas.openxmlformats.org/wordprocessingml/2006/main">
              <w:rPr>
                <w:b/>
                <w:sz w:val="22"/>
                <w:szCs w:val="22"/>
              </w:rPr>
              <w:t xml:space="preserve">School's name</w:t>
            </w:r>
          </w:p>
        </w:tc>
        <w:tc>
          <w:tcPr>
            <w:tcW w:w="2219" w:type="dxa"/>
            <w:shd w:val="clear" w:color="auto" w:fill="D9D9D9"/>
            <w:noWrap w:val="0"/>
            <w:vAlign w:val="top"/>
          </w:tcPr>
          <w:p>
            <w:pPr xmlns:w="http://schemas.openxmlformats.org/wordprocessingml/2006/main">
              <w:jc w:val="both"/>
              <w:rPr>
                <w:b/>
                <w:sz w:val="22"/>
                <w:szCs w:val="22"/>
              </w:rPr>
            </w:pPr>
            <w:r xmlns:w="http://schemas.openxmlformats.org/wordprocessingml/2006/main">
              <w:rPr>
                <w:b/>
                <w:sz w:val="22"/>
                <w:szCs w:val="22"/>
              </w:rPr>
              <w:t xml:space="preserve">Datatypes</w:t>
            </w:r>
          </w:p>
        </w:tc>
        <w:tc>
          <w:tcPr>
            <w:tcW w:w="5364" w:type="dxa"/>
            <w:shd w:val="clear" w:color="auto" w:fill="D9D9D9"/>
            <w:noWrap w:val="0"/>
            <w:vAlign w:val="top"/>
          </w:tcPr>
          <w:p>
            <w:pPr xmlns:w="http://schemas.openxmlformats.org/wordprocessingml/2006/main">
              <w:jc w:val="both"/>
              <w:rPr>
                <w:b/>
                <w:sz w:val="22"/>
                <w:szCs w:val="22"/>
              </w:rPr>
            </w:pPr>
            <w:r xmlns:w="http://schemas.openxmlformats.org/wordprocessingml/2006/main">
              <w:rPr>
                <w:b/>
                <w:sz w:val="22"/>
                <w:szCs w:val="22"/>
              </w:rPr>
              <w:t xml:space="preserve">Describe</w:t>
            </w:r>
          </w:p>
        </w:tc>
      </w:tr>
      <w:tr>
        <w:tc>
          <w:tcPr>
            <w:tcW w:w="231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taxCode</w:t>
            </w:r>
          </w:p>
        </w:tc>
        <w:tc>
          <w:tcPr>
            <w:tcW w:w="2219"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N/A</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Corporate tax code</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Validate rules as the current system status</w:t>
            </w:r>
          </w:p>
          <w:p>
            <w:pPr>
              <w:spacing w:before="0"/>
              <w:ind w:left="41"/>
              <w:jc w:val="both"/>
              <w:rPr>
                <w:bCs/>
                <w:sz w:val="22"/>
                <w:szCs w:val="22"/>
              </w:rPr>
            </w:pPr>
          </w:p>
        </w:tc>
      </w:tr>
      <w:tr>
        <w:tc>
          <w:tcPr>
            <w:tcW w:w="231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invoiceType</w:t>
            </w:r>
          </w:p>
        </w:tc>
        <w:tc>
          <w:tcPr>
            <w:tcW w:w="2219"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N/A</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5364" w:type="dxa"/>
            <w:noWrap w:val="0"/>
            <w:vAlign w:val="top"/>
          </w:tcPr>
          <w:p>
            <w:pPr>
              <w:spacing w:before="0"/>
              <w:ind w:left="41"/>
              <w:jc w:val="both"/>
              <w:rPr>
                <w:ins w:id="2" w:author="cntt_linhntk" w:date="2023-03-08T08:26:00Z"/>
                <w:bCs/>
                <w:sz w:val="22"/>
                <w:szCs w:val="22"/>
              </w:rPr>
            </w:pPr>
            <w:ins w:id="3" w:author="cntt_linhntk" w:date="2023-03-08T08:26:00Z">
              <w:r>
                <w:rPr>
                  <w:bCs/>
                  <w:sz w:val="22"/>
                  <w:szCs w:val="22"/>
                </w:rPr>
                <w:t xml:space="preserve">Ví dụ với TT32: 01GTKT </w:t>
              </w:r>
            </w:ins>
          </w:p>
          <w:p>
            <w:pPr>
              <w:spacing w:before="0"/>
              <w:ind w:left="41"/>
              <w:jc w:val="both"/>
              <w:rPr>
                <w:bCs/>
                <w:sz w:val="22"/>
                <w:szCs w:val="22"/>
              </w:rPr>
            </w:pPr>
            <w:ins w:id="4" w:author="cntt_linhntk" w:date="2023-03-08T08:26:00Z">
              <w:r>
                <w:rPr>
                  <w:bCs/>
                  <w:sz w:val="22"/>
                  <w:szCs w:val="22"/>
                </w:rPr>
                <w:t>Ví dụ với TT78: 1</w:t>
              </w:r>
            </w:ins>
          </w:p>
        </w:tc>
      </w:tr>
    </w:tbl>
    <w:p>
      <w:pPr>
        <w:ind w:left="0"/>
        <w:rPr>
          <w:b/>
          <w:bCs/>
          <w:sz w:val="22"/>
          <w:szCs w:val="22"/>
        </w:rPr>
      </w:pPr>
    </w:p>
    <w:p>
      <w:pPr xmlns:w="http://schemas.openxmlformats.org/wordprocessingml/2006/main">
        <w:ind w:left="0"/>
        <w:rPr>
          <w:b/>
          <w:bCs/>
          <w:sz w:val="22"/>
          <w:szCs w:val="22"/>
        </w:rPr>
      </w:pPr>
      <w:r xmlns:w="http://schemas.openxmlformats.org/wordprocessingml/2006/main">
        <w:rPr>
          <w:b/>
          <w:bCs/>
          <w:sz w:val="22"/>
          <w:szCs w:val="22"/>
        </w:rPr>
        <w:t xml:space="preserve">For example:</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"taxCode": "0100109106-710",</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"invoiceType": "all"</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w:t>
      </w:r>
    </w:p>
    <w:p>
      <w:pPr xmlns:w="http://schemas.openxmlformats.org/wordprocessingml/2006/main">
        <w:ind w:left="0"/>
        <w:rPr>
          <w:szCs w:val="24"/>
        </w:rPr>
      </w:pPr>
      <w:r xmlns:w="http://schemas.openxmlformats.org/wordprocessingml/2006/main">
        <w:rPr>
          <w:b/>
          <w:bCs/>
          <w:szCs w:val="24"/>
        </w:rPr>
        <w:t xml:space="preserve">Output </w:t>
      </w:r>
      <w:r xmlns:w="http://schemas.openxmlformats.org/wordprocessingml/2006/main">
        <w:rPr>
          <w:szCs w:val="24"/>
        </w:rPr>
        <w:t xml:space="preserve">:</w:t>
      </w:r>
    </w:p>
    <w:tbl>
      <w:tblPr>
        <w:tblStyle w:val="14"/>
        <w:tblW w:w="9998"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3217"/>
        <w:gridCol w:w="5364"/>
      </w:tblGrid>
      <w:tr>
        <w:trPr>
          <w:trHeight w:val="395" w:hRule="atLeast"/>
        </w:trPr>
        <w:tc>
          <w:tcPr>
            <w:tcW w:w="1417" w:type="dxa"/>
            <w:shd w:val="clear" w:color="auto" w:fill="EEECE1"/>
            <w:noWrap w:val="0"/>
            <w:vAlign w:val="top"/>
          </w:tcPr>
          <w:p>
            <w:pPr xmlns:w="http://schemas.openxmlformats.org/wordprocessingml/2006/main">
              <w:ind w:hanging="544"/>
              <w:jc w:val="center"/>
              <w:rPr>
                <w:b/>
                <w:sz w:val="22"/>
                <w:szCs w:val="22"/>
              </w:rPr>
            </w:pPr>
            <w:r xmlns:w="http://schemas.openxmlformats.org/wordprocessingml/2006/main">
              <w:rPr>
                <w:b/>
                <w:sz w:val="22"/>
                <w:szCs w:val="22"/>
              </w:rPr>
              <w:t xml:space="preserve">STT</w:t>
            </w:r>
          </w:p>
        </w:tc>
        <w:tc>
          <w:tcPr>
            <w:tcW w:w="3217" w:type="dxa"/>
            <w:shd w:val="clear" w:color="auto" w:fill="EEECE1"/>
            <w:noWrap w:val="0"/>
            <w:vAlign w:val="top"/>
          </w:tcPr>
          <w:p>
            <w:pPr xmlns:w="http://schemas.openxmlformats.org/wordprocessingml/2006/main">
              <w:jc w:val="both"/>
              <w:rPr>
                <w:b/>
                <w:sz w:val="22"/>
                <w:szCs w:val="22"/>
              </w:rPr>
            </w:pPr>
            <w:r xmlns:w="http://schemas.openxmlformats.org/wordprocessingml/2006/main">
              <w:rPr>
                <w:b/>
                <w:sz w:val="22"/>
                <w:szCs w:val="22"/>
              </w:rPr>
              <w:t xml:space="preserve">School's name</w:t>
            </w:r>
          </w:p>
        </w:tc>
        <w:tc>
          <w:tcPr>
            <w:tcW w:w="5364" w:type="dxa"/>
            <w:shd w:val="clear" w:color="auto" w:fill="EEECE1"/>
            <w:noWrap w:val="0"/>
            <w:vAlign w:val="top"/>
          </w:tcPr>
          <w:p>
            <w:pPr xmlns:w="http://schemas.openxmlformats.org/wordprocessingml/2006/main">
              <w:jc w:val="both"/>
              <w:rPr>
                <w:b/>
                <w:sz w:val="22"/>
                <w:szCs w:val="22"/>
              </w:rPr>
            </w:pPr>
            <w:r xmlns:w="http://schemas.openxmlformats.org/wordprocessingml/2006/main">
              <w:rPr>
                <w:b/>
                <w:sz w:val="22"/>
                <w:szCs w:val="22"/>
              </w:rPr>
              <w:t xml:space="preserve">Describe</w:t>
            </w:r>
          </w:p>
        </w:tc>
      </w:tr>
      <w:tr>
        <w:tc>
          <w:tcPr>
            <w:tcW w:w="1417" w:type="dxa"/>
            <w:noWrap w:val="0"/>
            <w:vAlign w:val="top"/>
          </w:tcPr>
          <w:p>
            <w:pPr xmlns:w="http://schemas.openxmlformats.org/wordprocessingml/2006/main">
              <w:spacing w:before="0"/>
              <w:ind w:left="360" w:hanging="544"/>
              <w:contextualSpacing/>
              <w:jc w:val="center"/>
              <w:rPr>
                <w:rFonts w:eastAsia="Calibri"/>
                <w:snapToGrid/>
                <w:sz w:val="22"/>
                <w:szCs w:val="22"/>
              </w:rPr>
            </w:pPr>
            <w:r xmlns:w="http://schemas.openxmlformats.org/wordprocessingml/2006/main">
              <w:rPr>
                <w:rFonts w:eastAsia="Calibri"/>
                <w:snapToGrid/>
                <w:sz w:val="22"/>
                <w:szCs w:val="22"/>
              </w:rPr>
              <w:t xml:space="preserve">first</w:t>
            </w:r>
          </w:p>
        </w:tc>
        <w:tc>
          <w:tcPr>
            <w:tcW w:w="321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errorcode</w:t>
            </w:r>
          </w:p>
        </w:tc>
        <w:tc>
          <w:tcPr>
            <w:tcW w:w="5364" w:type="dxa"/>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Error code</w:t>
            </w:r>
          </w:p>
        </w:tc>
      </w:tr>
      <w:tr>
        <w:tc>
          <w:tcPr>
            <w:tcW w:w="1417" w:type="dxa"/>
            <w:noWrap w:val="0"/>
            <w:vAlign w:val="top"/>
          </w:tcPr>
          <w:p>
            <w:pPr xmlns:w="http://schemas.openxmlformats.org/wordprocessingml/2006/main">
              <w:spacing w:before="0"/>
              <w:ind w:left="360" w:hanging="544"/>
              <w:contextualSpacing/>
              <w:jc w:val="center"/>
              <w:rPr>
                <w:rFonts w:eastAsia="Calibri"/>
                <w:snapToGrid/>
                <w:sz w:val="22"/>
                <w:szCs w:val="22"/>
              </w:rPr>
            </w:pPr>
            <w:r xmlns:w="http://schemas.openxmlformats.org/wordprocessingml/2006/main">
              <w:rPr>
                <w:rFonts w:eastAsia="Calibri"/>
                <w:snapToGrid/>
                <w:sz w:val="22"/>
                <w:szCs w:val="22"/>
              </w:rPr>
              <w:t xml:space="preserve">2</w:t>
            </w:r>
          </w:p>
        </w:tc>
        <w:tc>
          <w:tcPr>
            <w:tcW w:w="321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description</w:t>
            </w:r>
          </w:p>
        </w:tc>
        <w:tc>
          <w:tcPr>
            <w:tcW w:w="5364" w:type="dxa"/>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Error description</w:t>
            </w:r>
          </w:p>
        </w:tc>
      </w:tr>
      <w:tr>
        <w:tc>
          <w:tcPr>
            <w:tcW w:w="1417" w:type="dxa"/>
            <w:noWrap w:val="0"/>
            <w:vAlign w:val="top"/>
          </w:tcPr>
          <w:p>
            <w:pPr xmlns:w="http://schemas.openxmlformats.org/wordprocessingml/2006/main">
              <w:spacing w:before="0"/>
              <w:ind w:left="360" w:hanging="544"/>
              <w:contextualSpacing/>
              <w:jc w:val="center"/>
              <w:rPr>
                <w:rFonts w:eastAsia="Calibri"/>
                <w:snapToGrid/>
                <w:sz w:val="22"/>
                <w:szCs w:val="22"/>
              </w:rPr>
            </w:pPr>
            <w:r xmlns:w="http://schemas.openxmlformats.org/wordprocessingml/2006/main">
              <w:rPr>
                <w:rFonts w:eastAsia="Calibri"/>
                <w:snapToGrid/>
                <w:sz w:val="22"/>
                <w:szCs w:val="22"/>
              </w:rPr>
              <w:t xml:space="preserve">3</w:t>
            </w:r>
          </w:p>
        </w:tc>
        <w:tc>
          <w:tcPr>
            <w:tcW w:w="321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totalRows</w:t>
            </w:r>
          </w:p>
        </w:tc>
        <w:tc>
          <w:tcPr>
            <w:tcW w:w="5364" w:type="dxa"/>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Total number of lines of results found</w:t>
            </w:r>
          </w:p>
        </w:tc>
      </w:tr>
      <w:tr>
        <w:tc>
          <w:tcPr>
            <w:tcW w:w="1417" w:type="dxa"/>
            <w:noWrap w:val="0"/>
            <w:vAlign w:val="top"/>
          </w:tcPr>
          <w:p>
            <w:pPr xmlns:w="http://schemas.openxmlformats.org/wordprocessingml/2006/main">
              <w:spacing w:before="0"/>
              <w:ind w:left="360" w:hanging="544"/>
              <w:contextualSpacing/>
              <w:jc w:val="center"/>
              <w:rPr>
                <w:rFonts w:eastAsia="Calibri"/>
                <w:snapToGrid/>
                <w:sz w:val="22"/>
                <w:szCs w:val="22"/>
              </w:rPr>
            </w:pPr>
            <w:r xmlns:w="http://schemas.openxmlformats.org/wordprocessingml/2006/main">
              <w:rPr>
                <w:rFonts w:eastAsia="Calibri"/>
                <w:snapToGrid/>
                <w:sz w:val="22"/>
                <w:szCs w:val="22"/>
              </w:rPr>
              <w:t xml:space="preserve">4</w:t>
            </w:r>
          </w:p>
        </w:tc>
        <w:tc>
          <w:tcPr>
            <w:tcW w:w="321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template</w:t>
            </w:r>
          </w:p>
        </w:tc>
        <w:tc>
          <w:tcPr>
            <w:tcW w:w="5364" w:type="dxa"/>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NA</w:t>
            </w:r>
          </w:p>
        </w:tc>
      </w:tr>
      <w:tr>
        <w:tc>
          <w:tcPr>
            <w:tcW w:w="1417" w:type="dxa"/>
            <w:noWrap w:val="0"/>
            <w:vAlign w:val="top"/>
          </w:tcPr>
          <w:p>
            <w:pPr xmlns:w="http://schemas.openxmlformats.org/wordprocessingml/2006/main">
              <w:spacing w:before="0"/>
              <w:ind w:left="360" w:hanging="544"/>
              <w:contextualSpacing/>
              <w:jc w:val="center"/>
              <w:rPr>
                <w:rFonts w:eastAsia="Calibri"/>
                <w:snapToGrid/>
                <w:sz w:val="22"/>
                <w:szCs w:val="22"/>
              </w:rPr>
            </w:pPr>
            <w:r xmlns:w="http://schemas.openxmlformats.org/wordprocessingml/2006/main">
              <w:rPr>
                <w:rFonts w:eastAsia="Calibri"/>
                <w:snapToGrid/>
                <w:sz w:val="22"/>
                <w:szCs w:val="22"/>
              </w:rPr>
              <w:t xml:space="preserve">5</w:t>
            </w:r>
          </w:p>
        </w:tc>
        <w:tc>
          <w:tcPr>
            <w:tcW w:w="321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templateCode</w:t>
            </w:r>
          </w:p>
        </w:tc>
        <w:tc>
          <w:tcPr>
            <w:tcW w:w="5364" w:type="dxa"/>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Invoice template</w:t>
            </w:r>
          </w:p>
        </w:tc>
      </w:tr>
      <w:tr>
        <w:tc>
          <w:tcPr>
            <w:tcW w:w="1417" w:type="dxa"/>
            <w:noWrap w:val="0"/>
            <w:vAlign w:val="top"/>
          </w:tcPr>
          <w:p>
            <w:pPr xmlns:w="http://schemas.openxmlformats.org/wordprocessingml/2006/main">
              <w:spacing w:before="0"/>
              <w:ind w:left="360" w:hanging="544"/>
              <w:contextualSpacing/>
              <w:jc w:val="center"/>
              <w:rPr>
                <w:rFonts w:eastAsia="Calibri"/>
                <w:snapToGrid/>
                <w:sz w:val="22"/>
                <w:szCs w:val="22"/>
              </w:rPr>
            </w:pPr>
            <w:r xmlns:w="http://schemas.openxmlformats.org/wordprocessingml/2006/main">
              <w:rPr>
                <w:rFonts w:eastAsia="Calibri"/>
                <w:snapToGrid/>
                <w:sz w:val="22"/>
                <w:szCs w:val="22"/>
              </w:rPr>
              <w:t xml:space="preserve">6</w:t>
            </w:r>
          </w:p>
        </w:tc>
        <w:tc>
          <w:tcPr>
            <w:tcW w:w="321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invoiceSeri</w:t>
            </w:r>
          </w:p>
        </w:tc>
        <w:tc>
          <w:tcPr>
            <w:tcW w:w="5364" w:type="dxa"/>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Invoice symbol</w:t>
            </w:r>
          </w:p>
        </w:tc>
      </w:tr>
      <w:tr>
        <w:tc>
          <w:tcPr>
            <w:tcW w:w="1417" w:type="dxa"/>
            <w:noWrap w:val="0"/>
            <w:vAlign w:val="top"/>
          </w:tcPr>
          <w:p>
            <w:pPr xmlns:w="http://schemas.openxmlformats.org/wordprocessingml/2006/main">
              <w:spacing w:before="0"/>
              <w:ind w:left="360" w:hanging="544"/>
              <w:contextualSpacing/>
              <w:jc w:val="center"/>
              <w:rPr>
                <w:rFonts w:eastAsia="Calibri"/>
                <w:snapToGrid/>
                <w:sz w:val="22"/>
                <w:szCs w:val="22"/>
              </w:rPr>
            </w:pPr>
            <w:r xmlns:w="http://schemas.openxmlformats.org/wordprocessingml/2006/main">
              <w:rPr>
                <w:rFonts w:eastAsia="Calibri"/>
                <w:snapToGrid/>
                <w:sz w:val="22"/>
                <w:szCs w:val="22"/>
              </w:rPr>
              <w:t xml:space="preserve">7</w:t>
            </w:r>
          </w:p>
        </w:tc>
        <w:tc>
          <w:tcPr>
            <w:tcW w:w="321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originalTemplateCode</w:t>
            </w:r>
          </w:p>
        </w:tc>
        <w:tc>
          <w:tcPr>
            <w:tcW w:w="5364" w:type="dxa"/>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Original invoice form</w:t>
            </w:r>
          </w:p>
        </w:tc>
      </w:tr>
    </w:tbl>
    <w:p>
      <w:pPr>
        <w:ind w:left="0"/>
        <w:rPr>
          <w:b/>
          <w:bCs/>
          <w:sz w:val="22"/>
          <w:szCs w:val="22"/>
        </w:rPr>
      </w:pPr>
    </w:p>
    <w:p>
      <w:pPr>
        <w:ind w:left="0"/>
        <w:rPr>
          <w:b/>
          <w:bCs/>
          <w:sz w:val="22"/>
          <w:szCs w:val="22"/>
        </w:rPr>
      </w:pPr>
    </w:p>
    <w:p>
      <w:pPr>
        <w:ind w:left="0"/>
        <w:rPr>
          <w:b/>
          <w:bCs/>
          <w:sz w:val="22"/>
          <w:szCs w:val="22"/>
        </w:rPr>
      </w:pPr>
    </w:p>
    <w:p>
      <w:pPr xmlns:w="http://schemas.openxmlformats.org/wordprocessingml/2006/main">
        <w:ind w:left="0"/>
        <w:rPr>
          <w:b/>
          <w:bCs/>
          <w:sz w:val="22"/>
          <w:szCs w:val="22"/>
        </w:rPr>
      </w:pPr>
      <w:r xmlns:w="http://schemas.openxmlformats.org/wordprocessingml/2006/main">
        <w:rPr>
          <w:b/>
          <w:bCs/>
          <w:sz w:val="22"/>
          <w:szCs w:val="22"/>
        </w:rPr>
        <w:t xml:space="preserve">For example:</w:t>
      </w:r>
    </w:p>
    <w:p>
      <w:pPr xmlns:w="http://schemas.openxmlformats.org/wordprocessingml/2006/main">
        <w:shd w:val="clear" w:color="auto" w:fill="FFFFFE"/>
        <w:spacing w:before="0" w:line="270" w:lineRule="atLeast"/>
        <w:ind w:left="0"/>
        <w:rPr>
          <w:snapToGrid/>
          <w:szCs w:val="24"/>
        </w:rPr>
      </w:pPr>
      <w:r xmlns:w="http://schemas.openxmlformats.org/wordprocessingml/2006/main">
        <w:rPr>
          <w:szCs w:val="24"/>
        </w:rPr>
        <w:t xml:space="preserve">{</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"errorCode": </w:t>
      </w:r>
      <w:r xmlns:w="http://schemas.openxmlformats.org/wordprocessingml/2006/main">
        <w:rPr>
          <w:b/>
          <w:bCs/>
          <w:szCs w:val="24"/>
        </w:rPr>
        <w:t xml:space="preserve">null </w:t>
      </w:r>
      <w:r xmlns:w="http://schemas.openxmlformats.org/wordprocessingml/2006/main">
        <w:rPr>
          <w:szCs w:val="24"/>
        </w:rPr>
        <w:t xml:space="preserve">,</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"description": </w:t>
      </w:r>
      <w:r xmlns:w="http://schemas.openxmlformats.org/wordprocessingml/2006/main">
        <w:rPr>
          <w:b/>
          <w:bCs/>
          <w:szCs w:val="24"/>
        </w:rPr>
        <w:t xml:space="preserve">null </w:t>
      </w:r>
      <w:r xmlns:w="http://schemas.openxmlformats.org/wordprocessingml/2006/main">
        <w:rPr>
          <w:szCs w:val="24"/>
        </w:rPr>
        <w:t xml:space="preserve">,</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"totalRows": 10,</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"template": [</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"templateCode": "1/138",</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"invoiceSeri": "K23TYH",</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"originalTemplateCode": "1/0001"</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"templateCode": "1/141",</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"invoiceSeri": "K23TKH",</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"originalTemplateCode": "1/0008"</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"templateCode": "1/142",</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"invoiceSeri": "K23TRW",</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"originalTemplateCode": "1/0005"</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"templateCode": "1/143",</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"invoiceSeri": "K22TYT",</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"originalTemplateCode": "1/0001"</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"templateCode": "1/143",</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"invoiceSeri": "K23TEF",</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"originalTemplateCode": "1/0001"</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"templateCode": "1/001",</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"invoiceSeri": "C21TUH",</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"originalTemplateCode": "1/0001"</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"templateCode": "2/002",</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"invoiceSeri": "K23MAA",</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"originalTemplateCode": "2/0002"</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"templateCode": "2/002",</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"invoiceSeri": "K22MAB",</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"originalTemplateCode": "2/0002"</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"templateCode": "2/005",</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"invoiceSeri": "C21MYH",</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"originalTemplateCode": "2/0002"</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"templateCode": "6/003",</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"invoiceSeri": "K22NKL",</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"originalTemplateCode": "6/0001"</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w:t>
      </w:r>
    </w:p>
    <w:p>
      <w:pPr xmlns:w="http://schemas.openxmlformats.org/wordprocessingml/2006/main">
        <w:shd w:val="clear" w:color="auto" w:fill="FFFFFE"/>
        <w:spacing w:before="0" w:line="270" w:lineRule="atLeast"/>
        <w:ind w:left="0"/>
        <w:rPr>
          <w:szCs w:val="24"/>
        </w:rPr>
      </w:pPr>
      <w:r xmlns:w="http://schemas.openxmlformats.org/wordprocessingml/2006/main">
        <w:rPr>
          <w:szCs w:val="24"/>
        </w:rPr>
        <w:t xml:space="preserve">]</w:t>
      </w:r>
    </w:p>
    <w:p>
      <w:pPr xmlns:w="http://schemas.openxmlformats.org/wordprocessingml/2006/main">
        <w:ind w:left="0"/>
        <w:rPr>
          <w:szCs w:val="24"/>
        </w:rPr>
      </w:pPr>
      <w:r xmlns:w="http://schemas.openxmlformats.org/wordprocessingml/2006/main">
        <w:rPr>
          <w:szCs w:val="24"/>
        </w:rPr>
        <w:t xml:space="preserve">}</w:t>
      </w:r>
    </w:p>
    <w:p>
      <w:pPr xmlns:w="http://schemas.openxmlformats.org/wordprocessingml/2006/main">
        <w:pStyle w:val="20"/>
        <w:numPr>
          <w:ilvl w:val="1"/>
          <w:numId w:val="19"/>
        </w:numPr>
        <w:rPr>
          <w:sz w:val="22"/>
          <w:szCs w:val="22"/>
        </w:rPr>
      </w:pPr>
      <w:r xmlns:w="http://schemas.openxmlformats.org/wordprocessingml/2006/main">
        <w:rPr>
          <w:sz w:val="22"/>
          <w:szCs w:val="22"/>
        </w:rPr>
        <w:t xml:space="preserve">Release/replace/adjust to </w:t>
      </w:r>
      <w:r xmlns:w="http://schemas.openxmlformats.org/wordprocessingml/2006/main">
        <w:rPr>
          <w:sz w:val="22"/>
          <w:szCs w:val="22"/>
          <w:lang w:val="vi-VN"/>
        </w:rPr>
        <w:t xml:space="preserve">CLOUD CA </w:t>
      </w:r>
      <w:r xmlns:w="http://schemas.openxmlformats.org/wordprocessingml/2006/main">
        <w:rPr>
          <w:sz w:val="22"/>
          <w:szCs w:val="22"/>
        </w:rPr>
        <w:t xml:space="preserve">(Step 1: Get the hash string)</w:t>
      </w:r>
    </w:p>
    <w:p>
      <w:pPr xmlns:w="http://schemas.openxmlformats.org/wordprocessingml/2006/main">
        <w:jc w:val="both"/>
        <w:rPr>
          <w:b/>
          <w:sz w:val="22"/>
          <w:szCs w:val="22"/>
        </w:rPr>
      </w:pPr>
      <w:r xmlns:w="http://schemas.openxmlformats.org/wordprocessingml/2006/main">
        <w:rPr>
          <w:b/>
          <w:sz w:val="22"/>
          <w:szCs w:val="22"/>
        </w:rPr>
        <w:t xml:space="preserve">*Rules for checking invoice date:</w:t>
      </w:r>
    </w:p>
    <w:p>
      <w:pPr xmlns:w="http://schemas.openxmlformats.org/wordprocessingml/2006/main">
        <w:rPr>
          <w:spacing w:val="2"/>
          <w:sz w:val="22"/>
          <w:szCs w:val="22"/>
          <w:shd w:val="clear" w:color="auto" w:fill="FFFFFF"/>
        </w:rPr>
      </w:pPr>
      <w:r xmlns:w="http://schemas.openxmlformats.org/wordprocessingml/2006/main">
        <w:rPr>
          <w:spacing w:val="2"/>
          <w:sz w:val="22"/>
          <w:szCs w:val="22"/>
          <w:shd w:val="clear" w:color="auto" w:fill="FFFFFF"/>
        </w:rPr>
        <w:t xml:space="preserve">SInvoice V2 electronic invoice system, the General configuration section related to invoice date has 2 checkboxes: </w:t>
      </w:r>
      <w:r xmlns:w="http://schemas.openxmlformats.org/wordprocessingml/2006/main">
        <w:rPr>
          <w:color w:val="181D34"/>
          <w:spacing w:val="2"/>
          <w:sz w:val="22"/>
          <w:szCs w:val="22"/>
          <w:shd w:val="clear" w:color="auto" w:fill="FFFFFF"/>
        </w:rPr>
        <w:t xml:space="preserve">Allow invoice date to be different from the current date </w:t>
      </w:r>
      <w:r xmlns:w="http://schemas.openxmlformats.org/wordprocessingml/2006/main">
        <w:rPr>
          <w:spacing w:val="2"/>
          <w:sz w:val="22"/>
          <w:szCs w:val="22"/>
          <w:shd w:val="clear" w:color="auto" w:fill="FFFFFF"/>
        </w:rPr>
        <w:t xml:space="preserve">, Automatically set the value for invoice date equal to the most recent date.</w:t>
      </w:r>
    </w:p>
    <w:p>
      <w:pPr xmlns:w="http://schemas.openxmlformats.org/wordprocessingml/2006/main">
        <w:rPr>
          <w:spacing w:val="2"/>
          <w:sz w:val="22"/>
          <w:szCs w:val="22"/>
          <w:shd w:val="clear" w:color="auto" w:fill="FFFFFF"/>
        </w:rPr>
      </w:pPr>
      <w:r xmlns:w="http://schemas.openxmlformats.org/wordprocessingml/2006/main">
        <w:rPr>
          <w:spacing w:val="2"/>
          <w:sz w:val="22"/>
          <w:szCs w:val="22"/>
          <w:shd w:val="clear" w:color="auto" w:fill="FFFFFF"/>
        </w:rPr>
        <w:t xml:space="preserve">When issuing invoices via API, the invoice date will be affected when the user selects these checkboxes. There are 4 cases as described below:</w:t>
      </w:r>
    </w:p>
    <w:p>
      <w:pPr xmlns:w="http://schemas.openxmlformats.org/wordprocessingml/2006/main">
        <w:rPr>
          <w:b/>
          <w:snapToGrid/>
          <w:sz w:val="22"/>
          <w:szCs w:val="22"/>
        </w:rPr>
      </w:pPr>
      <w:r xmlns:w="http://schemas.openxmlformats.org/wordprocessingml/2006/main">
        <w:rPr>
          <w:b/>
          <w:sz w:val="22"/>
          <w:szCs w:val="22"/>
        </w:rPr>
        <w:t xml:space="preserve">Case 1: Don't tick both</w:t>
      </w:r>
    </w:p>
    <w:p>
      <w:pPr xmlns:w="http://schemas.openxmlformats.org/wordprocessingml/2006/main">
        <w:rPr>
          <w:sz w:val="22"/>
          <w:szCs w:val="22"/>
        </w:rPr>
      </w:pPr>
      <w:r xmlns:w="http://schemas.openxmlformats.org/wordprocessingml/2006/main">
        <w:rPr>
          <w:sz w:val="22"/>
          <w:szCs w:val="22"/>
        </w:rPr>
        <w:t xml:space="preserve">- InvoiceIssuedDate null: get the current date and time (sysdate)</w:t>
      </w:r>
    </w:p>
    <w:p>
      <w:pPr xmlns:w="http://schemas.openxmlformats.org/wordprocessingml/2006/main">
        <w:rPr>
          <w:sz w:val="22"/>
          <w:szCs w:val="22"/>
        </w:rPr>
      </w:pPr>
      <w:r xmlns:w="http://schemas.openxmlformats.org/wordprocessingml/2006/main">
        <w:rPr>
          <w:sz w:val="22"/>
          <w:szCs w:val="22"/>
        </w:rPr>
        <w:t xml:space="preserve">- Date made &lt; date of the last invoice: invalid date</w:t>
      </w:r>
    </w:p>
    <w:p>
      <w:pPr xmlns:w="http://schemas.openxmlformats.org/wordprocessingml/2006/main">
        <w:rPr>
          <w:sz w:val="22"/>
          <w:szCs w:val="22"/>
        </w:rPr>
      </w:pPr>
      <w:r xmlns:w="http://schemas.openxmlformats.org/wordprocessingml/2006/main">
        <w:rPr>
          <w:sz w:val="22"/>
          <w:szCs w:val="22"/>
        </w:rPr>
        <w:t xml:space="preserve">- Date of creation &gt;= date of last invoice and &lt;= current date: invalid date</w:t>
      </w:r>
    </w:p>
    <w:p>
      <w:pPr xmlns:w="http://schemas.openxmlformats.org/wordprocessingml/2006/main">
        <w:rPr>
          <w:sz w:val="22"/>
          <w:szCs w:val="22"/>
        </w:rPr>
      </w:pPr>
      <w:r xmlns:w="http://schemas.openxmlformats.org/wordprocessingml/2006/main">
        <w:rPr>
          <w:sz w:val="22"/>
          <w:szCs w:val="22"/>
        </w:rPr>
        <w:t xml:space="preserve">- Establishment date &gt; current date: get the transmitted date (do not check the time)</w:t>
      </w:r>
    </w:p>
    <w:p>
      <w:pPr xmlns:w="http://schemas.openxmlformats.org/wordprocessingml/2006/main">
        <w:rPr>
          <w:b/>
          <w:sz w:val="22"/>
          <w:szCs w:val="22"/>
        </w:rPr>
      </w:pPr>
      <w:r xmlns:w="http://schemas.openxmlformats.org/wordprocessingml/2006/main">
        <w:rPr>
          <w:b/>
          <w:sz w:val="22"/>
          <w:szCs w:val="22"/>
        </w:rPr>
        <w:t xml:space="preserve">Case 2: Tick " </w:t>
      </w:r>
      <w:r xmlns:w="http://schemas.openxmlformats.org/wordprocessingml/2006/main">
        <w:rPr>
          <w:b/>
          <w:spacing w:val="2"/>
          <w:sz w:val="22"/>
          <w:szCs w:val="22"/>
          <w:shd w:val="clear" w:color="auto" w:fill="FFFFFF"/>
        </w:rPr>
        <w:t xml:space="preserve">Configure the signing date as the current time"</w:t>
      </w:r>
    </w:p>
    <w:p>
      <w:pPr xmlns:w="http://schemas.openxmlformats.org/wordprocessingml/2006/main">
        <w:rPr>
          <w:sz w:val="22"/>
          <w:szCs w:val="22"/>
        </w:rPr>
      </w:pPr>
      <w:r xmlns:w="http://schemas.openxmlformats.org/wordprocessingml/2006/main">
        <w:rPr>
          <w:sz w:val="22"/>
          <w:szCs w:val="22"/>
        </w:rPr>
        <w:t xml:space="preserve">- InvoiceIssuedDate null: get the current date and time (sysdate)</w:t>
      </w:r>
    </w:p>
    <w:p>
      <w:pPr xmlns:w="http://schemas.openxmlformats.org/wordprocessingml/2006/main">
        <w:rPr>
          <w:sz w:val="22"/>
          <w:szCs w:val="22"/>
        </w:rPr>
      </w:pPr>
      <w:r xmlns:w="http://schemas.openxmlformats.org/wordprocessingml/2006/main">
        <w:rPr>
          <w:sz w:val="22"/>
          <w:szCs w:val="22"/>
        </w:rPr>
        <w:t xml:space="preserve">- Date of creation &lt; date of most recent invoice: get the date of the most recent invoice</w:t>
      </w:r>
    </w:p>
    <w:p>
      <w:pPr xmlns:w="http://schemas.openxmlformats.org/wordprocessingml/2006/main">
        <w:rPr>
          <w:sz w:val="22"/>
          <w:szCs w:val="22"/>
        </w:rPr>
      </w:pPr>
      <w:r xmlns:w="http://schemas.openxmlformats.org/wordprocessingml/2006/main">
        <w:rPr>
          <w:sz w:val="22"/>
          <w:szCs w:val="22"/>
        </w:rPr>
        <w:t xml:space="preserve">- Creation date &gt;= creation date of the most recent invoice and &lt;= current date: get the transmitted date</w:t>
      </w:r>
    </w:p>
    <w:p>
      <w:pPr xmlns:w="http://schemas.openxmlformats.org/wordprocessingml/2006/main">
        <w:rPr>
          <w:sz w:val="22"/>
          <w:szCs w:val="22"/>
        </w:rPr>
      </w:pPr>
      <w:r xmlns:w="http://schemas.openxmlformats.org/wordprocessingml/2006/main">
        <w:rPr>
          <w:sz w:val="22"/>
          <w:szCs w:val="22"/>
        </w:rPr>
        <w:t xml:space="preserve">- Creation date &gt; current date: invalid creation date</w:t>
      </w:r>
    </w:p>
    <w:p>
      <w:pPr xmlns:w="http://schemas.openxmlformats.org/wordprocessingml/2006/main">
        <w:jc w:val="both"/>
        <w:rPr>
          <w:b/>
          <w:spacing w:val="2"/>
          <w:sz w:val="22"/>
          <w:szCs w:val="22"/>
          <w:shd w:val="clear" w:color="auto" w:fill="FFFFFF"/>
        </w:rPr>
      </w:pPr>
      <w:r xmlns:w="http://schemas.openxmlformats.org/wordprocessingml/2006/main">
        <w:rPr>
          <w:b/>
          <w:sz w:val="22"/>
          <w:szCs w:val="22"/>
        </w:rPr>
        <w:t xml:space="preserve">Case 3: Tick " </w:t>
      </w:r>
      <w:r xmlns:w="http://schemas.openxmlformats.org/wordprocessingml/2006/main">
        <w:rPr>
          <w:b/>
          <w:spacing w:val="2"/>
          <w:sz w:val="22"/>
          <w:szCs w:val="22"/>
          <w:shd w:val="clear" w:color="auto" w:fill="FFFFFF"/>
        </w:rPr>
        <w:t xml:space="preserve">Automatically set the value for the invoice date to the most recent invoice date"</w:t>
      </w:r>
    </w:p>
    <w:p>
      <w:pPr xmlns:w="http://schemas.openxmlformats.org/wordprocessingml/2006/main">
        <w:rPr>
          <w:sz w:val="22"/>
          <w:szCs w:val="22"/>
        </w:rPr>
      </w:pPr>
      <w:r xmlns:w="http://schemas.openxmlformats.org/wordprocessingml/2006/main">
        <w:rPr>
          <w:sz w:val="22"/>
          <w:szCs w:val="22"/>
        </w:rPr>
        <w:t xml:space="preserve">- InvoiceIssuedDate null: get the current date and time (sysdate)</w:t>
      </w:r>
    </w:p>
    <w:p>
      <w:pPr xmlns:w="http://schemas.openxmlformats.org/wordprocessingml/2006/main">
        <w:rPr>
          <w:sz w:val="22"/>
          <w:szCs w:val="22"/>
        </w:rPr>
      </w:pPr>
      <w:r xmlns:w="http://schemas.openxmlformats.org/wordprocessingml/2006/main">
        <w:rPr>
          <w:sz w:val="22"/>
          <w:szCs w:val="22"/>
        </w:rPr>
        <w:t xml:space="preserve">- Date made &lt; date of the last invoice: invalid date</w:t>
      </w:r>
    </w:p>
    <w:p>
      <w:pPr xmlns:w="http://schemas.openxmlformats.org/wordprocessingml/2006/main">
        <w:rPr>
          <w:sz w:val="22"/>
          <w:szCs w:val="22"/>
        </w:rPr>
      </w:pPr>
      <w:r xmlns:w="http://schemas.openxmlformats.org/wordprocessingml/2006/main">
        <w:rPr>
          <w:sz w:val="22"/>
          <w:szCs w:val="22"/>
        </w:rPr>
        <w:t xml:space="preserve">- Creation date &gt;= creation date of the most recent invoice and &lt;= current date: get the transmitted date</w:t>
      </w:r>
    </w:p>
    <w:p>
      <w:pPr xmlns:w="http://schemas.openxmlformats.org/wordprocessingml/2006/main">
        <w:rPr>
          <w:sz w:val="22"/>
          <w:szCs w:val="22"/>
        </w:rPr>
      </w:pPr>
      <w:r xmlns:w="http://schemas.openxmlformats.org/wordprocessingml/2006/main">
        <w:rPr>
          <w:sz w:val="22"/>
          <w:szCs w:val="22"/>
        </w:rPr>
        <w:t xml:space="preserve">- Creation date &gt; current date: invalid creation date</w:t>
      </w:r>
    </w:p>
    <w:p>
      <w:pPr>
        <w:rPr>
          <w:sz w:val="22"/>
          <w:szCs w:val="22"/>
        </w:rPr>
      </w:pPr>
    </w:p>
    <w:p>
      <w:pPr xmlns:w="http://schemas.openxmlformats.org/wordprocessingml/2006/main">
        <w:rPr>
          <w:b/>
          <w:sz w:val="22"/>
          <w:szCs w:val="22"/>
        </w:rPr>
      </w:pPr>
      <w:r xmlns:w="http://schemas.openxmlformats.org/wordprocessingml/2006/main">
        <w:rPr>
          <w:b/>
          <w:sz w:val="22"/>
          <w:szCs w:val="22"/>
        </w:rPr>
        <w:t xml:space="preserve">Case 4: Accumulate both</w:t>
      </w:r>
    </w:p>
    <w:p>
      <w:pPr xmlns:w="http://schemas.openxmlformats.org/wordprocessingml/2006/main">
        <w:rPr>
          <w:sz w:val="22"/>
          <w:szCs w:val="22"/>
        </w:rPr>
      </w:pPr>
      <w:r xmlns:w="http://schemas.openxmlformats.org/wordprocessingml/2006/main">
        <w:rPr>
          <w:sz w:val="22"/>
          <w:szCs w:val="22"/>
        </w:rPr>
        <w:t xml:space="preserve">- InvoiceIssuedDate null: get the current date and time (sysdate)</w:t>
      </w:r>
    </w:p>
    <w:p>
      <w:pPr xmlns:w="http://schemas.openxmlformats.org/wordprocessingml/2006/main">
        <w:rPr>
          <w:sz w:val="22"/>
          <w:szCs w:val="22"/>
        </w:rPr>
      </w:pPr>
      <w:r xmlns:w="http://schemas.openxmlformats.org/wordprocessingml/2006/main">
        <w:rPr>
          <w:sz w:val="22"/>
          <w:szCs w:val="22"/>
        </w:rPr>
        <w:t xml:space="preserve">- Date of creation &lt; date of most recent invoice: get the date of the most recent invoice</w:t>
      </w:r>
    </w:p>
    <w:p>
      <w:pPr xmlns:w="http://schemas.openxmlformats.org/wordprocessingml/2006/main">
        <w:rPr>
          <w:sz w:val="22"/>
          <w:szCs w:val="22"/>
        </w:rPr>
      </w:pPr>
      <w:r xmlns:w="http://schemas.openxmlformats.org/wordprocessingml/2006/main">
        <w:rPr>
          <w:sz w:val="22"/>
          <w:szCs w:val="22"/>
        </w:rPr>
        <w:t xml:space="preserve">- Creation date &gt;= creation date of the most recent invoice and &lt;= current date: get the transmitted date</w:t>
      </w:r>
    </w:p>
    <w:p>
      <w:pPr xmlns:w="http://schemas.openxmlformats.org/wordprocessingml/2006/main">
        <w:rPr>
          <w:sz w:val="22"/>
          <w:szCs w:val="22"/>
        </w:rPr>
      </w:pPr>
      <w:r xmlns:w="http://schemas.openxmlformats.org/wordprocessingml/2006/main">
        <w:rPr>
          <w:sz w:val="22"/>
          <w:szCs w:val="22"/>
        </w:rPr>
        <w:t xml:space="preserve">- Creation date &gt; current date: invalid creation date</w:t>
      </w:r>
    </w:p>
    <w:p>
      <w:pPr xmlns:w="http://schemas.openxmlformats.org/wordprocessingml/2006/main">
        <w:pStyle w:val="4"/>
        <w:rPr>
          <w:sz w:val="22"/>
          <w:szCs w:val="22"/>
        </w:rPr>
      </w:pPr>
      <w:r xmlns:w="http://schemas.openxmlformats.org/wordprocessingml/2006/main">
        <w:rPr>
          <w:sz w:val="22"/>
          <w:szCs w:val="22"/>
        </w:rPr>
        <w:t xml:space="preserve">- Generate xml file and hash string of XML file of invoice signed by USB Token.</w:t>
      </w:r>
    </w:p>
    <w:p>
      <w:pPr xmlns:w="http://schemas.openxmlformats.org/wordprocessingml/2006/main">
        <w:pStyle w:val="19"/>
        <w:widowControl w:val="0"/>
        <w:numPr>
          <w:ilvl w:val="0"/>
          <w:numId w:val="12"/>
        </w:numPr>
        <w:spacing w:before="120" w:line="360" w:lineRule="auto"/>
        <w:contextualSpacing/>
        <w:jc w:val="both"/>
        <w:rPr>
          <w:rFonts w:ascii="Times New Roman" w:hAnsi="Times New Roman"/>
          <w:b/>
          <w:color w:val="0000FF"/>
        </w:rPr>
      </w:pPr>
      <w:r xmlns:w="http://schemas.openxmlformats.org/wordprocessingml/2006/main">
        <w:rPr>
          <w:rFonts w:ascii="Times New Roman" w:hAnsi="Times New Roman"/>
          <w:b/>
          <w:color w:val="0000FF"/>
        </w:rPr>
        <w:t xml:space="preserve">Input:</w:t>
      </w:r>
    </w:p>
    <w:p>
      <w:pPr xmlns:w="http://schemas.openxmlformats.org/wordprocessingml/2006/main">
        <w:numPr>
          <w:ilvl w:val="0"/>
          <w:numId w:val="6"/>
        </w:numPr>
        <w:snapToGrid w:val="0"/>
        <w:jc w:val="both"/>
        <w:rPr>
          <w:sz w:val="22"/>
          <w:szCs w:val="22"/>
        </w:rPr>
      </w:pPr>
      <w:r xmlns:w="http://schemas.openxmlformats.org/wordprocessingml/2006/main">
        <w:rPr>
          <w:sz w:val="22"/>
          <w:szCs w:val="22"/>
        </w:rPr>
        <w:t xml:space="preserve">Action (POST): </w:t>
      </w:r>
      <w:r xmlns:w="http://schemas.openxmlformats.org/wordprocessingml/2006/main">
        <w:rPr>
          <w:color w:val="505050"/>
          <w:sz w:val="22"/>
          <w:szCs w:val="22"/>
          <w:shd w:val="clear" w:color="auto" w:fill="FAFAFA"/>
        </w:rPr>
        <w:t xml:space="preserve">InvoiceAPI/InvoiceWS/createInvoiceUsbTokenGetHash/{supplierTaxCode}</w:t>
      </w:r>
    </w:p>
    <w:p>
      <w:pPr xmlns:w="http://schemas.openxmlformats.org/wordprocessingml/2006/main">
        <w:numPr>
          <w:ilvl w:val="0"/>
          <w:numId w:val="6"/>
        </w:numPr>
        <w:jc w:val="both"/>
        <w:rPr>
          <w:sz w:val="22"/>
          <w:szCs w:val="22"/>
        </w:rPr>
      </w:pPr>
      <w:r xmlns:w="http://schemas.openxmlformats.org/wordprocessingml/2006/main">
        <w:rPr>
          <w:sz w:val="22"/>
          <w:szCs w:val="22"/>
        </w:rPr>
        <w:t xml:space="preserve">Headers:</w:t>
      </w:r>
    </w:p>
    <w:p>
      <w:pPr xmlns:w="http://schemas.openxmlformats.org/wordprocessingml/2006/main">
        <w:ind w:left="720"/>
        <w:jc w:val="both"/>
        <w:rPr>
          <w:sz w:val="22"/>
          <w:szCs w:val="22"/>
          <w:lang w:val="en"/>
        </w:rPr>
      </w:pPr>
      <w:r xmlns:w="http://schemas.openxmlformats.org/wordprocessingml/2006/main">
        <w:rPr>
          <w:sz w:val="22"/>
          <w:szCs w:val="22"/>
          <w:lang w:val="en"/>
        </w:rPr>
        <w:t xml:space="preserve">+ Cookie: value of access_token or Authorization: username/pass like login on web or Authorization: username/pass like login on web</w:t>
      </w:r>
    </w:p>
    <w:p>
      <w:pPr xmlns:w="http://schemas.openxmlformats.org/wordprocessingml/2006/main">
        <w:ind w:left="720"/>
        <w:jc w:val="both"/>
        <w:rPr>
          <w:sz w:val="22"/>
          <w:szCs w:val="22"/>
        </w:rPr>
      </w:pPr>
      <w:r xmlns:w="http://schemas.openxmlformats.org/wordprocessingml/2006/main">
        <w:rPr>
          <w:sz w:val="22"/>
          <w:szCs w:val="22"/>
        </w:rPr>
        <w:t xml:space="preserve">+ Content-Type : application/json</w:t>
      </w:r>
    </w:p>
    <w:p>
      <w:pPr xmlns:w="http://schemas.openxmlformats.org/wordprocessingml/2006/main">
        <w:pStyle w:val="19"/>
        <w:widowControl w:val="0"/>
        <w:snapToGrid w:val="0"/>
        <w:spacing w:before="120" w:line="360" w:lineRule="auto"/>
        <w:ind w:left="0"/>
        <w:contextualSpacing/>
        <w:jc w:val="both"/>
        <w:rPr>
          <w:rFonts w:ascii="Times New Roman" w:hAnsi="Times New Roman"/>
        </w:rPr>
      </w:pPr>
      <w:r xmlns:w="http://schemas.openxmlformats.org/wordprocessingml/2006/main">
        <w:rPr>
          <w:rFonts w:ascii="Times New Roman" w:hAnsi="Times New Roman"/>
        </w:rPr>
        <w:t xml:space="preserve">Similar inputs such as invoicing, adding attached deed information.</w:t>
      </w:r>
    </w:p>
    <w:p>
      <w:pPr xmlns:w="http://schemas.openxmlformats.org/wordprocessingml/2006/main">
        <w:pStyle w:val="19"/>
        <w:widowControl w:val="0"/>
        <w:snapToGrid w:val="0"/>
        <w:spacing w:before="120" w:line="360" w:lineRule="auto"/>
        <w:ind w:left="0"/>
        <w:contextualSpacing/>
        <w:jc w:val="both"/>
        <w:rPr>
          <w:rFonts w:ascii="Times New Roman" w:hAnsi="Times New Roman"/>
        </w:rPr>
      </w:pPr>
      <w:r xmlns:w="http://schemas.openxmlformats.org/wordprocessingml/2006/main">
        <w:rPr>
          <w:rFonts w:ascii="Times New Roman" w:hAnsi="Times New Roman"/>
        </w:rPr>
        <w:t xml:space="preserve">Added Invoice Error Reason field. Adjustment allows transmission </w:t>
      </w:r>
      <w:r xmlns:w="http://schemas.openxmlformats.org/wordprocessingml/2006/main">
        <w:rPr>
          <w:rFonts w:ascii="Times New Roman" w:hAnsi="Times New Roman"/>
          <w:iCs/>
          <w:shd w:val="clear" w:color="auto" w:fill="FFFFFF"/>
        </w:rPr>
        <w:t xml:space="preserve">of negative quantity/unit price</w:t>
      </w:r>
    </w:p>
    <w:tbl>
      <w:tblPr>
        <w:tblStyle w:val="14"/>
        <w:tblW w:w="94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2506"/>
        <w:gridCol w:w="4837"/>
      </w:tblGrid>
      <w:tr>
        <w:trPr>
          <w:trHeight w:val="467" w:hRule="atLeast"/>
          <w:jc w:val="center"/>
        </w:trPr>
        <w:tc>
          <w:tcPr>
            <w:tcW w:w="2127"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Parameter name</w:t>
            </w:r>
          </w:p>
        </w:tc>
        <w:tc>
          <w:tcPr>
            <w:tcW w:w="2506"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Data types, constraints</w:t>
            </w:r>
          </w:p>
        </w:tc>
        <w:tc>
          <w:tcPr>
            <w:tcW w:w="4837"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Describe</w:t>
            </w:r>
          </w:p>
        </w:tc>
      </w:tr>
      <w:tr>
        <w:trPr>
          <w:trHeight w:val="448" w:hRule="atLeast"/>
          <w:jc w:val="center"/>
        </w:trPr>
        <w:tc>
          <w:tcPr>
            <w:tcW w:w="212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certificateSerial</w:t>
            </w:r>
          </w:p>
        </w:tc>
        <w:tc>
          <w:tcPr>
            <w:tcW w:w="250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 100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w:t>
            </w:r>
          </w:p>
        </w:tc>
        <w:tc>
          <w:tcPr>
            <w:tcW w:w="483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Serial Number of the business's digital certificate, this digital certificate has been pushed onto the system by the business when registering to use USB Token.</w:t>
            </w:r>
          </w:p>
          <w:p>
            <w:pPr xmlns:w="http://schemas.openxmlformats.org/wordprocessingml/2006/main">
              <w:spacing w:before="0"/>
              <w:ind w:left="0"/>
              <w:jc w:val="both"/>
              <w:rPr>
                <w:sz w:val="22"/>
                <w:szCs w:val="22"/>
              </w:rPr>
            </w:pPr>
            <w:r xmlns:w="http://schemas.openxmlformats.org/wordprocessingml/2006/main">
              <w:rPr>
                <w:sz w:val="22"/>
                <w:szCs w:val="22"/>
              </w:rPr>
              <w:t xml:space="preserve">Hex format.</w:t>
            </w:r>
          </w:p>
          <w:p>
            <w:pPr xmlns:w="http://schemas.openxmlformats.org/wordprocessingml/2006/main">
              <w:spacing w:before="0"/>
              <w:ind w:left="0"/>
              <w:jc w:val="both"/>
              <w:rPr>
                <w:sz w:val="22"/>
                <w:szCs w:val="22"/>
              </w:rPr>
            </w:pPr>
            <w:r xmlns:w="http://schemas.openxmlformats.org/wordprocessingml/2006/main">
              <w:rPr>
                <w:sz w:val="22"/>
                <w:szCs w:val="22"/>
              </w:rPr>
              <w:t xml:space="preserve">Example: 5404FFFEB7033FB316D672201B7BA4FE</w:t>
            </w:r>
          </w:p>
        </w:tc>
      </w:tr>
      <w:tr>
        <w:trPr>
          <w:trHeight w:val="448" w:hRule="atLeast"/>
          <w:jc w:val="center"/>
        </w:trPr>
        <w:tc>
          <w:tcPr>
            <w:tcW w:w="212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adjustedNote</w:t>
            </w:r>
          </w:p>
        </w:tc>
        <w:tc>
          <w:tcPr>
            <w:tcW w:w="250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w:t>
            </w:r>
            <w:r xmlns:w="http://schemas.openxmlformats.org/wordprocessingml/2006/main">
              <w:rPr>
                <w:sz w:val="22"/>
                <w:szCs w:val="22"/>
                <w:lang w:val="vi-VN"/>
              </w:rPr>
              <w:t xml:space="preserve"> </w:t>
            </w:r>
            <w:r xmlns:w="http://schemas.openxmlformats.org/wordprocessingml/2006/main">
              <w:rPr>
                <w:sz w:val="22"/>
                <w:szCs w:val="22"/>
              </w:rPr>
              <w:t xml:space="preserve">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N/A</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255</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837" w:type="dxa"/>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Reason for error</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Allows you to enter a maximum character string of 255 characters.</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Transmission is not required.</w:t>
            </w:r>
          </w:p>
          <w:p>
            <w:pPr xmlns:w="http://schemas.openxmlformats.org/wordprocessingml/2006/main">
              <w:spacing w:before="0"/>
              <w:ind w:left="0"/>
              <w:jc w:val="both"/>
              <w:rPr>
                <w:sz w:val="22"/>
                <w:szCs w:val="22"/>
              </w:rPr>
            </w:pPr>
            <w:r xmlns:w="http://schemas.openxmlformats.org/wordprocessingml/2006/main">
              <w:rPr>
                <w:bCs/>
                <w:sz w:val="22"/>
                <w:szCs w:val="22"/>
              </w:rPr>
              <w:t xml:space="preserve">Set in generalInvoiceInfo</w:t>
            </w:r>
          </w:p>
        </w:tc>
      </w:tr>
      <w:tr>
        <w:trPr>
          <w:trHeight w:val="448" w:hRule="atLeast"/>
          <w:jc w:val="center"/>
        </w:trPr>
        <w:tc>
          <w:tcPr>
            <w:tcW w:w="212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unitPrice</w:t>
            </w:r>
          </w:p>
        </w:tc>
        <w:tc>
          <w:tcPr>
            <w:tcW w:w="250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BigDecimal</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[0-9.]+ </w:t>
            </w:r>
            <w:r xmlns:w="http://schemas.openxmlformats.org/wordprocessingml/2006/main">
              <w:rPr>
                <w:color w:val="FF0000"/>
                <w:sz w:val="22"/>
                <w:szCs w:val="22"/>
              </w:rPr>
              <w:t xml:space="preserve">-</w:t>
            </w:r>
          </w:p>
        </w:tc>
        <w:tc>
          <w:tcPr>
            <w:tcW w:w="4837" w:type="dxa"/>
            <w:noWrap w:val="0"/>
            <w:vAlign w:val="top"/>
          </w:tcPr>
          <w:p>
            <w:pPr xmlns:w="http://schemas.openxmlformats.org/wordprocessingml/2006/main">
              <w:spacing w:before="0"/>
              <w:ind w:left="28"/>
              <w:jc w:val="both"/>
              <w:rPr>
                <w:sz w:val="22"/>
                <w:szCs w:val="22"/>
              </w:rPr>
            </w:pPr>
            <w:r xmlns:w="http://schemas.openxmlformats.org/wordprocessingml/2006/main">
              <w:rPr>
                <w:sz w:val="22"/>
                <w:szCs w:val="22"/>
              </w:rPr>
              <w:t xml:space="preserve">Unit price of the goods.</w:t>
            </w:r>
          </w:p>
          <w:p>
            <w:pPr xmlns:w="http://schemas.openxmlformats.org/wordprocessingml/2006/main">
              <w:spacing w:before="0"/>
              <w:ind w:left="41"/>
              <w:jc w:val="both"/>
              <w:rPr>
                <w:sz w:val="22"/>
                <w:szCs w:val="22"/>
              </w:rPr>
            </w:pPr>
            <w:r xmlns:w="http://schemas.openxmlformats.org/wordprocessingml/2006/main">
              <w:rPr>
                <w:sz w:val="22"/>
                <w:szCs w:val="22"/>
              </w:rPr>
              <w:t xml:space="preserve">Constraint rules keep the status quo.</w:t>
            </w:r>
          </w:p>
          <w:p>
            <w:pPr xmlns:w="http://schemas.openxmlformats.org/wordprocessingml/2006/main">
              <w:spacing w:before="0"/>
              <w:ind w:left="41"/>
              <w:jc w:val="both"/>
              <w:rPr>
                <w:color w:val="FF0000"/>
                <w:sz w:val="22"/>
                <w:szCs w:val="22"/>
              </w:rPr>
            </w:pPr>
            <w:r xmlns:w="http://schemas.openxmlformats.org/wordprocessingml/2006/main">
              <w:rPr>
                <w:color w:val="FF0000"/>
                <w:sz w:val="22"/>
                <w:szCs w:val="22"/>
              </w:rPr>
              <w:t xml:space="preserve">Added permission to pass negative values</w:t>
            </w:r>
          </w:p>
          <w:p>
            <w:pPr>
              <w:spacing w:before="0"/>
              <w:ind w:left="28"/>
              <w:jc w:val="both"/>
              <w:rPr>
                <w:sz w:val="22"/>
                <w:szCs w:val="22"/>
              </w:rPr>
            </w:pPr>
          </w:p>
          <w:p>
            <w:pPr>
              <w:spacing w:before="0"/>
              <w:ind w:left="41"/>
              <w:jc w:val="both"/>
              <w:rPr>
                <w:bCs/>
                <w:sz w:val="22"/>
                <w:szCs w:val="22"/>
              </w:rPr>
            </w:pPr>
          </w:p>
        </w:tc>
      </w:tr>
      <w:tr>
        <w:trPr>
          <w:trHeight w:val="448" w:hRule="atLeast"/>
          <w:jc w:val="center"/>
        </w:trPr>
        <w:tc>
          <w:tcPr>
            <w:tcW w:w="212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quantity</w:t>
            </w:r>
          </w:p>
        </w:tc>
        <w:tc>
          <w:tcPr>
            <w:tcW w:w="250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false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BigDecimal</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[0-9.]+ </w:t>
            </w:r>
            <w:r xmlns:w="http://schemas.openxmlformats.org/wordprocessingml/2006/main">
              <w:rPr>
                <w:color w:val="FF0000"/>
                <w:sz w:val="22"/>
                <w:szCs w:val="22"/>
              </w:rPr>
              <w:t xml:space="preserve">-</w:t>
            </w:r>
          </w:p>
        </w:tc>
        <w:tc>
          <w:tcPr>
            <w:tcW w:w="4837" w:type="dxa"/>
            <w:noWrap w:val="0"/>
            <w:vAlign w:val="top"/>
          </w:tcPr>
          <w:p>
            <w:pPr xmlns:w="http://schemas.openxmlformats.org/wordprocessingml/2006/main">
              <w:spacing w:before="0"/>
              <w:ind w:left="28"/>
              <w:jc w:val="both"/>
              <w:rPr>
                <w:sz w:val="22"/>
                <w:szCs w:val="22"/>
              </w:rPr>
            </w:pPr>
            <w:r xmlns:w="http://schemas.openxmlformats.org/wordprocessingml/2006/main">
              <w:rPr>
                <w:sz w:val="22"/>
                <w:szCs w:val="22"/>
              </w:rPr>
              <w:t xml:space="preserve">Quantity of goods</w:t>
            </w:r>
          </w:p>
          <w:p>
            <w:pPr xmlns:w="http://schemas.openxmlformats.org/wordprocessingml/2006/main">
              <w:spacing w:before="0"/>
              <w:ind w:left="41"/>
              <w:jc w:val="both"/>
              <w:rPr>
                <w:sz w:val="22"/>
                <w:szCs w:val="22"/>
              </w:rPr>
            </w:pPr>
            <w:r xmlns:w="http://schemas.openxmlformats.org/wordprocessingml/2006/main">
              <w:rPr>
                <w:sz w:val="22"/>
                <w:szCs w:val="22"/>
              </w:rPr>
              <w:t xml:space="preserve">Constraint rules keep the status quo.</w:t>
            </w:r>
          </w:p>
          <w:p>
            <w:pPr xmlns:w="http://schemas.openxmlformats.org/wordprocessingml/2006/main">
              <w:spacing w:before="0"/>
              <w:ind w:left="41"/>
              <w:jc w:val="both"/>
              <w:rPr>
                <w:color w:val="FF0000"/>
                <w:sz w:val="22"/>
                <w:szCs w:val="22"/>
              </w:rPr>
            </w:pPr>
            <w:r xmlns:w="http://schemas.openxmlformats.org/wordprocessingml/2006/main">
              <w:rPr>
                <w:color w:val="FF0000"/>
                <w:sz w:val="22"/>
                <w:szCs w:val="22"/>
              </w:rPr>
              <w:t xml:space="preserve">Added permission to pass negative values</w:t>
            </w:r>
          </w:p>
          <w:p>
            <w:pPr>
              <w:spacing w:before="0"/>
              <w:ind w:left="28"/>
              <w:jc w:val="both"/>
              <w:rPr>
                <w:sz w:val="22"/>
                <w:szCs w:val="22"/>
              </w:rPr>
            </w:pPr>
          </w:p>
          <w:p>
            <w:pPr>
              <w:spacing w:before="0"/>
              <w:ind w:left="28"/>
              <w:jc w:val="both"/>
              <w:rPr>
                <w:sz w:val="22"/>
                <w:szCs w:val="22"/>
              </w:rPr>
            </w:pPr>
          </w:p>
          <w:p>
            <w:pPr>
              <w:spacing w:before="0"/>
              <w:ind w:left="41"/>
              <w:jc w:val="both"/>
              <w:rPr>
                <w:bCs/>
                <w:sz w:val="22"/>
                <w:szCs w:val="22"/>
              </w:rPr>
            </w:pPr>
          </w:p>
        </w:tc>
      </w:tr>
      <w:tr>
        <w:trPr>
          <w:trHeight w:val="448" w:hRule="atLeast"/>
          <w:jc w:val="center"/>
        </w:trPr>
        <w:tc>
          <w:tcPr>
            <w:tcW w:w="212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highlight w:val="yellow"/>
              </w:rPr>
              <w:t xml:space="preserve">originalInvoiceType</w:t>
            </w:r>
          </w:p>
        </w:tc>
        <w:tc>
          <w:tcPr>
            <w:tcW w:w="2506" w:type="dxa"/>
            <w:noWrap w:val="0"/>
            <w:vAlign w:val="top"/>
          </w:tcPr>
          <w:p>
            <w:pPr xmlns:w="http://schemas.openxmlformats.org/wordprocessingml/2006/main">
              <w:spacing w:before="0"/>
              <w:ind w:left="0"/>
              <w:jc w:val="both"/>
              <w:rPr>
                <w:sz w:val="22"/>
                <w:szCs w:val="22"/>
                <w:lang w:val="vi-VN"/>
              </w:rPr>
            </w:pPr>
            <w:r xmlns:w="http://schemas.openxmlformats.org/wordprocessingml/2006/main">
              <w:rPr>
                <w:sz w:val="22"/>
                <w:szCs w:val="22"/>
              </w:rPr>
              <w:t xml:space="preserve">Required: </w:t>
            </w:r>
            <w:r xmlns:w="http://schemas.openxmlformats.org/wordprocessingml/2006/main">
              <w:rPr>
                <w:sz w:val="22"/>
                <w:szCs w:val="22"/>
                <w:lang w:val="vi-VN"/>
              </w:rPr>
              <w:t xml:space="preserve">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N/A</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837" w:type="dxa"/>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Original invoice type</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Pass a numeric value with the following meaning</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0- Not paper invoices/invoices that don't exist on the system</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1-Invoice TT78</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2-Invoice according to Decision 1209</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3-Electronic/Paper Invoice TT32</w:t>
            </w:r>
          </w:p>
          <w:p>
            <w:pPr xmlns:w="http://schemas.openxmlformats.org/wordprocessingml/2006/main">
              <w:spacing w:before="0"/>
              <w:ind w:left="41"/>
              <w:jc w:val="both"/>
              <w:rPr>
                <w:bCs/>
                <w:sz w:val="22"/>
                <w:szCs w:val="22"/>
              </w:rPr>
            </w:pPr>
            <w:r xmlns:w="http://schemas.openxmlformats.org/wordprocessingml/2006/main">
              <w:rPr>
                <w:bCs/>
                <w:sz w:val="22"/>
                <w:szCs w:val="22"/>
              </w:rPr>
              <w:t xml:space="preserve">4-Paper invoice TT 78</w:t>
            </w:r>
          </w:p>
          <w:p>
            <w:pPr xmlns:w="http://schemas.openxmlformats.org/wordprocessingml/2006/main">
              <w:ind w:left="0"/>
              <w:rPr>
                <w:bCs/>
                <w:sz w:val="22"/>
                <w:szCs w:val="22"/>
              </w:rPr>
            </w:pPr>
            <w:r xmlns:w="http://schemas.openxmlformats.org/wordprocessingml/2006/main">
              <w:rPr>
                <w:bCs/>
                <w:color w:val="FF0000"/>
                <w:sz w:val="22"/>
                <w:szCs w:val="22"/>
              </w:rPr>
              <w:t xml:space="preserve">Attention </w:t>
            </w:r>
            <w:r xmlns:w="http://schemas.openxmlformats.org/wordprocessingml/2006/main">
              <w:rPr>
                <w:bCs/>
                <w:sz w:val="22"/>
                <w:szCs w:val="22"/>
              </w:rPr>
              <w:t xml:space="preserve">:</w:t>
            </w:r>
          </w:p>
          <w:p>
            <w:pPr xmlns:w="http://schemas.openxmlformats.org/wordprocessingml/2006/main">
              <w:ind w:left="0"/>
              <w:rPr>
                <w:sz w:val="22"/>
                <w:szCs w:val="22"/>
              </w:rPr>
            </w:pPr>
            <w:r xmlns:w="http://schemas.openxmlformats.org/wordprocessingml/2006/main">
              <w:rPr>
                <w:bCs/>
                <w:sz w:val="22"/>
                <w:szCs w:val="22"/>
              </w:rPr>
              <w:t xml:space="preserve">- </w:t>
            </w:r>
            <w:r xmlns:w="http://schemas.openxmlformats.org/wordprocessingml/2006/main">
              <w:rPr>
                <w:sz w:val="22"/>
                <w:szCs w:val="22"/>
              </w:rPr>
              <w:t xml:space="preserve">In case the originalInvoiceType tag is not transmitted or the empty value/0 is transmitted, the originalTemplateCode tag is not required to be transmitted, the system validates the information when making an invoice as is.</w:t>
            </w:r>
          </w:p>
          <w:p>
            <w:pPr xmlns:w="http://schemas.openxmlformats.org/wordprocessingml/2006/main">
              <w:ind w:left="0"/>
              <w:rPr>
                <w:sz w:val="22"/>
                <w:szCs w:val="22"/>
              </w:rPr>
            </w:pPr>
            <w:r xmlns:w="http://schemas.openxmlformats.org/wordprocessingml/2006/main">
              <w:rPr>
                <w:sz w:val="22"/>
                <w:szCs w:val="22"/>
              </w:rPr>
              <w:t xml:space="preserve">- In case the originalInvoiceType tag transmits the value 1, 2, 3 or 4</w:t>
            </w:r>
          </w:p>
          <w:p>
            <w:pPr xmlns:w="http://schemas.openxmlformats.org/wordprocessingml/2006/main">
              <w:ind w:left="0"/>
              <w:rPr>
                <w:sz w:val="22"/>
                <w:szCs w:val="22"/>
              </w:rPr>
            </w:pPr>
            <w:r xmlns:w="http://schemas.openxmlformats.org/wordprocessingml/2006/main">
              <w:rPr>
                <w:sz w:val="22"/>
                <w:szCs w:val="22"/>
              </w:rPr>
              <w:t xml:space="preserve">+ Required to pass the originalTemplateCode tag, this tag's validation rules are similar to the current templateCode tag.</w:t>
            </w:r>
          </w:p>
          <w:p>
            <w:pPr xmlns:w="http://schemas.openxmlformats.org/wordprocessingml/2006/main">
              <w:spacing w:before="0"/>
              <w:ind w:left="0"/>
              <w:jc w:val="both"/>
              <w:rPr>
                <w:bCs/>
                <w:sz w:val="22"/>
                <w:szCs w:val="22"/>
              </w:rPr>
            </w:pPr>
            <w:r xmlns:w="http://schemas.openxmlformats.org/wordprocessingml/2006/main">
              <w:rPr>
                <w:sz w:val="22"/>
                <w:szCs w:val="22"/>
              </w:rPr>
              <w:t xml:space="preserve">+ When making an invoice, the system </w:t>
            </w:r>
            <w:r xmlns:w="http://schemas.openxmlformats.org/wordprocessingml/2006/main">
              <w:rPr>
                <w:b/>
                <w:bCs/>
                <w:sz w:val="22"/>
                <w:szCs w:val="22"/>
              </w:rPr>
              <w:t xml:space="preserve">does not check the existence </w:t>
            </w:r>
            <w:r xmlns:w="http://schemas.openxmlformats.org/wordprocessingml/2006/main">
              <w:rPr>
                <w:sz w:val="22"/>
                <w:szCs w:val="22"/>
              </w:rPr>
              <w:t xml:space="preserve">of the original invoice on the system, other authentication rules remain the same</w:t>
            </w:r>
          </w:p>
        </w:tc>
      </w:tr>
      <w:tr>
        <w:trPr>
          <w:trHeight w:val="448" w:hRule="atLeast"/>
          <w:jc w:val="center"/>
        </w:trPr>
        <w:tc>
          <w:tcPr>
            <w:tcW w:w="212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highlight w:val="yellow"/>
              </w:rPr>
              <w:t xml:space="preserve">originalTemplateCode</w:t>
            </w:r>
          </w:p>
        </w:tc>
        <w:tc>
          <w:tcPr>
            <w:tcW w:w="2506"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N/A</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w:t>
            </w:r>
          </w:p>
        </w:tc>
        <w:tc>
          <w:tcPr>
            <w:tcW w:w="4837" w:type="dxa"/>
            <w:noWrap w:val="0"/>
            <w:vAlign w:val="top"/>
          </w:tcPr>
          <w:p>
            <w:pPr xmlns:w="http://schemas.openxmlformats.org/wordprocessingml/2006/main">
              <w:spacing w:before="0"/>
              <w:ind w:left="41"/>
              <w:jc w:val="both"/>
              <w:rPr>
                <w:bCs/>
                <w:sz w:val="22"/>
                <w:szCs w:val="22"/>
              </w:rPr>
            </w:pPr>
            <w:r xmlns:w="http://schemas.openxmlformats.org/wordprocessingml/2006/main">
              <w:rPr>
                <w:bCs/>
                <w:sz w:val="22"/>
                <w:szCs w:val="22"/>
              </w:rPr>
              <w:t xml:space="preserve">Casting is required if originalInvoiceType is 1, 2, 3 or 4</w:t>
            </w:r>
          </w:p>
          <w:p>
            <w:pPr xmlns:w="http://schemas.openxmlformats.org/wordprocessingml/2006/main">
              <w:spacing w:before="0"/>
              <w:ind w:left="41"/>
              <w:jc w:val="both"/>
              <w:rPr>
                <w:bCs/>
                <w:sz w:val="22"/>
                <w:szCs w:val="22"/>
                <w:lang w:val="vi-VN"/>
              </w:rPr>
            </w:pPr>
            <w:r xmlns:w="http://schemas.openxmlformats.org/wordprocessingml/2006/main">
              <w:rPr>
                <w:bCs/>
                <w:sz w:val="22"/>
                <w:szCs w:val="22"/>
                <w:lang w:val="vi-VN"/>
              </w:rPr>
              <w:t xml:space="preserve">Example TT32: 01GTKT0/001</w:t>
            </w:r>
          </w:p>
          <w:p>
            <w:pPr xmlns:w="http://schemas.openxmlformats.org/wordprocessingml/2006/main">
              <w:spacing w:before="0"/>
              <w:ind w:left="41"/>
              <w:jc w:val="both"/>
              <w:rPr>
                <w:bCs/>
                <w:sz w:val="22"/>
                <w:szCs w:val="22"/>
                <w:lang w:val="vi-VN"/>
              </w:rPr>
            </w:pPr>
            <w:r xmlns:w="http://schemas.openxmlformats.org/wordprocessingml/2006/main">
              <w:rPr>
                <w:bCs/>
                <w:sz w:val="22"/>
                <w:szCs w:val="22"/>
                <w:lang w:val="vi-VN"/>
              </w:rPr>
              <w:t xml:space="preserve">Example TT78: 1/0224</w:t>
            </w:r>
          </w:p>
        </w:tc>
      </w:tr>
    </w:tbl>
    <w:p>
      <w:pPr>
        <w:pStyle w:val="19"/>
        <w:widowControl w:val="0"/>
        <w:snapToGrid w:val="0"/>
        <w:spacing w:before="120" w:line="360" w:lineRule="auto"/>
        <w:ind w:left="360"/>
        <w:contextualSpacing/>
        <w:jc w:val="both"/>
        <w:rPr>
          <w:rFonts w:ascii="Times New Roman" w:hAnsi="Times New Roman"/>
        </w:rPr>
      </w:pP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"generalInvoiceInfo":{</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"invoiceType":"01GTKT",</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"templateCode":"01GTKT0/170",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ab xmlns:w="http://schemas.openxmlformats.org/wordprocessingml/2006/main"/>
      </w:r>
      <w:r xmlns:w="http://schemas.openxmlformats.org/wordprocessingml/2006/main">
        <w:rPr>
          <w:b/>
          <w:bCs/>
          <w:snapToGrid/>
          <w:color w:val="525252"/>
          <w:sz w:val="22"/>
          <w:szCs w:val="22"/>
        </w:rPr>
        <w:t xml:space="preserve">"invoiceSeries":"AA/17E",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"transactionUuid": "123e4567-e89b-12d3-a456-42665540000",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"invoiceIssuedDate": </w:t>
      </w:r>
      <w:r xmlns:w="http://schemas.openxmlformats.org/wordprocessingml/2006/main">
        <w:rPr>
          <w:bCs/>
          <w:snapToGrid/>
          <w:color w:val="8000FF"/>
          <w:sz w:val="22"/>
          <w:szCs w:val="22"/>
          <w:shd w:val="clear" w:color="auto" w:fill="FFFF00"/>
        </w:rPr>
        <w:t xml:space="preserve">1587797116843 </w:t>
      </w: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"currencyCode":"VND",</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"adjustmentType":"1",</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      </w:t>
      </w:r>
      <w:r xmlns:w="http://schemas.openxmlformats.org/wordprocessingml/2006/main">
        <w:rPr>
          <w:b/>
          <w:bCs/>
          <w:snapToGrid/>
          <w:color w:val="525252"/>
          <w:sz w:val="22"/>
          <w:szCs w:val="22"/>
          <w:highlight w:val="yellow"/>
        </w:rPr>
        <w:t xml:space="preserve">"adjustedNote":"",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      </w:t>
      </w:r>
      <w:r xmlns:w="http://schemas.openxmlformats.org/wordprocessingml/2006/main">
        <w:rPr>
          <w:b/>
          <w:bCs/>
          <w:snapToGrid/>
          <w:color w:val="525252"/>
          <w:sz w:val="22"/>
          <w:szCs w:val="22"/>
          <w:highlight w:val="yellow"/>
        </w:rPr>
        <w:t xml:space="preserve">"originalInvoiceType": "1",</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      </w:t>
      </w:r>
      <w:r xmlns:w="http://schemas.openxmlformats.org/wordprocessingml/2006/main">
        <w:rPr>
          <w:b/>
          <w:bCs/>
          <w:snapToGrid/>
          <w:color w:val="525252"/>
          <w:sz w:val="22"/>
          <w:szCs w:val="22"/>
          <w:highlight w:val="yellow"/>
        </w:rPr>
        <w:t xml:space="preserve">"originalTemolateCode": "1/0224",</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"paymentStatus":true,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"paymentType":"TM",</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"paymentTypeName":"TM",</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"cusGetInvoiceRight":true,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"userName":"user 1",</w:t>
      </w:r>
    </w:p>
    <w:p>
      <w:pPr xmlns:w="http://schemas.openxmlformats.org/wordprocessingml/2006/main">
        <w:widowControl/>
        <w:shd w:val="clear" w:color="auto" w:fill="DBE5F1"/>
        <w:spacing w:before="0" w:line="240" w:lineRule="auto"/>
        <w:ind w:left="720"/>
        <w:jc w:val="both"/>
        <w:rPr>
          <w:b/>
          <w:bCs/>
          <w:snapToGrid/>
          <w:color w:val="525252"/>
          <w:sz w:val="22"/>
          <w:szCs w:val="22"/>
          <w:highlight w:val="yellow"/>
        </w:rPr>
      </w:pPr>
      <w:r xmlns:w="http://schemas.openxmlformats.org/wordprocessingml/2006/main">
        <w:rPr>
          <w:b/>
          <w:bCs/>
          <w:snapToGrid/>
          <w:color w:val="525252"/>
          <w:sz w:val="22"/>
          <w:szCs w:val="22"/>
        </w:rPr>
        <w:t xml:space="preserve">      </w:t>
      </w:r>
      <w:r xmlns:w="http://schemas.openxmlformats.org/wordprocessingml/2006/main">
        <w:rPr>
          <w:b/>
          <w:bCs/>
          <w:snapToGrid/>
          <w:color w:val="525252"/>
          <w:sz w:val="22"/>
          <w:szCs w:val="22"/>
          <w:highlight w:val="yellow"/>
        </w:rPr>
        <w:t xml:space="preserve">“certificateSerial”:”5404FFFEB7033FB316D672201B7BA4FE”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"buyerInfo":{</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"buyerName":"Dang Thi Thanh Tam",</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"buyerLegalName":"",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"buyerTaxCode":"",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"buyerAddressLine":"HN VN",</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"buyerPhoneNumber":"11111",</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"buyerEmail":"",</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"buyerIdNo":"123456789",</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"buyerIdType":"1"</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"sellerInfo":{</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"sellerLegalName":"Dang Thi Thanh Tam",</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"sellerTaxCode":"0100109106-501",</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"sellerAddressLine":"test",</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"sellerPhoneNumber":"0123456789",</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"sellerEmail":"PerformanceTest1@viettel.com.vn",</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"sellerBankName":"vtbank",</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"sellerBankAccount":"23423424"</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"extAttribute":[</w:t>
      </w:r>
    </w:p>
    <w:p>
      <w:pPr>
        <w:widowControl/>
        <w:shd w:val="clear" w:color="auto" w:fill="DBE5F1"/>
        <w:spacing w:before="0" w:line="240" w:lineRule="auto"/>
        <w:ind w:left="720"/>
        <w:jc w:val="both"/>
        <w:rPr>
          <w:b/>
          <w:bCs/>
          <w:snapToGrid/>
          <w:color w:val="525252"/>
          <w:sz w:val="22"/>
          <w:szCs w:val="22"/>
        </w:rPr>
      </w:pP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"payments":[</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"paymentMethodName":"TM"</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"deliveryInfo":{</w:t>
      </w:r>
    </w:p>
    <w:p>
      <w:pPr>
        <w:widowControl/>
        <w:shd w:val="clear" w:color="auto" w:fill="DBE5F1"/>
        <w:spacing w:before="0" w:line="240" w:lineRule="auto"/>
        <w:ind w:left="720"/>
        <w:jc w:val="both"/>
        <w:rPr>
          <w:b/>
          <w:bCs/>
          <w:snapToGrid/>
          <w:color w:val="525252"/>
          <w:sz w:val="22"/>
          <w:szCs w:val="22"/>
        </w:rPr>
      </w:pP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"itemInfo":[</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"lineNumber":1,</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"itemCode":"ENGLISH_COURSE",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"itemName":"English course",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"unitName":"course",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"unitPrice":"-3500000.0",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"quantity":"-10.0",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"itemTotalAmountWithoutTax":35000000,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"taxPercentage":10.0,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"taxAmount":0.0,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"discount":0.0,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"itemDiscount":150000.0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"discountItemInfo":[</w:t>
      </w:r>
    </w:p>
    <w:p>
      <w:pPr>
        <w:widowControl/>
        <w:shd w:val="clear" w:color="auto" w:fill="DBE5F1"/>
        <w:spacing w:before="0" w:line="240" w:lineRule="auto"/>
        <w:ind w:left="720"/>
        <w:jc w:val="both"/>
        <w:rPr>
          <w:b/>
          <w:bCs/>
          <w:snapToGrid/>
          <w:color w:val="525252"/>
          <w:sz w:val="22"/>
          <w:szCs w:val="22"/>
        </w:rPr>
      </w:pP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"metadata":[</w:t>
      </w:r>
    </w:p>
    <w:p>
      <w:pPr>
        <w:widowControl/>
        <w:shd w:val="clear" w:color="auto" w:fill="DBE5F1"/>
        <w:spacing w:before="0" w:line="240" w:lineRule="auto"/>
        <w:ind w:left="720"/>
        <w:jc w:val="both"/>
        <w:rPr>
          <w:b/>
          <w:bCs/>
          <w:snapToGrid/>
          <w:color w:val="525252"/>
          <w:sz w:val="22"/>
          <w:szCs w:val="22"/>
        </w:rPr>
      </w:pP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w:widowControl/>
        <w:shd w:val="clear" w:color="auto" w:fill="DBE5F1"/>
        <w:spacing w:before="0" w:line="240" w:lineRule="auto"/>
        <w:ind w:left="720"/>
        <w:jc w:val="both"/>
        <w:rPr>
          <w:b/>
          <w:bCs/>
          <w:snapToGrid/>
          <w:color w:val="525252"/>
          <w:sz w:val="22"/>
          <w:szCs w:val="22"/>
        </w:rPr>
      </w:pP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color w:val="1F497D"/>
          <w:sz w:val="22"/>
          <w:szCs w:val="22"/>
        </w:rPr>
        <w:t xml:space="preserve">" </w:t>
      </w:r>
      <w:r xmlns:w="http://schemas.openxmlformats.org/wordprocessingml/2006/main">
        <w:rPr>
          <w:b/>
          <w:bCs/>
          <w:snapToGrid/>
          <w:color w:val="525252"/>
          <w:sz w:val="22"/>
          <w:szCs w:val="22"/>
        </w:rPr>
        <w:t xml:space="preserve">meterReading": [{</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"previousIndex": "5454",</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"currentIndex": "244",</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"factor": "22",</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"amount": "2"</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"previousIndex": "44",</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"currentIndex": "44",</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"factor": "33",</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"amount": "3"</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"summarizeInfo":{</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"sumOfTotalLineAmountWithoutTax":35000000,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"totalAmountWithoutTax":35000000,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"totalTaxAmount":3500000.0,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"totalAmountWithTax":38500000,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"totalAmountWithTaxInWords":"Thirty eight million five hundred thousand even",</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"discountAmount":0.0,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"settlementDiscountAmount":0.0,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"taxPercentage":10.0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"taxBreakdowns":[</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"taxPercentage":10.0,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"taxableAmount":35000000,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"taxAmount":3500000.0</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b/>
          <w:bCs/>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widowControl/>
        <w:shd w:val="clear" w:color="auto" w:fill="DBE5F1"/>
        <w:spacing w:before="0" w:line="240" w:lineRule="auto"/>
        <w:ind w:left="720"/>
        <w:jc w:val="both"/>
        <w:rPr>
          <w:snapToGrid/>
          <w:color w:val="525252"/>
          <w:sz w:val="22"/>
          <w:szCs w:val="22"/>
        </w:rPr>
      </w:pPr>
      <w:r xmlns:w="http://schemas.openxmlformats.org/wordprocessingml/2006/main">
        <w:rPr>
          <w:b/>
          <w:bCs/>
          <w:snapToGrid/>
          <w:color w:val="525252"/>
          <w:sz w:val="22"/>
          <w:szCs w:val="22"/>
        </w:rPr>
        <w:t xml:space="preserve">}</w:t>
      </w:r>
    </w:p>
    <w:p>
      <w:pPr xmlns:w="http://schemas.openxmlformats.org/wordprocessingml/2006/main">
        <w:numPr>
          <w:ilvl w:val="2"/>
          <w:numId w:val="6"/>
        </w:numPr>
        <w:snapToGrid w:val="0"/>
        <w:ind w:left="1276"/>
        <w:jc w:val="both"/>
        <w:rPr>
          <w:sz w:val="22"/>
          <w:szCs w:val="22"/>
        </w:rPr>
      </w:pPr>
      <w:r xmlns:w="http://schemas.openxmlformats.org/wordprocessingml/2006/main">
        <w:rPr>
          <w:sz w:val="22"/>
          <w:szCs w:val="22"/>
        </w:rPr>
        <w:t xml:space="preserve">Hash string data returned</w:t>
      </w:r>
    </w:p>
    <w:p>
      <w:pPr xmlns:w="http://schemas.openxmlformats.org/wordprocessingml/2006/main">
        <w:widowControl/>
        <w:shd w:val="clear" w:color="auto" w:fill="DBE5F1"/>
        <w:spacing w:before="0" w:line="240" w:lineRule="auto"/>
        <w:ind w:left="1276"/>
        <w:jc w:val="both"/>
        <w:rPr>
          <w:snapToGrid/>
          <w:color w:val="000000"/>
          <w:sz w:val="22"/>
          <w:szCs w:val="22"/>
        </w:rPr>
      </w:pP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1276"/>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"errorCode" </w:t>
      </w: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1276"/>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"description" </w:t>
      </w: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1276"/>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"result" </w:t>
      </w:r>
      <w:r xmlns:w="http://schemas.openxmlformats.org/wordprocessingml/2006/main">
        <w:rPr>
          <w:snapToGrid/>
          <w:color w:val="000000"/>
          <w:sz w:val="22"/>
          <w:szCs w:val="22"/>
        </w:rPr>
        <w:t xml:space="preserve">: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1276"/>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"hashString" </w:t>
      </w:r>
      <w:r xmlns:w="http://schemas.openxmlformats.org/wordprocessingml/2006/main">
        <w:rPr>
          <w:snapToGrid/>
          <w:color w:val="000000"/>
          <w:sz w:val="22"/>
          <w:szCs w:val="22"/>
        </w:rPr>
        <w:t xml:space="preserve">: </w:t>
      </w:r>
      <w:r xmlns:w="http://schemas.openxmlformats.org/wordprocessingml/2006/main">
        <w:rPr>
          <w:snapToGrid/>
          <w:color w:val="FF8000"/>
          <w:sz w:val="22"/>
          <w:szCs w:val="22"/>
        </w:rPr>
        <w:t xml:space="preserve">0HFm34vX525V3Syg5EwdTnfO21s= </w:t>
      </w:r>
      <w:r xmlns:w="http://schemas.openxmlformats.org/wordprocessingml/2006/main">
        <w:rPr>
          <w:b/>
          <w:bCs/>
          <w:snapToGrid/>
          <w:color w:val="8000FF"/>
          <w:sz w:val="22"/>
          <w:szCs w:val="22"/>
        </w:rPr>
        <w:t xml:space="preserve">,</w:t>
      </w:r>
      <w:r xmlns:w="http://schemas.openxmlformats.org/wordprocessingml/2006/main">
        <w:rPr>
          <w:snapToGrid/>
          <w:color w:val="000000"/>
          <w:sz w:val="22"/>
          <w:szCs w:val="22"/>
        </w:rPr>
        <w:t xml:space="preserve">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1276"/>
        <w:jc w:val="both"/>
        <w:rPr>
          <w:b/>
          <w:bCs/>
          <w:snapToGrid/>
          <w:color w:val="8000FF"/>
          <w:sz w:val="22"/>
          <w:szCs w:val="22"/>
        </w:rPr>
      </w:pPr>
      <w:r xmlns:w="http://schemas.openxmlformats.org/wordprocessingml/2006/main">
        <w:rPr>
          <w:b/>
          <w:bCs/>
          <w:snapToGrid/>
          <w:color w:val="8000FF"/>
          <w:sz w:val="22"/>
          <w:szCs w:val="22"/>
        </w:rPr>
        <w:t xml:space="preserve">}</w:t>
      </w:r>
      <w:r xmlns:w="http://schemas.openxmlformats.org/wordprocessingml/2006/main">
        <w:rPr>
          <w:b/>
          <w:bCs/>
          <w:snapToGrid/>
          <w:color w:val="8000FF"/>
          <w:sz w:val="22"/>
          <w:szCs w:val="22"/>
        </w:rPr>
        <w:br xmlns:w="http://schemas.openxmlformats.org/wordprocessingml/2006/main" w:type="textWrapping"/>
      </w:r>
    </w:p>
    <w:p>
      <w:pPr xmlns:w="http://schemas.openxmlformats.org/wordprocessingml/2006/main">
        <w:ind w:left="0"/>
        <w:rPr>
          <w:b/>
          <w:bCs/>
          <w:sz w:val="22"/>
          <w:szCs w:val="22"/>
          <w:lang w:val="vi-VN"/>
        </w:rPr>
      </w:pPr>
      <w:r xmlns:w="http://schemas.openxmlformats.org/wordprocessingml/2006/main">
        <w:rPr>
          <w:b/>
          <w:bCs/>
          <w:sz w:val="22"/>
          <w:szCs w:val="22"/>
          <w:lang w:val="vi-VN"/>
        </w:rPr>
        <w:t xml:space="preserve">Example response in case originalInvoiceType . is passed incorrectly</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"code": 400,</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"message": "BAD_REQUEST_ORIGINAL_INVOICE_TYPE_INVALID",</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"data": "BAD_REQUEST_ORIGINAL_INVOICE_TYPE_INVALID"</w:t>
      </w:r>
    </w:p>
    <w:p>
      <w:pPr xmlns:w="http://schemas.openxmlformats.org/wordprocessingml/2006/main">
        <w:widowControl/>
        <w:shd w:val="clear" w:color="auto" w:fill="DBE5F1"/>
        <w:spacing w:before="0" w:line="240" w:lineRule="auto"/>
        <w:ind w:left="450"/>
        <w:jc w:val="both"/>
        <w:rPr>
          <w:snapToGrid/>
          <w:sz w:val="22"/>
          <w:szCs w:val="22"/>
        </w:rPr>
      </w:pPr>
      <w:r xmlns:w="http://schemas.openxmlformats.org/wordprocessingml/2006/main">
        <w:rPr>
          <w:snapToGrid/>
          <w:sz w:val="22"/>
          <w:szCs w:val="22"/>
        </w:rPr>
        <w:t xml:space="preserve">}</w:t>
      </w:r>
    </w:p>
    <w:p>
      <w:pPr xmlns:w="http://schemas.openxmlformats.org/wordprocessingml/2006/main">
        <w:ind w:left="0"/>
        <w:rPr>
          <w:sz w:val="22"/>
          <w:szCs w:val="22"/>
          <w:lang w:val="vi-VN"/>
        </w:rPr>
      </w:pPr>
      <w:r xmlns:w="http://schemas.openxmlformats.org/wordprocessingml/2006/main">
        <w:rPr>
          <w:b/>
          <w:bCs/>
          <w:i/>
          <w:iCs/>
          <w:color w:val="FF0000"/>
          <w:sz w:val="22"/>
          <w:szCs w:val="22"/>
          <w:u w:val="single"/>
          <w:lang w:val="vi-VN"/>
        </w:rPr>
        <w:t xml:space="preserve">Note:</w:t>
      </w:r>
      <w:r xmlns:w="http://schemas.openxmlformats.org/wordprocessingml/2006/main">
        <w:rPr>
          <w:color w:val="FF0000"/>
          <w:sz w:val="22"/>
          <w:szCs w:val="22"/>
          <w:lang w:val="vi-VN"/>
        </w:rPr>
        <w:t xml:space="preserve"> </w:t>
      </w:r>
      <w:r xmlns:w="http://schemas.openxmlformats.org/wordprocessingml/2006/main">
        <w:rPr>
          <w:sz w:val="22"/>
          <w:szCs w:val="22"/>
          <w:lang w:val="vi-VN"/>
        </w:rPr>
        <w:t xml:space="preserve">The original invoice data is stored in the instance_file_name column in the invoice table as follows:</w:t>
      </w:r>
    </w:p>
    <w:p>
      <w:pPr xmlns:w="http://schemas.openxmlformats.org/wordprocessingml/2006/main">
        <w:ind w:left="0"/>
        <w:jc w:val="center"/>
        <w:rPr>
          <w:sz w:val="22"/>
          <w:szCs w:val="22"/>
          <w:lang w:val="vi-VN"/>
        </w:rPr>
      </w:pPr>
      <w:r xmlns:w="http://schemas.openxmlformats.org/wordprocessingml/2006/main">
        <w:rPr>
          <w:sz w:val="22"/>
          <w:szCs w:val="22"/>
          <w:lang w:val="vi-VN"/>
        </w:rPr>
        <w:t xml:space="preserve">Invoice Type | Invoice Form | Invoice symbol | Some bills</w:t>
      </w:r>
    </w:p>
    <w:p>
      <w:pPr xmlns:w="http://schemas.openxmlformats.org/wordprocessingml/2006/main">
        <w:ind w:left="0"/>
        <w:rPr>
          <w:sz w:val="22"/>
          <w:szCs w:val="22"/>
          <w:lang w:val="vi-VN"/>
        </w:rPr>
      </w:pPr>
      <w:r xmlns:w="http://schemas.openxmlformats.org/wordprocessingml/2006/main">
        <w:rPr>
          <w:sz w:val="22"/>
          <w:szCs w:val="22"/>
          <w:lang w:val="vi-VN"/>
        </w:rPr>
        <w:t xml:space="preserve">in there:</w:t>
      </w:r>
    </w:p>
    <w:p>
      <w:pPr xmlns:w="http://schemas.openxmlformats.org/wordprocessingml/2006/main">
        <w:ind w:left="0"/>
        <w:rPr>
          <w:sz w:val="22"/>
          <w:szCs w:val="22"/>
          <w:lang w:val="vi-VN"/>
        </w:rPr>
      </w:pPr>
      <w:r xmlns:w="http://schemas.openxmlformats.org/wordprocessingml/2006/main">
        <w:rPr>
          <w:sz w:val="22"/>
          <w:szCs w:val="22"/>
          <w:lang w:val="vi-VN"/>
        </w:rPr>
        <w:t xml:space="preserve">- Invoice type is the originalInvoiceType tag value</w:t>
      </w:r>
    </w:p>
    <w:p>
      <w:pPr xmlns:w="http://schemas.openxmlformats.org/wordprocessingml/2006/main">
        <w:ind w:left="0"/>
        <w:rPr>
          <w:sz w:val="22"/>
          <w:szCs w:val="22"/>
          <w:lang w:val="vi-VN"/>
        </w:rPr>
      </w:pPr>
      <w:r xmlns:w="http://schemas.openxmlformats.org/wordprocessingml/2006/main">
        <w:rPr>
          <w:sz w:val="22"/>
          <w:szCs w:val="22"/>
          <w:lang w:val="vi-VN"/>
        </w:rPr>
        <w:t xml:space="preserve">- Invoice template is the originalTemplateCode tag value</w:t>
      </w:r>
    </w:p>
    <w:p>
      <w:pPr xmlns:w="http://schemas.openxmlformats.org/wordprocessingml/2006/main">
        <w:ind w:left="0"/>
        <w:rPr>
          <w:sz w:val="22"/>
          <w:szCs w:val="22"/>
        </w:rPr>
      </w:pPr>
      <w:r xmlns:w="http://schemas.openxmlformats.org/wordprocessingml/2006/main">
        <w:rPr>
          <w:b/>
          <w:sz w:val="22"/>
          <w:szCs w:val="22"/>
        </w:rPr>
        <w:t xml:space="preserve">Output </w:t>
      </w:r>
      <w:r xmlns:w="http://schemas.openxmlformats.org/wordprocessingml/2006/main">
        <w:rPr>
          <w:sz w:val="22"/>
          <w:szCs w:val="22"/>
        </w:rPr>
        <w:t xml:space="preserve">:</w:t>
      </w:r>
    </w:p>
    <w:tbl>
      <w:tblPr>
        <w:tblStyle w:val="14"/>
        <w:tblW w:w="9563" w:type="dxa"/>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520"/>
        <w:gridCol w:w="4703"/>
      </w:tblGrid>
      <w:tr>
        <w:trPr>
          <w:trHeight w:val="530" w:hRule="atLeast"/>
        </w:trPr>
        <w:tc>
          <w:tcPr>
            <w:tcW w:w="2340"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School's name</w:t>
            </w:r>
          </w:p>
        </w:tc>
        <w:tc>
          <w:tcPr>
            <w:tcW w:w="2520"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Data types, constraints</w:t>
            </w:r>
          </w:p>
        </w:tc>
        <w:tc>
          <w:tcPr>
            <w:tcW w:w="4703"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Describe</w:t>
            </w:r>
          </w:p>
        </w:tc>
      </w:tr>
      <w:tr>
        <w:tc>
          <w:tcPr>
            <w:tcW w:w="234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errorCode</w:t>
            </w:r>
          </w:p>
        </w:tc>
        <w:tc>
          <w:tcPr>
            <w:tcW w:w="252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tc>
        <w:tc>
          <w:tcPr>
            <w:tcW w:w="4703"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If there is an error code, if there is no error, return null</w:t>
            </w:r>
          </w:p>
        </w:tc>
      </w:tr>
      <w:tr>
        <w:tc>
          <w:tcPr>
            <w:tcW w:w="234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description</w:t>
            </w:r>
          </w:p>
        </w:tc>
        <w:tc>
          <w:tcPr>
            <w:tcW w:w="252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tc>
        <w:tc>
          <w:tcPr>
            <w:tcW w:w="4703"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Detailed description of the error</w:t>
            </w:r>
          </w:p>
        </w:tc>
      </w:tr>
      <w:tr>
        <w:tc>
          <w:tcPr>
            <w:tcW w:w="234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hashString</w:t>
            </w:r>
          </w:p>
        </w:tc>
        <w:tc>
          <w:tcPr>
            <w:tcW w:w="2520"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tc>
        <w:tc>
          <w:tcPr>
            <w:tcW w:w="4703" w:type="dxa"/>
            <w:noWrap w:val="0"/>
            <w:vAlign w:val="top"/>
          </w:tcPr>
          <w:p>
            <w:pPr xmlns:w="http://schemas.openxmlformats.org/wordprocessingml/2006/main">
              <w:spacing w:before="0"/>
              <w:ind w:left="41"/>
              <w:jc w:val="both"/>
              <w:rPr>
                <w:sz w:val="22"/>
                <w:szCs w:val="22"/>
              </w:rPr>
            </w:pPr>
            <w:r xmlns:w="http://schemas.openxmlformats.org/wordprocessingml/2006/main">
              <w:rPr>
                <w:sz w:val="22"/>
                <w:szCs w:val="22"/>
              </w:rPr>
              <w:t xml:space="preserve">The returned Hash string of the invoice, in Base64 format</w:t>
            </w:r>
          </w:p>
        </w:tc>
      </w:tr>
    </w:tbl>
    <w:p>
      <w:pPr>
        <w:widowControl/>
        <w:shd w:val="clear" w:color="auto" w:fill="FFFFFE"/>
        <w:spacing w:before="0" w:line="270" w:lineRule="atLeast"/>
        <w:ind w:left="0"/>
        <w:rPr>
          <w:b/>
          <w:bCs/>
          <w:snapToGrid/>
          <w:color w:val="000000"/>
          <w:sz w:val="22"/>
          <w:szCs w:val="22"/>
          <w:highlight w:val="yellow"/>
        </w:rPr>
      </w:pPr>
    </w:p>
    <w:p>
      <w:pPr xmlns:w="http://schemas.openxmlformats.org/wordprocessingml/2006/main">
        <w:widowControl/>
        <w:shd w:val="clear" w:color="auto" w:fill="FFFFFE"/>
        <w:spacing w:before="0" w:line="270" w:lineRule="atLeast"/>
        <w:ind w:left="180"/>
        <w:rPr>
          <w:rFonts w:ascii="Courier New" w:hAnsi="Courier New" w:cs="Courier New"/>
          <w:snapToGrid/>
          <w:color w:val="000000"/>
          <w:sz w:val="18"/>
          <w:szCs w:val="18"/>
        </w:rPr>
      </w:pPr>
      <w:r xmlns:w="http://schemas.openxmlformats.org/wordprocessingml/2006/main">
        <w:rPr>
          <w:b/>
          <w:bCs/>
          <w:snapToGrid/>
          <w:color w:val="000000"/>
          <w:sz w:val="22"/>
          <w:szCs w:val="22"/>
        </w:rPr>
        <w:t xml:space="preserve">Note:</w:t>
      </w:r>
      <w:r xmlns:w="http://schemas.openxmlformats.org/wordprocessingml/2006/main">
        <w:rPr>
          <w:rFonts w:ascii="Courier New" w:hAnsi="Courier New" w:cs="Courier New"/>
          <w:snapToGrid/>
          <w:color w:val="000000"/>
          <w:sz w:val="18"/>
          <w:szCs w:val="18"/>
        </w:rPr>
        <w:t xml:space="preserve"> </w:t>
      </w:r>
      <w:r xmlns:w="http://schemas.openxmlformats.org/wordprocessingml/2006/main">
        <w:rPr>
          <w:sz w:val="22"/>
          <w:szCs w:val="22"/>
          <w:highlight w:val="yellow"/>
        </w:rPr>
        <w:t xml:space="preserve">In case the enterprise removes the data constraint, then add totalAmountAfterDiscount to summarizeInfo and save it according to this value (passing empty or null or not transmitting, recalculating). In case the enterprise does not remove the data binding, this field will not be processed (whether transmitted or not).</w:t>
      </w:r>
    </w:p>
    <w:p>
      <w:pPr xmlns:w="http://schemas.openxmlformats.org/wordprocessingml/2006/main">
        <w:pStyle w:val="20"/>
        <w:numPr>
          <w:ilvl w:val="1"/>
          <w:numId w:val="19"/>
        </w:numPr>
        <w:rPr>
          <w:sz w:val="22"/>
          <w:szCs w:val="22"/>
        </w:rPr>
      </w:pPr>
      <w:r xmlns:w="http://schemas.openxmlformats.org/wordprocessingml/2006/main">
        <w:rPr>
          <w:sz w:val="22"/>
          <w:szCs w:val="22"/>
        </w:rPr>
        <w:t xml:space="preserve">Release/replace/adjust to </w:t>
      </w:r>
      <w:r xmlns:w="http://schemas.openxmlformats.org/wordprocessingml/2006/main">
        <w:rPr>
          <w:sz w:val="22"/>
          <w:szCs w:val="22"/>
          <w:lang w:val="vi-VN"/>
        </w:rPr>
        <w:t xml:space="preserve">CLOUD CA </w:t>
      </w:r>
      <w:r xmlns:w="http://schemas.openxmlformats.org/wordprocessingml/2006/main">
        <w:rPr>
          <w:sz w:val="22"/>
          <w:szCs w:val="22"/>
        </w:rPr>
        <w:t xml:space="preserve">(Step 2: Sign </w:t>
      </w:r>
      <w:r xmlns:w="http://schemas.openxmlformats.org/wordprocessingml/2006/main">
        <w:rPr>
          <w:sz w:val="22"/>
          <w:szCs w:val="22"/>
          <w:lang w:val="vi-VN"/>
        </w:rPr>
        <w:t xml:space="preserve">Cloud CA </w:t>
      </w:r>
      <w:r xmlns:w="http://schemas.openxmlformats.org/wordprocessingml/2006/main">
        <w:rPr>
          <w:sz w:val="22"/>
          <w:szCs w:val="22"/>
        </w:rPr>
        <w:t xml:space="preserve">and generate invoice)</w:t>
      </w:r>
    </w:p>
    <w:p>
      <w:pPr xmlns:w="http://schemas.openxmlformats.org/wordprocessingml/2006/main">
        <w:pStyle w:val="4"/>
        <w:rPr>
          <w:sz w:val="22"/>
          <w:szCs w:val="22"/>
        </w:rPr>
      </w:pPr>
      <w:r xmlns:w="http://schemas.openxmlformats.org/wordprocessingml/2006/main">
        <w:rPr>
          <w:sz w:val="22"/>
          <w:szCs w:val="22"/>
        </w:rPr>
        <w:t xml:space="preserve">- Use </w:t>
      </w:r>
      <w:r xmlns:w="http://schemas.openxmlformats.org/wordprocessingml/2006/main">
        <w:rPr>
          <w:sz w:val="22"/>
          <w:szCs w:val="22"/>
          <w:lang w:val="vi-VN"/>
        </w:rPr>
        <w:t xml:space="preserve">CLOUD CA </w:t>
      </w:r>
      <w:r xmlns:w="http://schemas.openxmlformats.org/wordprocessingml/2006/main">
        <w:rPr>
          <w:sz w:val="22"/>
          <w:szCs w:val="22"/>
        </w:rPr>
        <w:t xml:space="preserve">to sign the hashString string received from the API in step 7.31. Get the signed string to generate the invoice.</w:t>
      </w:r>
    </w:p>
    <w:p>
      <w:pPr xmlns:w="http://schemas.openxmlformats.org/wordprocessingml/2006/main">
        <w:pStyle w:val="19"/>
        <w:widowControl w:val="0"/>
        <w:numPr>
          <w:ilvl w:val="0"/>
          <w:numId w:val="12"/>
        </w:numPr>
        <w:spacing w:before="120" w:line="360" w:lineRule="auto"/>
        <w:contextualSpacing/>
        <w:jc w:val="both"/>
        <w:rPr>
          <w:rFonts w:ascii="Times New Roman" w:hAnsi="Times New Roman"/>
          <w:b/>
          <w:color w:val="0000FF"/>
        </w:rPr>
      </w:pPr>
      <w:r xmlns:w="http://schemas.openxmlformats.org/wordprocessingml/2006/main">
        <w:rPr>
          <w:rFonts w:ascii="Times New Roman" w:hAnsi="Times New Roman"/>
          <w:b/>
          <w:color w:val="0000FF"/>
        </w:rPr>
        <w:t xml:space="preserve">Head</w:t>
      </w:r>
      <w:r xmlns:w="http://schemas.openxmlformats.org/wordprocessingml/2006/main">
        <w:rPr>
          <w:rFonts w:ascii="Times New Roman" w:hAnsi="Times New Roman"/>
          <w:b/>
          <w:color w:val="0000FF"/>
          <w:lang w:val="vi-VN"/>
        </w:rPr>
        <w:t xml:space="preserve"> </w:t>
      </w:r>
      <w:r xmlns:w="http://schemas.openxmlformats.org/wordprocessingml/2006/main">
        <w:rPr>
          <w:rFonts w:ascii="Times New Roman" w:hAnsi="Times New Roman"/>
          <w:b/>
          <w:color w:val="0000FF"/>
        </w:rPr>
        <w:t xml:space="preserve">enter:</w:t>
      </w:r>
    </w:p>
    <w:p>
      <w:pPr xmlns:w="http://schemas.openxmlformats.org/wordprocessingml/2006/main">
        <w:numPr>
          <w:ilvl w:val="0"/>
          <w:numId w:val="6"/>
        </w:numPr>
        <w:snapToGrid w:val="0"/>
        <w:jc w:val="both"/>
        <w:rPr>
          <w:sz w:val="22"/>
          <w:szCs w:val="22"/>
        </w:rPr>
      </w:pPr>
      <w:r xmlns:w="http://schemas.openxmlformats.org/wordprocessingml/2006/main">
        <w:rPr>
          <w:sz w:val="22"/>
          <w:szCs w:val="22"/>
        </w:rPr>
        <w:t xml:space="preserve">Action (POST): </w:t>
      </w:r>
      <w:r xmlns:w="http://schemas.openxmlformats.org/wordprocessingml/2006/main">
        <w:rPr>
          <w:color w:val="505050"/>
          <w:sz w:val="22"/>
          <w:szCs w:val="22"/>
          <w:shd w:val="clear" w:color="auto" w:fill="FAFAFA"/>
        </w:rPr>
        <w:t xml:space="preserve">InvoiceAPI/InvoiceWS/createInvoiceUsbTokenInsertSignature</w:t>
      </w:r>
    </w:p>
    <w:p>
      <w:pPr xmlns:w="http://schemas.openxmlformats.org/wordprocessingml/2006/main">
        <w:numPr>
          <w:ilvl w:val="0"/>
          <w:numId w:val="6"/>
        </w:numPr>
        <w:jc w:val="both"/>
        <w:rPr>
          <w:sz w:val="22"/>
          <w:szCs w:val="22"/>
        </w:rPr>
      </w:pPr>
      <w:r xmlns:w="http://schemas.openxmlformats.org/wordprocessingml/2006/main">
        <w:rPr>
          <w:sz w:val="22"/>
          <w:szCs w:val="22"/>
        </w:rPr>
        <w:t xml:space="preserve">Headers:</w:t>
      </w:r>
    </w:p>
    <w:p>
      <w:pPr xmlns:w="http://schemas.openxmlformats.org/wordprocessingml/2006/main">
        <w:ind w:left="720"/>
        <w:jc w:val="both"/>
        <w:rPr>
          <w:sz w:val="22"/>
          <w:szCs w:val="22"/>
          <w:lang w:val="en"/>
        </w:rPr>
      </w:pPr>
      <w:r xmlns:w="http://schemas.openxmlformats.org/wordprocessingml/2006/main">
        <w:rPr>
          <w:sz w:val="22"/>
          <w:szCs w:val="22"/>
          <w:lang w:val="en"/>
        </w:rPr>
        <w:t xml:space="preserve">+ Cookie: access_token value or Authorization: username/pass like logging in on the web or Authorization: username/pass like logging in on the web</w:t>
      </w:r>
    </w:p>
    <w:p>
      <w:pPr xmlns:w="http://schemas.openxmlformats.org/wordprocessingml/2006/main">
        <w:pStyle w:val="4"/>
        <w:ind w:firstLine="720"/>
        <w:rPr>
          <w:sz w:val="22"/>
          <w:szCs w:val="22"/>
          <w:lang w:val="fr-FR"/>
        </w:rPr>
      </w:pPr>
      <w:r xmlns:w="http://schemas.openxmlformats.org/wordprocessingml/2006/main">
        <w:rPr>
          <w:sz w:val="22"/>
          <w:szCs w:val="22"/>
          <w:lang w:val="fr-FR"/>
        </w:rPr>
        <w:t xml:space="preserve">+ Content-Type: application/json</w:t>
      </w:r>
    </w:p>
    <w:tbl>
      <w:tblPr>
        <w:tblStyle w:val="14"/>
        <w:tblW w:w="93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2692"/>
        <w:gridCol w:w="4483"/>
      </w:tblGrid>
      <w:tr>
        <w:trPr>
          <w:trHeight w:val="521" w:hRule="atLeast"/>
          <w:jc w:val="center"/>
        </w:trPr>
        <w:tc>
          <w:tcPr>
            <w:tcW w:w="2127"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Parameter name</w:t>
            </w:r>
          </w:p>
        </w:tc>
        <w:tc>
          <w:tcPr>
            <w:tcW w:w="2692"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Data types, constraints</w:t>
            </w:r>
          </w:p>
        </w:tc>
        <w:tc>
          <w:tcPr>
            <w:tcW w:w="4483" w:type="dxa"/>
            <w:shd w:val="clear" w:color="auto" w:fill="D9D9D9"/>
            <w:noWrap w:val="0"/>
            <w:vAlign w:val="top"/>
          </w:tcPr>
          <w:p>
            <w:pPr xmlns:w="http://schemas.openxmlformats.org/wordprocessingml/2006/main">
              <w:ind w:left="0"/>
              <w:jc w:val="center"/>
              <w:rPr>
                <w:b/>
                <w:bCs/>
                <w:color w:val="000000"/>
                <w:sz w:val="22"/>
                <w:szCs w:val="22"/>
              </w:rPr>
            </w:pPr>
            <w:r xmlns:w="http://schemas.openxmlformats.org/wordprocessingml/2006/main">
              <w:rPr>
                <w:b/>
                <w:bCs/>
                <w:color w:val="000000"/>
                <w:sz w:val="22"/>
                <w:szCs w:val="22"/>
              </w:rPr>
              <w:t xml:space="preserve">Describe</w:t>
            </w:r>
          </w:p>
        </w:tc>
      </w:tr>
      <w:tr>
        <w:trPr>
          <w:trHeight w:val="448" w:hRule="atLeast"/>
          <w:jc w:val="center"/>
        </w:trPr>
        <w:tc>
          <w:tcPr>
            <w:tcW w:w="212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supplierTaxCode</w:t>
            </w:r>
          </w:p>
        </w:tc>
        <w:tc>
          <w:tcPr>
            <w:tcW w:w="2692"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 20</w:t>
            </w:r>
          </w:p>
          <w:p>
            <w:pPr xmlns:w="http://schemas.openxmlformats.org/wordprocessingml/2006/main">
              <w:spacing w:before="0"/>
              <w:ind w:left="0"/>
              <w:jc w:val="both"/>
              <w:rPr>
                <w:sz w:val="22"/>
                <w:szCs w:val="22"/>
              </w:rPr>
            </w:pPr>
            <w:r xmlns:w="http://schemas.openxmlformats.org/wordprocessingml/2006/main">
              <w:rPr>
                <w:sz w:val="22"/>
                <w:szCs w:val="22"/>
              </w:rPr>
              <w:t xml:space="preserve">Format : [0-9-]+</w:t>
            </w:r>
          </w:p>
        </w:tc>
        <w:tc>
          <w:tcPr>
            <w:tcW w:w="448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Tax identification number of the invoice-issuing business/branch. A business can have multiple tax codes</w:t>
            </w:r>
          </w:p>
          <w:p>
            <w:pPr xmlns:w="http://schemas.openxmlformats.org/wordprocessingml/2006/main">
              <w:spacing w:before="0"/>
              <w:ind w:left="0"/>
              <w:jc w:val="both"/>
              <w:rPr>
                <w:sz w:val="22"/>
                <w:szCs w:val="22"/>
              </w:rPr>
            </w:pPr>
            <w:r xmlns:w="http://schemas.openxmlformats.org/wordprocessingml/2006/main">
              <w:rPr>
                <w:sz w:val="22"/>
                <w:szCs w:val="22"/>
              </w:rPr>
              <w:t xml:space="preserve">Model 1: 0312770607</w:t>
            </w:r>
          </w:p>
          <w:p>
            <w:pPr xmlns:w="http://schemas.openxmlformats.org/wordprocessingml/2006/main">
              <w:spacing w:before="0"/>
              <w:ind w:left="0"/>
              <w:jc w:val="both"/>
              <w:rPr>
                <w:sz w:val="22"/>
                <w:szCs w:val="22"/>
              </w:rPr>
            </w:pPr>
            <w:r xmlns:w="http://schemas.openxmlformats.org/wordprocessingml/2006/main">
              <w:rPr>
                <w:sz w:val="22"/>
                <w:szCs w:val="22"/>
              </w:rPr>
              <w:t xml:space="preserve">Model 2: 0312770607-001</w:t>
            </w:r>
          </w:p>
        </w:tc>
      </w:tr>
      <w:tr>
        <w:trPr>
          <w:trHeight w:val="448" w:hRule="atLeast"/>
          <w:jc w:val="center"/>
        </w:trPr>
        <w:tc>
          <w:tcPr>
            <w:tcW w:w="212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templateCode</w:t>
            </w:r>
          </w:p>
        </w:tc>
        <w:tc>
          <w:tcPr>
            <w:tcW w:w="2692"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p>
            <w:pPr xmlns:w="http://schemas.openxmlformats.org/wordprocessingml/2006/main">
              <w:spacing w:before="0"/>
              <w:ind w:left="0"/>
              <w:jc w:val="both"/>
              <w:rPr>
                <w:sz w:val="22"/>
                <w:szCs w:val="22"/>
              </w:rPr>
            </w:pPr>
            <w:r xmlns:w="http://schemas.openxmlformats.org/wordprocessingml/2006/main">
              <w:rPr>
                <w:sz w:val="22"/>
                <w:szCs w:val="22"/>
              </w:rPr>
              <w:t xml:space="preserve">Minlength :</w:t>
            </w:r>
          </w:p>
          <w:p>
            <w:pPr xmlns:w="http://schemas.openxmlformats.org/wordprocessingml/2006/main">
              <w:spacing w:before="0"/>
              <w:ind w:left="0"/>
              <w:jc w:val="both"/>
              <w:rPr>
                <w:sz w:val="22"/>
                <w:szCs w:val="22"/>
              </w:rPr>
            </w:pPr>
            <w:r xmlns:w="http://schemas.openxmlformats.org/wordprocessingml/2006/main">
              <w:rPr>
                <w:sz w:val="22"/>
                <w:szCs w:val="22"/>
              </w:rPr>
              <w:t xml:space="preserve">Maxlength : 20</w:t>
            </w:r>
          </w:p>
        </w:tc>
        <w:tc>
          <w:tcPr>
            <w:tcW w:w="448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 sample code.</w:t>
            </w:r>
          </w:p>
          <w:p>
            <w:pPr>
              <w:spacing w:before="0"/>
              <w:ind w:left="0"/>
              <w:jc w:val="both"/>
              <w:rPr>
                <w:sz w:val="22"/>
                <w:szCs w:val="22"/>
              </w:rPr>
            </w:pPr>
          </w:p>
        </w:tc>
      </w:tr>
      <w:tr>
        <w:trPr>
          <w:trHeight w:val="448" w:hRule="atLeast"/>
          <w:jc w:val="center"/>
        </w:trPr>
        <w:tc>
          <w:tcPr>
            <w:tcW w:w="212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hashString</w:t>
            </w:r>
          </w:p>
        </w:tc>
        <w:tc>
          <w:tcPr>
            <w:tcW w:w="2692"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tc>
        <w:tc>
          <w:tcPr>
            <w:tcW w:w="448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The Hash string that the data returned is in the getHash request above</w:t>
            </w:r>
          </w:p>
          <w:p>
            <w:pPr xmlns:w="http://schemas.openxmlformats.org/wordprocessingml/2006/main">
              <w:spacing w:before="0"/>
              <w:ind w:left="0"/>
              <w:jc w:val="both"/>
              <w:rPr>
                <w:sz w:val="22"/>
                <w:szCs w:val="22"/>
              </w:rPr>
            </w:pPr>
            <w:r xmlns:w="http://schemas.openxmlformats.org/wordprocessingml/2006/main">
              <w:rPr>
                <w:sz w:val="22"/>
                <w:szCs w:val="22"/>
                <w:highlight w:val="yellow"/>
              </w:rPr>
              <w:t xml:space="preserve">= out put of API : </w:t>
            </w:r>
            <w:r xmlns:w="http://schemas.openxmlformats.org/wordprocessingml/2006/main">
              <w:rPr>
                <w:sz w:val="22"/>
                <w:szCs w:val="22"/>
                <w:highlight w:val="yellow"/>
                <w:lang w:val="en"/>
              </w:rPr>
              <w:t xml:space="preserve">7.15 </w:t>
            </w:r>
            <w:r xmlns:w="http://schemas.openxmlformats.org/wordprocessingml/2006/main">
              <w:rPr>
                <w:sz w:val="22"/>
                <w:szCs w:val="22"/>
                <w:highlight w:val="yellow"/>
              </w:rPr>
              <w:t xml:space="preserve">USB Token Signing Billing</w:t>
            </w:r>
            <w:r xmlns:w="http://schemas.openxmlformats.org/wordprocessingml/2006/main">
              <w:rPr>
                <w:sz w:val="22"/>
                <w:szCs w:val="22"/>
              </w:rPr>
              <w:t xml:space="preserve"> </w:t>
            </w:r>
            <w:r xmlns:w="http://schemas.openxmlformats.org/wordprocessingml/2006/main">
              <w:rPr>
                <w:sz w:val="22"/>
                <w:szCs w:val="22"/>
                <w:highlight w:val="yellow"/>
              </w:rPr>
              <w:t xml:space="preserve">(Step 1: Get the hash string)</w:t>
            </w:r>
          </w:p>
        </w:tc>
      </w:tr>
      <w:tr>
        <w:trPr>
          <w:trHeight w:val="448" w:hRule="atLeast"/>
          <w:jc w:val="center"/>
        </w:trPr>
        <w:tc>
          <w:tcPr>
            <w:tcW w:w="2127"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signature. signature</w:t>
            </w:r>
          </w:p>
        </w:tc>
        <w:tc>
          <w:tcPr>
            <w:tcW w:w="2692"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Required : true</w:t>
            </w:r>
          </w:p>
          <w:p>
            <w:pPr xmlns:w="http://schemas.openxmlformats.org/wordprocessingml/2006/main">
              <w:spacing w:before="0"/>
              <w:ind w:left="0"/>
              <w:jc w:val="both"/>
              <w:rPr>
                <w:sz w:val="22"/>
                <w:szCs w:val="22"/>
              </w:rPr>
            </w:pPr>
            <w:r xmlns:w="http://schemas.openxmlformats.org/wordprocessingml/2006/main">
              <w:rPr>
                <w:sz w:val="22"/>
                <w:szCs w:val="22"/>
              </w:rPr>
              <w:t xml:space="preserve">DataType: String</w:t>
            </w:r>
          </w:p>
        </w:tc>
        <w:tc>
          <w:tcPr>
            <w:tcW w:w="448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Signature after hashString has been signed by USB token. Base64 format</w:t>
            </w:r>
          </w:p>
        </w:tc>
      </w:tr>
    </w:tbl>
    <w:p>
      <w:pPr xmlns:w="http://schemas.openxmlformats.org/wordprocessingml/2006/main">
        <w:snapToGrid w:val="0"/>
        <w:jc w:val="both"/>
        <w:rPr>
          <w:sz w:val="22"/>
          <w:szCs w:val="22"/>
          <w:lang w:val="fr-FR"/>
        </w:rPr>
      </w:pPr>
      <w:r xmlns:w="http://schemas.openxmlformats.org/wordprocessingml/2006/main">
        <w:rPr>
          <w:sz w:val="22"/>
          <w:szCs w:val="22"/>
          <w:lang w:val="fr-FR"/>
        </w:rPr>
        <w:t xml:space="preserve">Json example</w:t>
      </w:r>
    </w:p>
    <w:p>
      <w:pPr xmlns:w="http://schemas.openxmlformats.org/wordprocessingml/2006/main">
        <w:widowControl/>
        <w:shd w:val="clear" w:color="auto" w:fill="DBE5F1"/>
        <w:spacing w:before="0" w:line="240" w:lineRule="auto"/>
        <w:ind w:left="993" w:right="285"/>
        <w:jc w:val="both"/>
        <w:rPr>
          <w:b/>
          <w:bCs/>
          <w:snapToGrid/>
          <w:color w:val="8000FF"/>
          <w:sz w:val="22"/>
          <w:szCs w:val="22"/>
          <w:lang w:val="fr-FR"/>
        </w:rPr>
      </w:pPr>
      <w:r xmlns:w="http://schemas.openxmlformats.org/wordprocessingml/2006/main">
        <w:rPr>
          <w:b/>
          <w:bCs/>
          <w:snapToGrid/>
          <w:color w:val="8000FF"/>
          <w:sz w:val="22"/>
          <w:szCs w:val="22"/>
          <w:lang w:val="fr-FR"/>
        </w:rPr>
        <w:t xml:space="preserve">{</w:t>
      </w:r>
    </w:p>
    <w:p>
      <w:pPr xmlns:w="http://schemas.openxmlformats.org/wordprocessingml/2006/main">
        <w:widowControl/>
        <w:shd w:val="clear" w:color="auto" w:fill="DBE5F1"/>
        <w:spacing w:before="0" w:line="240" w:lineRule="auto"/>
        <w:ind w:left="993" w:right="285"/>
        <w:jc w:val="both"/>
        <w:rPr>
          <w:b/>
          <w:bCs/>
          <w:snapToGrid/>
          <w:color w:val="8000FF"/>
          <w:sz w:val="22"/>
          <w:szCs w:val="22"/>
          <w:lang w:val="fr-FR"/>
        </w:rPr>
      </w:pPr>
      <w:r xmlns:w="http://schemas.openxmlformats.org/wordprocessingml/2006/main">
        <w:rPr>
          <w:b/>
          <w:bCs/>
          <w:snapToGrid/>
          <w:color w:val="8000FF"/>
          <w:sz w:val="22"/>
          <w:szCs w:val="22"/>
          <w:lang w:val="fr-FR"/>
        </w:rPr>
        <w:t xml:space="preserve">"supplierTaxCode": "0100109106-712",</w:t>
      </w:r>
    </w:p>
    <w:p>
      <w:pPr xmlns:w="http://schemas.openxmlformats.org/wordprocessingml/2006/main">
        <w:widowControl/>
        <w:shd w:val="clear" w:color="auto" w:fill="DBE5F1"/>
        <w:spacing w:before="0" w:line="240" w:lineRule="auto"/>
        <w:ind w:left="993" w:right="285"/>
        <w:jc w:val="both"/>
        <w:rPr>
          <w:b/>
          <w:bCs/>
          <w:snapToGrid/>
          <w:color w:val="8000FF"/>
          <w:sz w:val="22"/>
          <w:szCs w:val="22"/>
          <w:lang w:val="fr-FR"/>
        </w:rPr>
      </w:pPr>
      <w:r xmlns:w="http://schemas.openxmlformats.org/wordprocessingml/2006/main">
        <w:rPr>
          <w:b/>
          <w:bCs/>
          <w:snapToGrid/>
          <w:color w:val="8000FF"/>
          <w:sz w:val="22"/>
          <w:szCs w:val="22"/>
          <w:lang w:val="fr-FR"/>
        </w:rPr>
        <w:t xml:space="preserve">"templateCode": "01GTKT0/002",</w:t>
      </w:r>
    </w:p>
    <w:p>
      <w:pPr xmlns:w="http://schemas.openxmlformats.org/wordprocessingml/2006/main">
        <w:widowControl/>
        <w:shd w:val="clear" w:color="auto" w:fill="DBE5F1"/>
        <w:spacing w:before="0" w:line="240" w:lineRule="auto"/>
        <w:ind w:left="993" w:right="285"/>
        <w:jc w:val="both"/>
        <w:rPr>
          <w:b/>
          <w:bCs/>
          <w:snapToGrid/>
          <w:color w:val="8000FF"/>
          <w:sz w:val="22"/>
          <w:szCs w:val="22"/>
          <w:lang w:val="fr-FR"/>
        </w:rPr>
      </w:pPr>
      <w:r xmlns:w="http://schemas.openxmlformats.org/wordprocessingml/2006/main">
        <w:rPr>
          <w:b/>
          <w:bCs/>
          <w:snapToGrid/>
          <w:color w:val="8000FF"/>
          <w:sz w:val="22"/>
          <w:szCs w:val="22"/>
          <w:lang w:val="fr-FR"/>
        </w:rPr>
        <w:t xml:space="preserve">"hashString": "0HFm34vX525V3Syg5EwdTnfO21s=",</w:t>
      </w:r>
    </w:p>
    <w:p>
      <w:pPr xmlns:w="http://schemas.openxmlformats.org/wordprocessingml/2006/main">
        <w:widowControl/>
        <w:shd w:val="clear" w:color="auto" w:fill="DBE5F1"/>
        <w:spacing w:before="0" w:line="240" w:lineRule="auto"/>
        <w:ind w:left="993" w:right="285"/>
        <w:jc w:val="both"/>
        <w:rPr>
          <w:b/>
          <w:bCs/>
          <w:snapToGrid/>
          <w:color w:val="8000FF"/>
          <w:sz w:val="22"/>
          <w:szCs w:val="22"/>
          <w:lang w:val="fr-FR"/>
        </w:rPr>
      </w:pPr>
      <w:r xmlns:w="http://schemas.openxmlformats.org/wordprocessingml/2006/main">
        <w:rPr>
          <w:b/>
          <w:bCs/>
          <w:snapToGrid/>
          <w:color w:val="8000FF"/>
          <w:sz w:val="22"/>
          <w:szCs w:val="22"/>
          <w:lang w:val="fr-FR"/>
        </w:rPr>
        <w:t xml:space="preserve">"signature": "U0WpJk2Q/rDsnZDz8hiWKvs6QEf5DHTG8JyXjjNMtggZ/MIDP0hn9Mutc2uPZEOxqk2YnMjuRSxU8ST/T+C5i46Vb/0+7uIfzKpPm2yrsOSivCdzr6FrY6nJPkfkOWEdEs/hqDzcf 4Vn8ZCVkNfovYR4prPGc7kNpO21sNb9BAI="</w:t>
      </w:r>
    </w:p>
    <w:p>
      <w:pPr xmlns:w="http://schemas.openxmlformats.org/wordprocessingml/2006/main">
        <w:widowControl/>
        <w:shd w:val="clear" w:color="auto" w:fill="DBE5F1"/>
        <w:spacing w:before="0" w:line="240" w:lineRule="auto"/>
        <w:ind w:left="993" w:right="285"/>
        <w:jc w:val="both"/>
        <w:rPr>
          <w:b/>
          <w:bCs/>
          <w:snapToGrid/>
          <w:color w:val="8000FF"/>
          <w:sz w:val="22"/>
          <w:szCs w:val="22"/>
        </w:rPr>
      </w:pPr>
      <w:r xmlns:w="http://schemas.openxmlformats.org/wordprocessingml/2006/main">
        <w:rPr>
          <w:b/>
          <w:bCs/>
          <w:snapToGrid/>
          <w:color w:val="8000FF"/>
          <w:sz w:val="22"/>
          <w:szCs w:val="22"/>
        </w:rPr>
        <w:t xml:space="preserve">}</w:t>
      </w:r>
    </w:p>
    <w:p>
      <w:pPr xmlns:w="http://schemas.openxmlformats.org/wordprocessingml/2006/main">
        <w:snapToGrid w:val="0"/>
        <w:jc w:val="both"/>
        <w:rPr>
          <w:sz w:val="22"/>
          <w:szCs w:val="22"/>
        </w:rPr>
      </w:pPr>
      <w:r xmlns:w="http://schemas.openxmlformats.org/wordprocessingml/2006/main">
        <w:rPr>
          <w:sz w:val="22"/>
          <w:szCs w:val="22"/>
        </w:rPr>
        <w:t xml:space="preserve">Results returned</w:t>
      </w:r>
    </w:p>
    <w:p>
      <w:pPr xmlns:w="http://schemas.openxmlformats.org/wordprocessingml/2006/main">
        <w:numPr>
          <w:ilvl w:val="2"/>
          <w:numId w:val="6"/>
        </w:numPr>
        <w:snapToGrid w:val="0"/>
        <w:ind w:left="993" w:right="285"/>
        <w:jc w:val="both"/>
        <w:rPr>
          <w:sz w:val="22"/>
          <w:szCs w:val="22"/>
        </w:rPr>
      </w:pPr>
      <w:r xmlns:w="http://schemas.openxmlformats.org/wordprocessingml/2006/main">
        <w:rPr>
          <w:sz w:val="22"/>
          <w:szCs w:val="22"/>
        </w:rPr>
        <w:t xml:space="preserve">Data on information about issued invoices0</w:t>
      </w:r>
    </w:p>
    <w:p>
      <w:pPr xmlns:w="http://schemas.openxmlformats.org/wordprocessingml/2006/main">
        <w:widowControl/>
        <w:shd w:val="clear" w:color="auto" w:fill="DBE5F1"/>
        <w:spacing w:before="0" w:line="240" w:lineRule="auto"/>
        <w:ind w:left="993" w:right="285"/>
        <w:jc w:val="both"/>
        <w:rPr>
          <w:snapToGrid/>
          <w:color w:val="000000"/>
          <w:sz w:val="22"/>
          <w:szCs w:val="22"/>
        </w:rPr>
      </w:pP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993" w:right="285"/>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"errorCode" </w:t>
      </w: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993" w:right="285"/>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"description" </w:t>
      </w: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993" w:right="285"/>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"result" </w:t>
      </w:r>
      <w:r xmlns:w="http://schemas.openxmlformats.org/wordprocessingml/2006/main">
        <w:rPr>
          <w:snapToGrid/>
          <w:color w:val="000000"/>
          <w:sz w:val="22"/>
          <w:szCs w:val="22"/>
        </w:rPr>
        <w:t xml:space="preserve">: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993" w:right="285"/>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"supplierTaxCode" </w:t>
      </w:r>
      <w:r xmlns:w="http://schemas.openxmlformats.org/wordprocessingml/2006/main">
        <w:rPr>
          <w:snapToGrid/>
          <w:color w:val="000000"/>
          <w:sz w:val="22"/>
          <w:szCs w:val="22"/>
        </w:rPr>
        <w:t xml:space="preserve">: </w:t>
      </w:r>
      <w:r xmlns:w="http://schemas.openxmlformats.org/wordprocessingml/2006/main">
        <w:rPr>
          <w:snapToGrid/>
          <w:color w:val="FF8000"/>
          <w:sz w:val="22"/>
          <w:szCs w:val="22"/>
        </w:rPr>
        <w:t xml:space="preserve">0100109106-712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993" w:right="285"/>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"invoiceNo" </w:t>
      </w:r>
      <w:r xmlns:w="http://schemas.openxmlformats.org/wordprocessingml/2006/main">
        <w:rPr>
          <w:snapToGrid/>
          <w:color w:val="000000"/>
          <w:sz w:val="22"/>
          <w:szCs w:val="22"/>
        </w:rPr>
        <w:t xml:space="preserve">: AA </w:t>
      </w:r>
      <w:r xmlns:w="http://schemas.openxmlformats.org/wordprocessingml/2006/main">
        <w:rPr>
          <w:b/>
          <w:bCs/>
          <w:snapToGrid/>
          <w:color w:val="8000FF"/>
          <w:sz w:val="22"/>
          <w:szCs w:val="22"/>
        </w:rPr>
        <w:t xml:space="preserve">/ </w:t>
      </w:r>
      <w:r xmlns:w="http://schemas.openxmlformats.org/wordprocessingml/2006/main">
        <w:rPr>
          <w:snapToGrid/>
          <w:color w:val="FF8000"/>
          <w:sz w:val="22"/>
          <w:szCs w:val="22"/>
        </w:rPr>
        <w:t xml:space="preserve">20E0000018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993" w:right="285"/>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"transactionID" </w:t>
      </w:r>
      <w:r xmlns:w="http://schemas.openxmlformats.org/wordprocessingml/2006/main">
        <w:rPr>
          <w:snapToGrid/>
          <w:color w:val="000000"/>
          <w:sz w:val="22"/>
          <w:szCs w:val="22"/>
        </w:rPr>
        <w:t xml:space="preserve">: </w:t>
      </w:r>
      <w:r xmlns:w="http://schemas.openxmlformats.org/wordprocessingml/2006/main">
        <w:rPr>
          <w:snapToGrid/>
          <w:color w:val="FF8000"/>
          <w:sz w:val="22"/>
          <w:szCs w:val="22"/>
        </w:rPr>
        <w:t xml:space="preserve">12523522245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993" w:right="285"/>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snapToGrid/>
          <w:color w:val="800000"/>
          <w:sz w:val="22"/>
          <w:szCs w:val="22"/>
        </w:rPr>
        <w:t xml:space="preserve">"reservationCode" </w:t>
      </w:r>
      <w:r xmlns:w="http://schemas.openxmlformats.org/wordprocessingml/2006/main">
        <w:rPr>
          <w:snapToGrid/>
          <w:color w:val="000000"/>
          <w:sz w:val="22"/>
          <w:szCs w:val="22"/>
        </w:rPr>
        <w:t xml:space="preserve">: AXHBNK8I0H</w:t>
      </w:r>
    </w:p>
    <w:p>
      <w:pPr xmlns:w="http://schemas.openxmlformats.org/wordprocessingml/2006/main">
        <w:widowControl/>
        <w:shd w:val="clear" w:color="auto" w:fill="DBE5F1"/>
        <w:spacing w:before="0" w:line="240" w:lineRule="auto"/>
        <w:ind w:left="993" w:right="285"/>
        <w:jc w:val="both"/>
        <w:rPr>
          <w:snapToGrid/>
          <w:color w:val="000000"/>
          <w:sz w:val="22"/>
          <w:szCs w:val="22"/>
        </w:rPr>
      </w:pPr>
      <w:r xmlns:w="http://schemas.openxmlformats.org/wordprocessingml/2006/main">
        <w:rPr>
          <w:snapToGrid/>
          <w:color w:val="000000"/>
          <w:sz w:val="22"/>
          <w:szCs w:val="22"/>
        </w:rPr>
        <w:t xml:space="preserve">  </w:t>
      </w:r>
      <w:r xmlns:w="http://schemas.openxmlformats.org/wordprocessingml/2006/main">
        <w:rPr>
          <w:b/>
          <w:bCs/>
          <w:snapToGrid/>
          <w:color w:val="8000FF"/>
          <w:sz w:val="22"/>
          <w:szCs w:val="22"/>
        </w:rPr>
        <w:t xml:space="preserve">}</w:t>
      </w:r>
    </w:p>
    <w:p>
      <w:pPr xmlns:w="http://schemas.openxmlformats.org/wordprocessingml/2006/main">
        <w:widowControl/>
        <w:shd w:val="clear" w:color="auto" w:fill="DBE5F1"/>
        <w:spacing w:before="0" w:line="240" w:lineRule="auto"/>
        <w:ind w:left="993" w:right="285"/>
        <w:jc w:val="both"/>
        <w:rPr>
          <w:b/>
          <w:bCs/>
          <w:snapToGrid/>
          <w:color w:val="8000FF"/>
          <w:sz w:val="22"/>
          <w:szCs w:val="22"/>
        </w:rPr>
      </w:pPr>
      <w:r xmlns:w="http://schemas.openxmlformats.org/wordprocessingml/2006/main">
        <w:rPr>
          <w:b/>
          <w:bCs/>
          <w:snapToGrid/>
          <w:color w:val="8000FF"/>
          <w:sz w:val="22"/>
          <w:szCs w:val="22"/>
        </w:rPr>
        <w:t xml:space="preserve">}</w:t>
      </w:r>
      <w:r xmlns:w="http://schemas.openxmlformats.org/wordprocessingml/2006/main">
        <w:rPr>
          <w:b/>
          <w:bCs/>
          <w:snapToGrid/>
          <w:color w:val="8000FF"/>
          <w:sz w:val="22"/>
          <w:szCs w:val="22"/>
        </w:rPr>
        <w:br xmlns:w="http://schemas.openxmlformats.org/wordprocessingml/2006/main" w:type="textWrapping"/>
      </w:r>
    </w:p>
    <w:p>
      <w:pPr>
        <w:snapToGrid w:val="0"/>
        <w:jc w:val="both"/>
        <w:rPr>
          <w:sz w:val="22"/>
          <w:szCs w:val="22"/>
        </w:rPr>
      </w:pPr>
    </w:p>
    <w:tbl>
      <w:tblPr>
        <w:tblStyle w:val="14"/>
        <w:tblW w:w="8784" w:type="dxa"/>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gridCol w:w="6251"/>
      </w:tblGrid>
      <w:tr>
        <w:tc>
          <w:tcPr>
            <w:tcW w:w="2533" w:type="dxa"/>
            <w:shd w:val="clear" w:color="auto" w:fill="D9D9D9"/>
            <w:noWrap w:val="0"/>
            <w:vAlign w:val="top"/>
          </w:tcPr>
          <w:p>
            <w:pPr xmlns:w="http://schemas.openxmlformats.org/wordprocessingml/2006/main">
              <w:jc w:val="center"/>
              <w:rPr>
                <w:b/>
                <w:sz w:val="22"/>
                <w:szCs w:val="22"/>
              </w:rPr>
            </w:pPr>
            <w:r xmlns:w="http://schemas.openxmlformats.org/wordprocessingml/2006/main">
              <w:rPr>
                <w:b/>
                <w:sz w:val="22"/>
                <w:szCs w:val="22"/>
              </w:rPr>
              <w:t xml:space="preserve">School's name</w:t>
            </w:r>
          </w:p>
        </w:tc>
        <w:tc>
          <w:tcPr>
            <w:tcW w:w="6251" w:type="dxa"/>
            <w:shd w:val="clear" w:color="auto" w:fill="D9D9D9"/>
            <w:noWrap w:val="0"/>
            <w:vAlign w:val="top"/>
          </w:tcPr>
          <w:p>
            <w:pPr xmlns:w="http://schemas.openxmlformats.org/wordprocessingml/2006/main">
              <w:jc w:val="center"/>
              <w:rPr>
                <w:b/>
                <w:sz w:val="22"/>
                <w:szCs w:val="22"/>
              </w:rPr>
            </w:pPr>
            <w:r xmlns:w="http://schemas.openxmlformats.org/wordprocessingml/2006/main">
              <w:rPr>
                <w:b/>
                <w:sz w:val="22"/>
                <w:szCs w:val="22"/>
              </w:rPr>
              <w:t xml:space="preserve">Describe</w:t>
            </w:r>
          </w:p>
        </w:tc>
      </w:tr>
      <w:t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errorCode</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 code (value is null if invoiced successfully)</w:t>
            </w:r>
          </w:p>
        </w:tc>
      </w:tr>
      <w:t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description</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Error Description (value is null if invoiced successfully)</w:t>
            </w:r>
          </w:p>
        </w:tc>
      </w:tr>
      <w:t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supplierTaxCode</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Seller tax code (invoice-issuing business)</w:t>
            </w:r>
          </w:p>
        </w:tc>
      </w:tr>
      <w:t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invoiceNo</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Invoice number eg: AA\20E0000001</w:t>
            </w:r>
          </w:p>
        </w:tc>
      </w:tr>
      <w:t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transactionID</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Id of the transaction</w:t>
            </w:r>
          </w:p>
        </w:tc>
      </w:tr>
      <w:tr>
        <w:tc>
          <w:tcPr>
            <w:tcW w:w="2533"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reservationCode</w:t>
            </w:r>
          </w:p>
        </w:tc>
        <w:tc>
          <w:tcPr>
            <w:tcW w:w="6251" w:type="dxa"/>
            <w:noWrap w:val="0"/>
            <w:vAlign w:val="top"/>
          </w:tcPr>
          <w:p>
            <w:pPr xmlns:w="http://schemas.openxmlformats.org/wordprocessingml/2006/main">
              <w:spacing w:before="0"/>
              <w:ind w:left="0"/>
              <w:jc w:val="both"/>
              <w:rPr>
                <w:sz w:val="22"/>
                <w:szCs w:val="22"/>
              </w:rPr>
            </w:pPr>
            <w:r xmlns:w="http://schemas.openxmlformats.org/wordprocessingml/2006/main">
              <w:rPr>
                <w:sz w:val="22"/>
                <w:szCs w:val="22"/>
              </w:rPr>
              <w:t xml:space="preserve">Secret codes used by customers to look up</w:t>
            </w:r>
          </w:p>
        </w:tc>
      </w:tr>
    </w:tbl>
    <w:p>
      <w:pPr xmlns:w="http://schemas.openxmlformats.org/wordprocessingml/2006/main">
        <w:rPr>
          <w:sz w:val="22"/>
          <w:szCs w:val="22"/>
        </w:rPr>
      </w:pPr>
      <w:r xmlns:w="http://schemas.openxmlformats.org/wordprocessingml/2006/main">
        <w:rPr>
          <w:sz w:val="22"/>
          <w:szCs w:val="22"/>
        </w:rPr>
        <w:t xml:space="preserve">More information at </w:t>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HYPERLINK "https://sinvoice.viettel.vn/download/soft/signhash.rar" </w:instrText>
      </w:r>
      <w:r xmlns:w="http://schemas.openxmlformats.org/wordprocessingml/2006/main">
        <w:rPr>
          <w:sz w:val="22"/>
          <w:szCs w:val="22"/>
        </w:rPr>
        <w:fldChar xmlns:w="http://schemas.openxmlformats.org/wordprocessingml/2006/main" w:fldCharType="separate"/>
      </w:r>
      <w:r xmlns:w="http://schemas.openxmlformats.org/wordprocessingml/2006/main">
        <w:rPr>
          <w:rStyle w:val="12"/>
          <w:sz w:val="22"/>
          <w:szCs w:val="22"/>
        </w:rPr>
        <w:t xml:space="preserve">https://sinvoice.viettel.vn/download/soft/signhash.rar</w:t>
      </w:r>
      <w:r xmlns:w="http://schemas.openxmlformats.org/wordprocessingml/2006/main">
        <w:rPr>
          <w:sz w:val="22"/>
          <w:szCs w:val="22"/>
        </w:rPr>
        <w:fldChar xmlns:w="http://schemas.openxmlformats.org/wordprocessingml/2006/main" w:fldCharType="end"/>
      </w:r>
    </w:p>
    <w:p>
      <w:pPr xmlns:w="http://schemas.openxmlformats.org/wordprocessingml/2006/main">
        <w:pStyle w:val="4"/>
        <w:rPr>
          <w:b/>
          <w:bCs w:val="0"/>
        </w:rPr>
      </w:pPr>
      <w:r xmlns:w="http://schemas.openxmlformats.org/wordprocessingml/2006/main">
        <w:rPr>
          <w:b/>
          <w:bCs w:val="0"/>
        </w:rPr>
        <w:t xml:space="preserve">Note: </w:t>
      </w:r>
      <w:r xmlns:w="http://schemas.openxmlformats.org/wordprocessingml/2006/main">
        <w:rPr>
          <w:highlight w:val="yellow"/>
        </w:rPr>
        <w:t xml:space="preserve">If it is a cash register invoicing, the response will include the CQT code provided: "codeOfTax", if it is not a cash register invoice, return codeOfTax = null</w:t>
      </w:r>
    </w:p>
    <w:p>
      <w:pPr xmlns:w="http://schemas.openxmlformats.org/wordprocessingml/2006/main">
        <w:pStyle w:val="3"/>
        <w:numPr>
          <w:ilvl w:val="0"/>
          <w:numId w:val="0"/>
        </w:numPr>
        <w:tabs>
          <w:tab w:val="clear" w:pos="2278"/>
        </w:tabs>
        <w:rPr>
          <w:rFonts w:ascii="Times New Roman" w:hAnsi="Times New Roman"/>
          <w:sz w:val="22"/>
          <w:szCs w:val="22"/>
          <w:lang w:val="vi-VN"/>
        </w:rPr>
      </w:pPr>
      <w:r xmlns:w="http://schemas.openxmlformats.org/wordprocessingml/2006/main">
        <w:rPr>
          <w:rFonts w:ascii="Times New Roman" w:hAnsi="Times New Roman"/>
          <w:sz w:val="22"/>
          <w:szCs w:val="22"/>
        </w:rPr>
        <w:t xml:space="preserve">7.33 Issuing an invoice with a secret code </w:t>
      </w:r>
      <w:r xmlns:w="http://schemas.openxmlformats.org/wordprocessingml/2006/main">
        <w:rPr>
          <w:rFonts w:ascii="Times New Roman" w:hAnsi="Times New Roman"/>
          <w:sz w:val="22"/>
          <w:szCs w:val="22"/>
          <w:lang w:val="vi-VN"/>
        </w:rPr>
        <w:t xml:space="preserve">for CLOUD CA</w:t>
      </w:r>
    </w:p>
    <w:p>
      <w:pPr xmlns:w="http://schemas.openxmlformats.org/wordprocessingml/2006/main">
        <w:rPr>
          <w:sz w:val="22"/>
          <w:szCs w:val="22"/>
        </w:rPr>
      </w:pPr>
      <w:r xmlns:w="http://schemas.openxmlformats.org/wordprocessingml/2006/main">
        <w:rPr>
          <w:sz w:val="22"/>
          <w:szCs w:val="22"/>
        </w:rPr>
        <w:t xml:space="preserve">- General description: This request implements a new API that allows users to invoice with a secret code</w:t>
      </w:r>
    </w:p>
    <w:p>
      <w:pPr xmlns:w="http://schemas.openxmlformats.org/wordprocessingml/2006/main">
        <w:rPr>
          <w:sz w:val="22"/>
          <w:szCs w:val="22"/>
        </w:rPr>
      </w:pPr>
      <w:r xmlns:w="http://schemas.openxmlformats.org/wordprocessingml/2006/main">
        <w:rPr>
          <w:sz w:val="22"/>
          <w:szCs w:val="22"/>
          <w:lang w:val="vi-VN"/>
        </w:rPr>
        <w:t xml:space="preserve">- </w:t>
      </w:r>
      <w:r xmlns:w="http://schemas.openxmlformats.org/wordprocessingml/2006/main">
        <w:rPr>
          <w:sz w:val="22"/>
          <w:szCs w:val="22"/>
        </w:rPr>
        <w:t xml:space="preserve">API path </w:t>
      </w:r>
      <w:r xmlns:w="http://schemas.openxmlformats.org/wordprocessingml/2006/main">
        <w:rPr>
          <w:sz w:val="22"/>
          <w:szCs w:val="22"/>
          <w:lang w:val="vi-VN"/>
        </w:rPr>
        <w:t xml:space="preserve">to get hash string </w:t>
      </w:r>
      <w:r xmlns:w="http://schemas.openxmlformats.org/wordprocessingml/2006/main">
        <w:rPr>
          <w:sz w:val="22"/>
          <w:szCs w:val="22"/>
        </w:rPr>
        <w:t xml:space="preserve">: </w:t>
      </w:r>
      <w:r xmlns:w="http://schemas.openxmlformats.org/wordprocessingml/2006/main">
        <w:rPr>
          <w:color w:val="505050"/>
          <w:sz w:val="22"/>
          <w:szCs w:val="22"/>
          <w:shd w:val="clear" w:color="auto" w:fill="FAFAFA"/>
        </w:rPr>
        <w:t xml:space="preserve">InvoiceAPI/InvoiceWS/createInvoiceUsbTokenGetHash/{supplierTaxCode}</w:t>
      </w:r>
    </w:p>
    <w:p>
      <w:pPr xmlns:w="http://schemas.openxmlformats.org/wordprocessingml/2006/main">
        <w:rPr>
          <w:sz w:val="22"/>
          <w:szCs w:val="22"/>
        </w:rPr>
      </w:pPr>
      <w:r xmlns:w="http://schemas.openxmlformats.org/wordprocessingml/2006/main">
        <w:rPr>
          <w:sz w:val="22"/>
          <w:szCs w:val="22"/>
        </w:rPr>
        <w:t xml:space="preserve">- API path </w:t>
      </w:r>
      <w:r xmlns:w="http://schemas.openxmlformats.org/wordprocessingml/2006/main">
        <w:rPr>
          <w:sz w:val="22"/>
          <w:szCs w:val="22"/>
          <w:lang w:val="vi-VN"/>
        </w:rPr>
        <w:t xml:space="preserve">for signing and generating invoices </w:t>
      </w:r>
      <w:r xmlns:w="http://schemas.openxmlformats.org/wordprocessingml/2006/main">
        <w:rPr>
          <w:sz w:val="22"/>
          <w:szCs w:val="22"/>
        </w:rPr>
        <w:t xml:space="preserve">:</w:t>
      </w:r>
    </w:p>
    <w:p>
      <w:pPr xmlns:w="http://schemas.openxmlformats.org/wordprocessingml/2006/main">
        <w:rPr>
          <w:sz w:val="22"/>
          <w:szCs w:val="22"/>
        </w:rPr>
      </w:pPr>
      <w:r xmlns:w="http://schemas.openxmlformats.org/wordprocessingml/2006/main">
        <w:rPr>
          <w:color w:val="505050"/>
          <w:sz w:val="22"/>
          <w:szCs w:val="22"/>
          <w:shd w:val="clear" w:color="auto" w:fill="FAFAFA"/>
        </w:rPr>
        <w:t xml:space="preserve">InvoiceAPI/InvoiceWS/createInvoiceUsbTokenInsertSignature</w:t>
      </w:r>
    </w:p>
    <w:p>
      <w:pPr xmlns:w="http://schemas.openxmlformats.org/wordprocessingml/2006/main">
        <w:rPr>
          <w:b/>
          <w:i/>
          <w:sz w:val="22"/>
          <w:szCs w:val="22"/>
        </w:rPr>
      </w:pPr>
      <w:r xmlns:w="http://schemas.openxmlformats.org/wordprocessingml/2006/main">
        <w:rPr>
          <w:i/>
          <w:sz w:val="22"/>
          <w:szCs w:val="22"/>
        </w:rPr>
        <w:t xml:space="preserve">- The content is similar to the bill of the server secret code </w:t>
      </w:r>
      <w:r xmlns:w="http://schemas.openxmlformats.org/wordprocessingml/2006/main">
        <w:rPr>
          <w:b/>
          <w:i/>
          <w:sz w:val="22"/>
          <w:szCs w:val="22"/>
        </w:rPr>
        <w:t xml:space="preserve">section 7.28</w:t>
      </w:r>
    </w:p>
    <w:p>
      <w:pPr xmlns:w="http://schemas.openxmlformats.org/wordprocessingml/2006/main">
        <w:pStyle w:val="22"/>
        <w:numPr>
          <w:ilvl w:val="0"/>
          <w:numId w:val="19"/>
        </w:numPr>
        <w:rPr>
          <w:sz w:val="22"/>
          <w:szCs w:val="22"/>
        </w:rPr>
      </w:pPr>
      <w:bookmarkStart xmlns:w="http://schemas.openxmlformats.org/wordprocessingml/2006/main" w:id="61" w:name="_Toc115266209"/>
      <w:r xmlns:w="http://schemas.openxmlformats.org/wordprocessingml/2006/main">
        <w:rPr>
          <w:sz w:val="22"/>
          <w:szCs w:val="22"/>
        </w:rPr>
        <w:t xml:space="preserve">List of errors returned by the system</w:t>
      </w:r>
      <w:bookmarkEnd xmlns:w="http://schemas.openxmlformats.org/wordprocessingml/2006/main" w:id="61"/>
      <w:r xmlns:w="http://schemas.openxmlformats.org/wordprocessingml/2006/main">
        <w:rPr>
          <w:sz w:val="22"/>
          <w:szCs w:val="22"/>
        </w:rPr>
        <w:t xml:space="preserve"> </w:t>
      </w:r>
    </w:p>
    <w:p>
      <w:pPr xmlns:w="http://schemas.openxmlformats.org/wordprocessingml/2006/main">
        <w:snapToGrid w:val="0"/>
        <w:ind w:left="360"/>
        <w:jc w:val="both"/>
        <w:rPr>
          <w:color w:val="000000"/>
          <w:sz w:val="22"/>
          <w:szCs w:val="22"/>
        </w:rPr>
      </w:pPr>
      <w:r xmlns:w="http://schemas.openxmlformats.org/wordprocessingml/2006/main">
        <w:rPr>
          <w:color w:val="000000"/>
          <w:sz w:val="22"/>
          <w:szCs w:val="22"/>
        </w:rPr>
        <w:t xml:space="preserve">The Response object describes the error status the Webservice returns and the data object the Webservice returns. Includes error code and error description.</w:t>
      </w:r>
    </w:p>
    <w:p>
      <w:pPr xmlns:w="http://schemas.openxmlformats.org/wordprocessingml/2006/main">
        <w:snapToGrid w:val="0"/>
        <w:ind w:left="360"/>
        <w:jc w:val="both"/>
        <w:rPr>
          <w:color w:val="000000"/>
          <w:sz w:val="22"/>
          <w:szCs w:val="22"/>
        </w:rPr>
      </w:pPr>
      <w:r xmlns:w="http://schemas.openxmlformats.org/wordprocessingml/2006/main">
        <w:rPr>
          <w:b/>
          <w:color w:val="000000"/>
          <w:sz w:val="22"/>
          <w:szCs w:val="22"/>
        </w:rPr>
        <w:t xml:space="preserve">Note: </w:t>
      </w:r>
      <w:r xmlns:w="http://schemas.openxmlformats.org/wordprocessingml/2006/main">
        <w:rPr>
          <w:color w:val="000000"/>
          <w:sz w:val="22"/>
          <w:szCs w:val="22"/>
        </w:rPr>
        <w:t xml:space="preserve">When an error occurs, first check the error code in the error list to understand the reason for the error and how to fix it.</w:t>
      </w:r>
    </w:p>
    <w:p>
      <w:pPr xmlns:w="http://schemas.openxmlformats.org/wordprocessingml/2006/main">
        <w:pStyle w:val="22"/>
        <w:numPr>
          <w:ilvl w:val="0"/>
          <w:numId w:val="19"/>
        </w:numPr>
        <w:rPr>
          <w:sz w:val="22"/>
          <w:szCs w:val="22"/>
        </w:rPr>
      </w:pPr>
      <w:bookmarkStart xmlns:w="http://schemas.openxmlformats.org/wordprocessingml/2006/main" w:id="62" w:name="_Toc115266210"/>
      <w:r xmlns:w="http://schemas.openxmlformats.org/wordprocessingml/2006/main">
        <w:rPr>
          <w:sz w:val="22"/>
          <w:szCs w:val="22"/>
        </w:rPr>
        <w:t xml:space="preserve">Mapping between information fields and invoice templates</w:t>
      </w:r>
      <w:bookmarkEnd xmlns:w="http://schemas.openxmlformats.org/wordprocessingml/2006/main" w:id="62"/>
    </w:p>
    <w:p>
      <w:pPr xmlns:w="http://schemas.openxmlformats.org/wordprocessingml/2006/main">
        <w:snapToGrid w:val="0"/>
        <w:ind w:left="360"/>
        <w:jc w:val="both"/>
        <w:rPr>
          <w:sz w:val="22"/>
          <w:szCs w:val="22"/>
        </w:rPr>
      </w:pPr>
      <w:r xmlns:w="http://schemas.openxmlformats.org/wordprocessingml/2006/main">
        <w:rPr>
          <w:sz w:val="22"/>
          <w:szCs w:val="22"/>
        </w:rPr>
        <w:t xml:space="preserve">The information fields will be mapped onto the invoice form depending on the detailed design of that invoice form. Basically, invoice templates will have fields mapped as follows:</w:t>
      </w:r>
    </w:p>
    <w:p>
      <w:pPr xmlns:w="http://schemas.openxmlformats.org/wordprocessingml/2006/main">
        <w:snapToGrid w:val="0"/>
        <w:ind w:left="360"/>
        <w:jc w:val="both"/>
        <w:rPr>
          <w:sz w:val="22"/>
          <w:szCs w:val="22"/>
        </w:rPr>
      </w:pPr>
      <w:r xmlns:w="http://schemas.openxmlformats.org/wordprocessingml/2006/main">
        <w:rPr>
          <w:b/>
          <w:sz w:val="22"/>
          <w:szCs w:val="22"/>
        </w:rPr>
        <w:t xml:space="preserve">Note: </w:t>
      </w:r>
      <w:r xmlns:w="http://schemas.openxmlformats.org/wordprocessingml/2006/main">
        <w:rPr>
          <w:sz w:val="22"/>
          <w:szCs w:val="22"/>
        </w:rPr>
        <w:t xml:space="preserve">in case the information field is not displayed correctly, the cause may be due to incorrect data sent or the design invoice template does not display the correct information. Check that the data in the original invoice file (xml) downloaded is correct.</w:t>
      </w:r>
    </w:p>
    <w:p>
      <w:pPr xmlns:w="http://schemas.openxmlformats.org/wordprocessingml/2006/main">
        <w:snapToGrid w:val="0"/>
        <w:ind w:left="360"/>
        <w:jc w:val="both"/>
        <w:rPr>
          <w:sz w:val="22"/>
          <w:szCs w:val="22"/>
        </w:rPr>
      </w:pPr>
      <w:r xmlns:w="http://schemas.openxmlformats.org/wordprocessingml/2006/main" xmlns:wp="http://schemas.openxmlformats.org/drawingml/2006/wordprocessingDrawing" xmlns:r="http://schemas.openxmlformats.org/officeDocument/2006/relationships">
        <w:rPr>
          <w:snapToGrid/>
          <w:sz w:val="22"/>
          <w:szCs w:val="22"/>
        </w:rPr>
        <w:drawing xmlns:w="http://schemas.openxmlformats.org/wordprocessingml/2006/main" xmlns:wp="http://schemas.openxmlformats.org/drawingml/2006/wordprocessingDrawing" xmlns:r="http://schemas.openxmlformats.org/officeDocument/2006/relationships">
          <wp:inline distT="0" distB="0" distL="114300" distR="114300">
            <wp:extent cx="6304280" cy="5732145"/>
            <wp:effectExtent l="0" t="0" r="20320" b="8255"/>
            <wp:docPr id="2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4"/>
                    <pic:cNvPicPr>
                      <a:picLocks noChangeAspect="1"/>
                    </pic:cNvPicPr>
                  </pic:nvPicPr>
                  <pic:blipFill>
                    <a:blip r:embed="rId67"/>
                    <a:stretch>
                      <a:fillRect/>
                    </a:stretch>
                  </pic:blipFill>
                  <pic:spPr>
                    <a:xfrm>
                      <a:off x="0" y="0"/>
                      <a:ext cx="6304280" cy="5732145"/>
                    </a:xfrm>
                    <a:prstGeom prst="rect">
                      <a:avLst/>
                    </a:prstGeom>
                    <a:noFill/>
                    <a:ln w="9525">
                      <a:noFill/>
                    </a:ln>
                  </pic:spPr>
                </pic:pic>
              </a:graphicData>
            </a:graphic>
          </wp:inline>
        </w:drawing>
      </w:r>
      <w:r xmlns:w="http://schemas.openxmlformats.org/wordprocessingml/2006/main">
        <w:rPr>
          <w:sz w:val="22"/>
          <w:szCs w:val="22"/>
        </w:rPr>
        <w:t xml:space="preserve"> </w:t>
      </w:r>
    </w:p>
    <w:p>
      <w:pPr xmlns:w="http://schemas.openxmlformats.org/wordprocessingml/2006/main">
        <w:pStyle w:val="22"/>
        <w:numPr>
          <w:ilvl w:val="0"/>
          <w:numId w:val="19"/>
        </w:numPr>
        <w:rPr>
          <w:sz w:val="22"/>
          <w:szCs w:val="22"/>
        </w:rPr>
      </w:pPr>
      <w:bookmarkStart xmlns:w="http://schemas.openxmlformats.org/wordprocessingml/2006/main" w:id="63" w:name="_Toc115266211"/>
      <w:r xmlns:w="http://schemas.openxmlformats.org/wordprocessingml/2006/main">
        <w:rPr>
          <w:sz w:val="22"/>
          <w:szCs w:val="22"/>
        </w:rPr>
        <w:t xml:space="preserve">Test API with POSTMAN</w:t>
      </w:r>
      <w:bookmarkEnd xmlns:w="http://schemas.openxmlformats.org/wordprocessingml/2006/main" w:id="63"/>
    </w:p>
    <w:p>
      <w:pPr xmlns:w="http://schemas.openxmlformats.org/wordprocessingml/2006/main">
        <w:snapToGrid w:val="0"/>
        <w:ind w:left="360"/>
        <w:jc w:val="both"/>
        <w:rPr>
          <w:sz w:val="22"/>
          <w:szCs w:val="22"/>
        </w:rPr>
      </w:pPr>
      <w:r xmlns:w="http://schemas.openxmlformats.org/wordprocessingml/2006/main">
        <w:rPr>
          <w:sz w:val="22"/>
          <w:szCs w:val="22"/>
        </w:rPr>
        <w:t xml:space="preserve">Before programming, the integrated software should pre-check the APIs with POSTMAN to understand the data that needs to be passed in/returned by the system. After running the test, the code will be faster.</w:t>
      </w:r>
    </w:p>
    <w:p>
      <w:pPr xmlns:w="http://schemas.openxmlformats.org/wordprocessingml/2006/main">
        <w:snapToGrid w:val="0"/>
        <w:ind w:left="360"/>
        <w:jc w:val="both"/>
        <w:rPr>
          <w:sz w:val="22"/>
          <w:szCs w:val="22"/>
          <w:lang w:val="fr-FR"/>
        </w:rPr>
      </w:pPr>
      <w:r xmlns:w="http://schemas.openxmlformats.org/wordprocessingml/2006/main">
        <w:rPr>
          <w:sz w:val="22"/>
          <w:szCs w:val="22"/>
          <w:lang w:val="fr-FR"/>
        </w:rPr>
        <w:t xml:space="preserve">See details at:</w:t>
      </w:r>
    </w:p>
    <w:p>
      <w:pPr xmlns:w="http://schemas.openxmlformats.org/wordprocessingml/2006/main">
        <w:snapToGrid w:val="0"/>
        <w:ind w:left="360"/>
        <w:jc w:val="both"/>
        <w:rPr>
          <w:sz w:val="22"/>
          <w:szCs w:val="22"/>
          <w:lang w:val="fr-FR"/>
        </w:rPr>
      </w:pPr>
      <w:r xmlns:w="http://schemas.openxmlformats.org/wordprocessingml/2006/main">
        <w:rPr>
          <w:sz w:val="22"/>
          <w:szCs w:val="22"/>
        </w:rPr>
        <w:fldChar xmlns:w="http://schemas.openxmlformats.org/wordprocessingml/2006/main" w:fldCharType="begin"/>
      </w:r>
      <w:r xmlns:w="http://schemas.openxmlformats.org/wordprocessingml/2006/main">
        <w:rPr>
          <w:sz w:val="22"/>
          <w:szCs w:val="22"/>
          <w:lang w:val="fr-FR"/>
        </w:rPr>
        <w:instrText xmlns:w="http://schemas.openxmlformats.org/wordprocessingml/2006/main" xml:space="preserve"> HYPERLINK "https://sinvoice.viettel.vn/ho-tro/huong-dan-su-dung/35-huong-dan-su-dung-postman-goi-api-webservice-hoa-don-dien-tu" </w:instrText>
      </w:r>
      <w:r xmlns:w="http://schemas.openxmlformats.org/wordprocessingml/2006/main">
        <w:rPr>
          <w:sz w:val="22"/>
          <w:szCs w:val="22"/>
        </w:rPr>
        <w:fldChar xmlns:w="http://schemas.openxmlformats.org/wordprocessingml/2006/main" w:fldCharType="separate"/>
      </w:r>
      <w:r xmlns:w="http://schemas.openxmlformats.org/wordprocessingml/2006/main">
        <w:rPr>
          <w:rStyle w:val="12"/>
          <w:sz w:val="22"/>
          <w:szCs w:val="22"/>
          <w:lang w:val="fr-FR"/>
        </w:rPr>
        <w:t xml:space="preserve">https://sinvoice.viettel.vn/ho-tro/huong-dan-su-dung/35-huong-dan-su-dung-postman-goi-api-webservice-hoa-don-dien-tu</w:t>
      </w:r>
      <w:r xmlns:w="http://schemas.openxmlformats.org/wordprocessingml/2006/main">
        <w:rPr>
          <w:sz w:val="22"/>
          <w:szCs w:val="22"/>
        </w:rPr>
        <w:fldChar xmlns:w="http://schemas.openxmlformats.org/wordprocessingml/2006/main" w:fldCharType="end"/>
      </w:r>
      <w:r xmlns:w="http://schemas.openxmlformats.org/wordprocessingml/2006/main">
        <w:rPr>
          <w:sz w:val="22"/>
          <w:szCs w:val="22"/>
          <w:lang w:val="fr-FR"/>
        </w:rPr>
        <w:t xml:space="preserve"> </w:t>
      </w:r>
    </w:p>
    <w:p/>
    <w:sectPr>
      <w:headerReference r:id="rId4" w:type="first"/>
      <w:footerReference r:id="rId5" w:type="default"/>
      <w:headerReference r:id="rId3" w:type="even"/>
      <w:footerReference r:id="rId6" w:type="even"/>
      <w:pgSz w:w="11909" w:h="16834"/>
      <w:pgMar w:top="1134" w:right="851" w:bottom="1134" w:left="1134" w:header="431" w:footer="431" w:gutter="0"/>
      <w:pgNumType w:start="1"/>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Symbol">
    <w:altName w:val="Kingsoft Sign"/>
    <w:panose1 w:val="05050102010706020507"/>
    <w:charset w:val="00"/>
    <w:family w:val="roman"/>
    <w:pitch w:val="default"/>
    <w:sig w:usb0="00000000" w:usb1="00000000" w:usb2="00000000" w:usb3="00000000" w:csb0="80000000" w:csb1="00000000"/>
  </w:font>
  <w:font w:name=".VnTime">
    <w:altName w:val="苹方-简"/>
    <w:panose1 w:val="020B7200000000000000"/>
    <w:charset w:val="00"/>
    <w:family w:val="swiss"/>
    <w:pitch w:val="default"/>
    <w:sig w:usb0="00000000" w:usb1="00000000" w:usb2="00000000" w:usb3="00000000" w:csb0="00040001" w:csb1="00000000"/>
  </w:font>
  <w:font w:name=".VnTimeH">
    <w:altName w:val="苹方-简"/>
    <w:panose1 w:val="020B7200000000000000"/>
    <w:charset w:val="00"/>
    <w:family w:val="swiss"/>
    <w:pitch w:val="default"/>
    <w:sig w:usb0="00000000" w:usb1="00000000" w:usb2="00000000" w:usb3="00000000" w:csb0="00040001" w:csb1="00000000"/>
  </w:font>
  <w:font w:name=".VnArialH">
    <w:altName w:val="苹方-简"/>
    <w:panose1 w:val="020BE200000000000000"/>
    <w:charset w:val="00"/>
    <w:family w:val="swiss"/>
    <w:pitch w:val="default"/>
    <w:sig w:usb0="00000000" w:usb1="00000000" w:usb2="00000000" w:usb3="00000000" w:csb0="00040001" w:csb1="00000000"/>
  </w:font>
  <w:font w:name=".VnArial">
    <w:altName w:val="苹方-简"/>
    <w:panose1 w:val="020B7200000000000000"/>
    <w:charset w:val="00"/>
    <w:family w:val="swiss"/>
    <w:pitch w:val="default"/>
    <w:sig w:usb0="00000000" w:usb1="00000000" w:usb2="00000000" w:usb3="00000000" w:csb0="00040001" w:csb1="00000000"/>
  </w:font>
  <w:font w:name="Tahoma">
    <w:panose1 w:val="020B0604030504040204"/>
    <w:charset w:val="00"/>
    <w:family w:val="swiss"/>
    <w:pitch w:val="default"/>
    <w:sig w:usb0="E1002AFF" w:usb1="C000605B" w:usb2="00000029" w:usb3="00000000" w:csb0="200101FF" w:csb1="20280000"/>
  </w:font>
  <w:font w:name=".VnHelvetIns">
    <w:altName w:val="苹方-简"/>
    <w:panose1 w:val="020B7200000000000000"/>
    <w:charset w:val="00"/>
    <w:family w:val="swiss"/>
    <w:pitch w:val="default"/>
    <w:sig w:usb0="00000000" w:usb1="00000000" w:usb2="00000000" w:usb3="00000000" w:csb0="00040001" w:csb1="00000000"/>
  </w:font>
  <w:font w:name="Verdana">
    <w:panose1 w:val="020B0804030504040204"/>
    <w:charset w:val="00"/>
    <w:family w:val="swiss"/>
    <w:pitch w:val="default"/>
    <w:sig w:usb0="A10006FF" w:usb1="4000205B" w:usb2="00000010" w:usb3="00000000" w:csb0="2000019F" w:csb1="00000000"/>
  </w:font>
  <w:font w:name="MS Mincho">
    <w:altName w:val="Hiragino Mincho ProN"/>
    <w:panose1 w:val="02020609040205080304"/>
    <w:charset w:val="00"/>
    <w:family w:val="roman"/>
    <w:pitch w:val="default"/>
    <w:sig w:usb0="00000000" w:usb1="00000000" w:usb2="00000010" w:usb3="00000000" w:csb0="00020000" w:csb1="00000000"/>
  </w:font>
  <w:font w:name="Yu Mincho">
    <w:altName w:val="苹方-简"/>
    <w:panose1 w:val="00000000000000000000"/>
    <w:charset w:val="00"/>
    <w:family w:val="roman"/>
    <w:pitch w:val="default"/>
    <w:sig w:usb0="00000000" w:usb1="00000000" w:usb2="00000012" w:usb3="00000000" w:csb0="0002009F" w:csb1="00000000"/>
  </w:font>
  <w:font w:name="SimSun">
    <w:altName w:val="宋体-简"/>
    <w:panose1 w:val="02010600030101010101"/>
    <w:charset w:val="00"/>
    <w:family w:val="auto"/>
    <w:pitch w:val="default"/>
    <w:sig w:usb0="00000000" w:usb1="00000000" w:usb2="00000016" w:usb3="00000000" w:csb0="00040001" w:csb1="00000000"/>
  </w:font>
  <w:font w:name="Droid Sans Fallback">
    <w:altName w:val="苹方-简"/>
    <w:panose1 w:val="020B0502000000000001"/>
    <w:charset w:val="00"/>
    <w:family w:val="auto"/>
    <w:pitch w:val="default"/>
    <w:sig w:usb0="00000000" w:usb1="00000000" w:usb2="00000036" w:usb3="00000000" w:csb0="203F01FF" w:csb1="D7FF0000"/>
  </w:font>
  <w:font w:name="Kingsoft Sign">
    <w:panose1 w:val="05050102010706020507"/>
    <w:charset w:val="00"/>
    <w:family w:val="auto"/>
    <w:pitch w:val="default"/>
    <w:sig w:usb0="00000000" w:usb1="10000000" w:usb2="00000000" w:usb3="00000000" w:csb0="00000001" w:csb1="00000000"/>
  </w:font>
  <w:font w:name="Hiragino Mincho ProN">
    <w:panose1 w:val="02020300000000000000"/>
    <w:charset w:val="80"/>
    <w:family w:val="auto"/>
    <w:pitch w:val="default"/>
    <w:sig w:usb0="E00002FF" w:usb1="7AE7FFFF"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single" w:color="auto" w:sz="4" w:space="0"/>
      </w:pBdr>
      <w:tabs>
        <w:tab w:val="center" w:pos="4905"/>
        <w:tab w:val="clear" w:pos="4320"/>
        <w:tab w:val="clear" w:pos="8640"/>
      </w:tabs>
      <w:rPr>
        <w:szCs w:val="24"/>
      </w:rPr>
    </w:pPr>
    <w:r>
      <w:rPr>
        <w:sz w:val="22"/>
        <w:szCs w:val="22"/>
      </w:rPr>
      <w:pict>
        <v:shape id="PowerPlusWaterMarkObject3" o:spid="_x0000_s2050" o:spt="136" type="#_x0000_t136" style="position:absolute;left:0pt;height:60pt;width:750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shape="t" fitpath="t" trim="t" xscale="f" string="VIETTELSOFT CONFIDENTIAL" style="font-family:.VNTIME;font-size:54pt;v-text-align:center;"/>
        </v:shape>
      </w:pict>
    </w:r>
    <w:r>
      <w:rPr>
        <w:szCs w:val="24"/>
      </w:rPr>
      <w:tab/>
    </w:r>
  </w:p>
  <w:p>
    <w:pPr xmlns:w="http://schemas.openxmlformats.org/wordprocessingml/2006/main">
      <w:pStyle w:val="5"/>
      <w:tabs>
        <w:tab w:val="right" w:pos="9214"/>
        <w:tab w:val="clear" w:pos="8640"/>
      </w:tabs>
      <w:ind w:right="360"/>
      <w:rPr>
        <w:sz w:val="22"/>
        <w:szCs w:val="22"/>
      </w:rPr>
    </w:pPr>
    <w:r xmlns:w="http://schemas.openxmlformats.org/wordprocessingml/2006/main">
      <w:rPr>
        <w:sz w:val="22"/>
        <w:szCs w:val="22"/>
      </w:rPr>
      <w:t xml:space="preserve">V2.0 Sinvoice: </w:t>
    </w:r>
    <w:r xmlns:w="http://schemas.openxmlformats.org/wordprocessingml/2006/main">
      <w:rPr>
        <w:szCs w:val="24"/>
      </w:rPr>
      <w:t xml:space="preserve">Webservice Description Documentation</w:t>
    </w:r>
    <w:r xmlns:w="http://schemas.openxmlformats.org/wordprocessingml/2006/main">
      <w:rPr>
        <w:sz w:val="22"/>
        <w:szCs w:val="22"/>
      </w:rPr>
      <w:t xml:space="preserve">       </w:t>
    </w:r>
    <w:r xmlns:w="http://schemas.openxmlformats.org/wordprocessingml/2006/main">
      <w:rPr>
        <w:sz w:val="22"/>
        <w:szCs w:val="22"/>
      </w:rPr>
      <w:tab xmlns:w="http://schemas.openxmlformats.org/wordprocessingml/2006/main"/>
    </w:r>
    <w:r xmlns:w="http://schemas.openxmlformats.org/wordprocessingml/2006/main">
      <w:rPr>
        <w:sz w:val="22"/>
        <w:szCs w:val="22"/>
      </w:rPr>
      <w:tab xmlns:w="http://schemas.openxmlformats.org/wordprocessingml/2006/main"/>
    </w:r>
    <w:r xmlns:w="http://schemas.openxmlformats.org/wordprocessingml/2006/main">
      <w:rPr>
        <w:rStyle w:val="13"/>
      </w:rPr>
      <w:fldChar xmlns:w="http://schemas.openxmlformats.org/wordprocessingml/2006/main" w:fldCharType="begin"/>
    </w:r>
    <w:r xmlns:w="http://schemas.openxmlformats.org/wordprocessingml/2006/main">
      <w:rPr>
        <w:rStyle w:val="13"/>
      </w:rPr>
      <w:instrText xmlns:w="http://schemas.openxmlformats.org/wordprocessingml/2006/main" xml:space="preserve"> PAGE </w:instrText>
    </w:r>
    <w:r xmlns:w="http://schemas.openxmlformats.org/wordprocessingml/2006/main">
      <w:rPr>
        <w:rStyle w:val="13"/>
      </w:rPr>
      <w:fldChar xmlns:w="http://schemas.openxmlformats.org/wordprocessingml/2006/main" w:fldCharType="separate"/>
    </w:r>
    <w:r xmlns:w="http://schemas.openxmlformats.org/wordprocessingml/2006/main">
      <w:rPr>
        <w:rStyle w:val="13"/>
      </w:rPr>
      <w:t xml:space="preserve">117/127 </w:t>
    </w:r>
    <w:r xmlns:w="http://schemas.openxmlformats.org/wordprocessingml/2006/main">
      <w:rPr>
        <w:rStyle w:val="13"/>
      </w:rPr>
      <w:fldChar xmlns:w="http://schemas.openxmlformats.org/wordprocessingml/2006/main" w:fldCharType="end"/>
    </w:r>
    <w:r xmlns:w="http://schemas.openxmlformats.org/wordprocessingml/2006/main">
      <w:rPr>
        <w:rStyle w:val="13"/>
      </w:rPr>
      <w:t xml:space="preserve">_ </w:t>
    </w:r>
    <w:r xmlns:w="http://schemas.openxmlformats.org/wordprocessingml/2006/main">
      <w:rPr>
        <w:rStyle w:val="13"/>
      </w:rPr>
      <w:fldChar xmlns:w="http://schemas.openxmlformats.org/wordprocessingml/2006/main" w:fldCharType="begin"/>
    </w:r>
    <w:r xmlns:w="http://schemas.openxmlformats.org/wordprocessingml/2006/main">
      <w:rPr>
        <w:rStyle w:val="13"/>
      </w:rPr>
      <w:instrText xmlns:w="http://schemas.openxmlformats.org/wordprocessingml/2006/main" xml:space="preserve"> NUMPAGES </w:instrText>
    </w:r>
    <w:r xmlns:w="http://schemas.openxmlformats.org/wordprocessingml/2006/main">
      <w:rPr>
        <w:rStyle w:val="13"/>
      </w:rPr>
      <w:fldChar xmlns:w="http://schemas.openxmlformats.org/wordprocessingml/2006/main" w:fldCharType="separate"/>
    </w:r>
    <w:r xmlns:w="http://schemas.openxmlformats.org/wordprocessingml/2006/main">
      <w:rPr>
        <w:rStyle w:val="13"/>
      </w:rPr>
      <w:t xml:space="preserve">_</w:t>
    </w:r>
    <w:r xmlns:w="http://schemas.openxmlformats.org/wordprocessingml/2006/main">
      <w:rPr>
        <w:rStyle w:val="13"/>
      </w:rPr>
      <w:fldChar xmlns:w="http://schemas.openxmlformats.org/wordprocessingml/2006/main"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13"/>
      </w:rPr>
    </w:pPr>
    <w:r>
      <w:rPr>
        <w:rStyle w:val="13"/>
      </w:rPr>
      <w:fldChar w:fldCharType="begin"/>
    </w:r>
    <w:r>
      <w:rPr>
        <w:rStyle w:val="13"/>
      </w:rPr>
      <w:instrText xml:space="preserve">PAGE  </w:instrText>
    </w:r>
    <w:r>
      <w:rPr>
        <w:rStyle w:val="13"/>
      </w:rPr>
      <w:fldChar w:fldCharType="end"/>
    </w:r>
  </w:p>
  <w:p>
    <w:pPr>
      <w:pStyle w:val="5"/>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pict>
        <v:shape id="PowerPlusWaterMarkObject2" o:spid="_x0000_s2051" o:spt="136" type="#_x0000_t136" style="position:absolute;left:0pt;height:60pt;width:750pt;mso-position-horizontal:center;mso-position-horizontal-relative:margin;mso-position-vertical:center;mso-position-vertical-relative:margin;rotation:20643840f;z-index:-251657216;mso-width-relative:page;mso-height-relative:page;" fillcolor="#C0C0C0" filled="t" stroked="f" coordsize="21600,21600" o:allowincell="f">
          <v:path/>
          <v:fill on="t" opacity="32768f" focussize="0,0"/>
          <v:stroke on="f"/>
          <v:imagedata o:title=""/>
          <o:lock v:ext="edit"/>
          <v:textpath on="t" fitshape="t" fitpath="t" trim="t" xscale="f" string="VIETTELSOFT CONFIDENTIAL" style="font-family:.VNTIME;font-size:54pt;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pict>
        <v:shape id="PowerPlusWaterMarkObject1" o:spid="_x0000_s2049" o:spt="136" type="#_x0000_t136" style="position:absolute;left:0pt;height:60pt;width:750pt;mso-position-horizontal:center;mso-position-horizontal-relative:margin;mso-position-vertical:center;mso-position-vertical-relative:margin;rotation:20643840f;z-index:-251658240;mso-width-relative:page;mso-height-relative:page;" fillcolor="#C0C0C0" filled="t" stroked="f" coordsize="21600,21600" o:allowincell="f">
          <v:path/>
          <v:fill on="t" opacity="32768f" focussize="0,0"/>
          <v:stroke on="f"/>
          <v:imagedata o:title=""/>
          <o:lock v:ext="edit"/>
          <v:textpath on="t" fitshape="t" fitpath="t" trim="t" xscale="f" string="VIETTELSOFT CONFIDENTIAL" style="font-family:.VNTIME;font-size:54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575C6"/>
    <w:multiLevelType w:val="multilevel"/>
    <w:tmpl w:val="06B575C6"/>
    <w:lvl w:ilvl="0" w:tentative="0">
      <w:start w:val="1"/>
      <w:numFmt w:val="decimal"/>
      <w:lvlText w:val="%1."/>
      <w:lvlJc w:val="left"/>
      <w:pPr>
        <w:ind w:left="720" w:hanging="360"/>
      </w:pPr>
      <w:rPr>
        <w:rFonts w:hint="default" w:ascii="Times New Roman" w:hAnsi="Times New Roman"/>
        <w:sz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7E923A8"/>
    <w:multiLevelType w:val="multilevel"/>
    <w:tmpl w:val="07E923A8"/>
    <w:lvl w:ilvl="0" w:tentative="0">
      <w:start w:val="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1CB4EB6"/>
    <w:multiLevelType w:val="multilevel"/>
    <w:tmpl w:val="11CB4EB6"/>
    <w:lvl w:ilvl="0" w:tentative="0">
      <w:start w:val="1"/>
      <w:numFmt w:val="bullet"/>
      <w:lvlText w:val="-"/>
      <w:lvlJc w:val="left"/>
      <w:pPr>
        <w:ind w:left="900" w:hanging="360"/>
      </w:pPr>
      <w:rPr>
        <w:rFonts w:hint="default" w:ascii="Times New Roman" w:hAnsi="Times New Roman" w:eastAsia="Times New Roman" w:cs="Times New Roman"/>
      </w:rPr>
    </w:lvl>
    <w:lvl w:ilvl="1" w:tentative="0">
      <w:start w:val="1"/>
      <w:numFmt w:val="bullet"/>
      <w:lvlText w:val="o"/>
      <w:lvlJc w:val="left"/>
      <w:pPr>
        <w:ind w:left="1684" w:hanging="360"/>
      </w:pPr>
      <w:rPr>
        <w:rFonts w:hint="default" w:ascii="Courier New" w:hAnsi="Courier New" w:cs="Courier New"/>
      </w:rPr>
    </w:lvl>
    <w:lvl w:ilvl="2" w:tentative="0">
      <w:start w:val="1"/>
      <w:numFmt w:val="bullet"/>
      <w:lvlText w:val=""/>
      <w:lvlJc w:val="left"/>
      <w:pPr>
        <w:ind w:left="2404" w:hanging="360"/>
      </w:pPr>
      <w:rPr>
        <w:rFonts w:hint="default" w:ascii="Wingdings" w:hAnsi="Wingdings"/>
      </w:rPr>
    </w:lvl>
    <w:lvl w:ilvl="3" w:tentative="0">
      <w:start w:val="1"/>
      <w:numFmt w:val="bullet"/>
      <w:lvlText w:val=""/>
      <w:lvlJc w:val="left"/>
      <w:pPr>
        <w:ind w:left="3124" w:hanging="360"/>
      </w:pPr>
      <w:rPr>
        <w:rFonts w:hint="default" w:ascii="Symbol" w:hAnsi="Symbol"/>
      </w:rPr>
    </w:lvl>
    <w:lvl w:ilvl="4" w:tentative="0">
      <w:start w:val="1"/>
      <w:numFmt w:val="bullet"/>
      <w:lvlText w:val="o"/>
      <w:lvlJc w:val="left"/>
      <w:pPr>
        <w:ind w:left="3844" w:hanging="360"/>
      </w:pPr>
      <w:rPr>
        <w:rFonts w:hint="default" w:ascii="Courier New" w:hAnsi="Courier New" w:cs="Courier New"/>
      </w:rPr>
    </w:lvl>
    <w:lvl w:ilvl="5" w:tentative="0">
      <w:start w:val="1"/>
      <w:numFmt w:val="bullet"/>
      <w:lvlText w:val=""/>
      <w:lvlJc w:val="left"/>
      <w:pPr>
        <w:ind w:left="4564" w:hanging="360"/>
      </w:pPr>
      <w:rPr>
        <w:rFonts w:hint="default" w:ascii="Wingdings" w:hAnsi="Wingdings"/>
      </w:rPr>
    </w:lvl>
    <w:lvl w:ilvl="6" w:tentative="0">
      <w:start w:val="1"/>
      <w:numFmt w:val="bullet"/>
      <w:lvlText w:val=""/>
      <w:lvlJc w:val="left"/>
      <w:pPr>
        <w:ind w:left="5284" w:hanging="360"/>
      </w:pPr>
      <w:rPr>
        <w:rFonts w:hint="default" w:ascii="Symbol" w:hAnsi="Symbol"/>
      </w:rPr>
    </w:lvl>
    <w:lvl w:ilvl="7" w:tentative="0">
      <w:start w:val="1"/>
      <w:numFmt w:val="bullet"/>
      <w:lvlText w:val="o"/>
      <w:lvlJc w:val="left"/>
      <w:pPr>
        <w:ind w:left="6004" w:hanging="360"/>
      </w:pPr>
      <w:rPr>
        <w:rFonts w:hint="default" w:ascii="Courier New" w:hAnsi="Courier New" w:cs="Courier New"/>
      </w:rPr>
    </w:lvl>
    <w:lvl w:ilvl="8" w:tentative="0">
      <w:start w:val="1"/>
      <w:numFmt w:val="bullet"/>
      <w:lvlText w:val=""/>
      <w:lvlJc w:val="left"/>
      <w:pPr>
        <w:ind w:left="6724" w:hanging="360"/>
      </w:pPr>
      <w:rPr>
        <w:rFonts w:hint="default" w:ascii="Wingdings" w:hAnsi="Wingdings"/>
      </w:rPr>
    </w:lvl>
  </w:abstractNum>
  <w:abstractNum w:abstractNumId="3">
    <w:nsid w:val="1ADD432B"/>
    <w:multiLevelType w:val="multilevel"/>
    <w:tmpl w:val="1ADD432B"/>
    <w:lvl w:ilvl="0" w:tentative="0">
      <w:start w:val="7"/>
      <w:numFmt w:val="decimal"/>
      <w:lvlText w:val="%1"/>
      <w:lvlJc w:val="left"/>
      <w:pPr>
        <w:ind w:left="420" w:hanging="420"/>
      </w:pPr>
      <w:rPr>
        <w:rFonts w:hint="default"/>
      </w:rPr>
    </w:lvl>
    <w:lvl w:ilvl="1" w:tentative="0">
      <w:start w:val="31"/>
      <w:numFmt w:val="decimal"/>
      <w:lvlText w:val="%1.%2"/>
      <w:lvlJc w:val="left"/>
      <w:pPr>
        <w:ind w:left="590" w:hanging="420"/>
      </w:pPr>
      <w:rPr>
        <w:rFonts w:hint="default"/>
      </w:rPr>
    </w:lvl>
    <w:lvl w:ilvl="2" w:tentative="0">
      <w:start w:val="1"/>
      <w:numFmt w:val="decimal"/>
      <w:lvlText w:val="%1.%2.%3"/>
      <w:lvlJc w:val="left"/>
      <w:pPr>
        <w:ind w:left="1060" w:hanging="720"/>
      </w:pPr>
      <w:rPr>
        <w:rFonts w:hint="default"/>
      </w:rPr>
    </w:lvl>
    <w:lvl w:ilvl="3" w:tentative="0">
      <w:start w:val="1"/>
      <w:numFmt w:val="decimal"/>
      <w:lvlText w:val="%1.%2.%3.%4"/>
      <w:lvlJc w:val="left"/>
      <w:pPr>
        <w:ind w:left="1230" w:hanging="720"/>
      </w:pPr>
      <w:rPr>
        <w:rFonts w:hint="default"/>
      </w:rPr>
    </w:lvl>
    <w:lvl w:ilvl="4" w:tentative="0">
      <w:start w:val="1"/>
      <w:numFmt w:val="decimal"/>
      <w:lvlText w:val="%1.%2.%3.%4.%5"/>
      <w:lvlJc w:val="left"/>
      <w:pPr>
        <w:ind w:left="1760" w:hanging="1080"/>
      </w:pPr>
      <w:rPr>
        <w:rFonts w:hint="default"/>
      </w:rPr>
    </w:lvl>
    <w:lvl w:ilvl="5" w:tentative="0">
      <w:start w:val="1"/>
      <w:numFmt w:val="decimal"/>
      <w:lvlText w:val="%1.%2.%3.%4.%5.%6"/>
      <w:lvlJc w:val="left"/>
      <w:pPr>
        <w:ind w:left="1930" w:hanging="1080"/>
      </w:pPr>
      <w:rPr>
        <w:rFonts w:hint="default"/>
      </w:rPr>
    </w:lvl>
    <w:lvl w:ilvl="6" w:tentative="0">
      <w:start w:val="1"/>
      <w:numFmt w:val="decimal"/>
      <w:lvlText w:val="%1.%2.%3.%4.%5.%6.%7"/>
      <w:lvlJc w:val="left"/>
      <w:pPr>
        <w:ind w:left="2460" w:hanging="1440"/>
      </w:pPr>
      <w:rPr>
        <w:rFonts w:hint="default"/>
      </w:rPr>
    </w:lvl>
    <w:lvl w:ilvl="7" w:tentative="0">
      <w:start w:val="1"/>
      <w:numFmt w:val="decimal"/>
      <w:lvlText w:val="%1.%2.%3.%4.%5.%6.%7.%8"/>
      <w:lvlJc w:val="left"/>
      <w:pPr>
        <w:ind w:left="2630" w:hanging="1440"/>
      </w:pPr>
      <w:rPr>
        <w:rFonts w:hint="default"/>
      </w:rPr>
    </w:lvl>
    <w:lvl w:ilvl="8" w:tentative="0">
      <w:start w:val="1"/>
      <w:numFmt w:val="decimal"/>
      <w:lvlText w:val="%1.%2.%3.%4.%5.%6.%7.%8.%9"/>
      <w:lvlJc w:val="left"/>
      <w:pPr>
        <w:ind w:left="2800" w:hanging="1440"/>
      </w:pPr>
      <w:rPr>
        <w:rFonts w:hint="default"/>
      </w:rPr>
    </w:lvl>
  </w:abstractNum>
  <w:abstractNum w:abstractNumId="4">
    <w:nsid w:val="1B6C3271"/>
    <w:multiLevelType w:val="multilevel"/>
    <w:tmpl w:val="1B6C3271"/>
    <w:lvl w:ilvl="0" w:tentative="0">
      <w:start w:val="1"/>
      <w:numFmt w:val="decimal"/>
      <w:pStyle w:val="22"/>
      <w:lvlText w:val="%1."/>
      <w:lvlJc w:val="left"/>
      <w:pPr>
        <w:tabs>
          <w:tab w:val="left" w:pos="432"/>
        </w:tabs>
        <w:ind w:left="432" w:hanging="432"/>
      </w:pPr>
      <w:rPr>
        <w:rFonts w:hint="default" w:ascii="Times New Roman" w:hAnsi="Times New Roman" w:eastAsia="Times New Roman" w:cs="Times New Roman"/>
      </w:rPr>
    </w:lvl>
    <w:lvl w:ilvl="1" w:tentative="0">
      <w:start w:val="1"/>
      <w:numFmt w:val="decimal"/>
      <w:pStyle w:val="3"/>
      <w:lvlText w:val="%1.%2"/>
      <w:lvlJc w:val="left"/>
      <w:pPr>
        <w:tabs>
          <w:tab w:val="left" w:pos="2278"/>
        </w:tabs>
        <w:ind w:left="2278" w:hanging="576"/>
      </w:pPr>
      <w:rPr>
        <w:rFonts w:hint="default"/>
      </w:rPr>
    </w:lvl>
    <w:lvl w:ilvl="2" w:tentative="0">
      <w:start w:val="1"/>
      <w:numFmt w:val="decimal"/>
      <w:lvlText w:val="5.2.%3"/>
      <w:lvlJc w:val="left"/>
      <w:pPr>
        <w:tabs>
          <w:tab w:val="left" w:pos="720"/>
        </w:tabs>
        <w:ind w:left="720" w:hanging="720"/>
      </w:pPr>
      <w:rPr>
        <w:rFonts w:hint="default"/>
        <w:b/>
      </w:rPr>
    </w:lvl>
    <w:lvl w:ilvl="3" w:tentative="0">
      <w:start w:val="1"/>
      <w:numFmt w:val="decimal"/>
      <w:lvlText w:val="5.2.%4"/>
      <w:lvlJc w:val="left"/>
      <w:pPr>
        <w:tabs>
          <w:tab w:val="left" w:pos="864"/>
        </w:tabs>
        <w:ind w:left="864" w:hanging="864"/>
      </w:pPr>
      <w:rPr>
        <w:rFonts w:hint="default" w:ascii="Times New Roman" w:hAnsi="Times New Roman" w:cs="Times New Roman"/>
      </w:rPr>
    </w:lvl>
    <w:lvl w:ilvl="4" w:tentative="0">
      <w:start w:val="1"/>
      <w:numFmt w:val="decimal"/>
      <w:lvlText w:val="%1.%2.%3.%4.%5"/>
      <w:lvlJc w:val="left"/>
      <w:pPr>
        <w:tabs>
          <w:tab w:val="left" w:pos="1008"/>
        </w:tabs>
        <w:ind w:left="1008" w:hanging="1008"/>
      </w:pPr>
      <w:rPr>
        <w:rFonts w:hint="default"/>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5">
    <w:nsid w:val="1EE20DE3"/>
    <w:multiLevelType w:val="multilevel"/>
    <w:tmpl w:val="1EE20DE3"/>
    <w:lvl w:ilvl="0" w:tentative="0">
      <w:start w:val="1"/>
      <w:numFmt w:val="bullet"/>
      <w:lvlText w:val=""/>
      <w:lvlJc w:val="left"/>
      <w:pPr>
        <w:ind w:left="904" w:hanging="360"/>
      </w:pPr>
      <w:rPr>
        <w:rFonts w:hint="default" w:ascii="Symbol" w:hAnsi="Symbol" w:eastAsia="Times New Roman" w:cs="Times New Roman"/>
      </w:rPr>
    </w:lvl>
    <w:lvl w:ilvl="1" w:tentative="0">
      <w:start w:val="1"/>
      <w:numFmt w:val="bullet"/>
      <w:lvlText w:val="o"/>
      <w:lvlJc w:val="left"/>
      <w:pPr>
        <w:ind w:left="1624" w:hanging="360"/>
      </w:pPr>
      <w:rPr>
        <w:rFonts w:hint="default" w:ascii="Courier New" w:hAnsi="Courier New" w:cs="Courier New"/>
      </w:rPr>
    </w:lvl>
    <w:lvl w:ilvl="2" w:tentative="0">
      <w:start w:val="1"/>
      <w:numFmt w:val="bullet"/>
      <w:lvlText w:val=""/>
      <w:lvlJc w:val="left"/>
      <w:pPr>
        <w:ind w:left="2344" w:hanging="360"/>
      </w:pPr>
      <w:rPr>
        <w:rFonts w:hint="default" w:ascii="Wingdings" w:hAnsi="Wingdings"/>
      </w:rPr>
    </w:lvl>
    <w:lvl w:ilvl="3" w:tentative="0">
      <w:start w:val="1"/>
      <w:numFmt w:val="bullet"/>
      <w:lvlText w:val=""/>
      <w:lvlJc w:val="left"/>
      <w:pPr>
        <w:ind w:left="3064" w:hanging="360"/>
      </w:pPr>
      <w:rPr>
        <w:rFonts w:hint="default" w:ascii="Symbol" w:hAnsi="Symbol"/>
      </w:rPr>
    </w:lvl>
    <w:lvl w:ilvl="4" w:tentative="0">
      <w:start w:val="1"/>
      <w:numFmt w:val="bullet"/>
      <w:lvlText w:val="o"/>
      <w:lvlJc w:val="left"/>
      <w:pPr>
        <w:ind w:left="3784" w:hanging="360"/>
      </w:pPr>
      <w:rPr>
        <w:rFonts w:hint="default" w:ascii="Courier New" w:hAnsi="Courier New" w:cs="Courier New"/>
      </w:rPr>
    </w:lvl>
    <w:lvl w:ilvl="5" w:tentative="0">
      <w:start w:val="1"/>
      <w:numFmt w:val="bullet"/>
      <w:lvlText w:val=""/>
      <w:lvlJc w:val="left"/>
      <w:pPr>
        <w:ind w:left="4504" w:hanging="360"/>
      </w:pPr>
      <w:rPr>
        <w:rFonts w:hint="default" w:ascii="Wingdings" w:hAnsi="Wingdings"/>
      </w:rPr>
    </w:lvl>
    <w:lvl w:ilvl="6" w:tentative="0">
      <w:start w:val="1"/>
      <w:numFmt w:val="bullet"/>
      <w:lvlText w:val=""/>
      <w:lvlJc w:val="left"/>
      <w:pPr>
        <w:ind w:left="5224" w:hanging="360"/>
      </w:pPr>
      <w:rPr>
        <w:rFonts w:hint="default" w:ascii="Symbol" w:hAnsi="Symbol"/>
      </w:rPr>
    </w:lvl>
    <w:lvl w:ilvl="7" w:tentative="0">
      <w:start w:val="1"/>
      <w:numFmt w:val="bullet"/>
      <w:lvlText w:val="o"/>
      <w:lvlJc w:val="left"/>
      <w:pPr>
        <w:ind w:left="5944" w:hanging="360"/>
      </w:pPr>
      <w:rPr>
        <w:rFonts w:hint="default" w:ascii="Courier New" w:hAnsi="Courier New" w:cs="Courier New"/>
      </w:rPr>
    </w:lvl>
    <w:lvl w:ilvl="8" w:tentative="0">
      <w:start w:val="1"/>
      <w:numFmt w:val="bullet"/>
      <w:lvlText w:val=""/>
      <w:lvlJc w:val="left"/>
      <w:pPr>
        <w:ind w:left="6664" w:hanging="360"/>
      </w:pPr>
      <w:rPr>
        <w:rFonts w:hint="default" w:ascii="Wingdings" w:hAnsi="Wingdings"/>
      </w:rPr>
    </w:lvl>
  </w:abstractNum>
  <w:abstractNum w:abstractNumId="6">
    <w:nsid w:val="1FD26F47"/>
    <w:multiLevelType w:val="multilevel"/>
    <w:tmpl w:val="1FD26F47"/>
    <w:lvl w:ilvl="0" w:tentative="0">
      <w:start w:val="1"/>
      <w:numFmt w:val="decimal"/>
      <w:lvlText w:val="%1."/>
      <w:lvlJc w:val="left"/>
      <w:pPr>
        <w:ind w:left="720" w:hanging="360"/>
      </w:pPr>
      <w:rPr>
        <w:rFonts w:hint="default" w:ascii="Times New Roman" w:hAnsi="Times New Roman"/>
        <w:sz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8EC175C"/>
    <w:multiLevelType w:val="multilevel"/>
    <w:tmpl w:val="28EC175C"/>
    <w:lvl w:ilvl="0" w:tentative="0">
      <w:start w:val="0"/>
      <w:numFmt w:val="bullet"/>
      <w:lvlText w:val=""/>
      <w:lvlJc w:val="left"/>
      <w:pPr>
        <w:ind w:left="720" w:hanging="360"/>
      </w:pPr>
      <w:rPr>
        <w:rFonts w:hint="default" w:ascii="Symbol" w:hAnsi="Symbol"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35467A38"/>
    <w:multiLevelType w:val="multilevel"/>
    <w:tmpl w:val="35467A3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369834A3"/>
    <w:multiLevelType w:val="multilevel"/>
    <w:tmpl w:val="369834A3"/>
    <w:lvl w:ilvl="0" w:tentative="0">
      <w:start w:val="2"/>
      <w:numFmt w:val="bullet"/>
      <w:suff w:val="space"/>
      <w:lvlText w:val="-"/>
      <w:lvlJc w:val="left"/>
      <w:pPr>
        <w:ind w:left="360" w:hanging="360"/>
      </w:pPr>
      <w:rPr>
        <w:rFonts w:hint="default" w:ascii="Times New Roman" w:hAnsi="Times New Roman" w:eastAsia="Times New Roman" w:cs="Times New Roman"/>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0">
    <w:nsid w:val="375D3A6F"/>
    <w:multiLevelType w:val="multilevel"/>
    <w:tmpl w:val="375D3A6F"/>
    <w:lvl w:ilvl="0" w:tentative="0">
      <w:start w:val="1"/>
      <w:numFmt w:val="decimal"/>
      <w:pStyle w:val="18"/>
      <w:suff w:val="space"/>
      <w:lvlText w:val="%1."/>
      <w:lvlJc w:val="left"/>
      <w:pPr>
        <w:ind w:left="284" w:hanging="284"/>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1" w:tentative="0">
      <w:start w:val="1"/>
      <w:numFmt w:val="lowerLetter"/>
      <w:suff w:val="space"/>
      <w:lvlText w:val="%2."/>
      <w:lvlJc w:val="left"/>
      <w:pPr>
        <w:ind w:left="567" w:hanging="283"/>
      </w:pPr>
      <w:rPr>
        <w:rFonts w:hint="default"/>
      </w:rPr>
    </w:lvl>
    <w:lvl w:ilvl="2" w:tentative="0">
      <w:start w:val="1"/>
      <w:numFmt w:val="lowerRoman"/>
      <w:suff w:val="space"/>
      <w:lvlText w:val="%3."/>
      <w:lvlJc w:val="left"/>
      <w:pPr>
        <w:ind w:left="851" w:hanging="284"/>
      </w:pPr>
      <w:rPr>
        <w:rFonts w:hint="default"/>
      </w:rPr>
    </w:lvl>
    <w:lvl w:ilvl="3" w:tentative="0">
      <w:start w:val="1"/>
      <w:numFmt w:val="decimal"/>
      <w:lvlText w:val="%4."/>
      <w:lvlJc w:val="left"/>
      <w:pPr>
        <w:tabs>
          <w:tab w:val="left" w:pos="2880"/>
        </w:tabs>
        <w:ind w:left="2880" w:hanging="360"/>
      </w:pPr>
      <w:rPr>
        <w:rFonts w:hint="default"/>
      </w:rPr>
    </w:lvl>
    <w:lvl w:ilvl="4" w:tentative="0">
      <w:start w:val="1"/>
      <w:numFmt w:val="lowerLetter"/>
      <w:lvlText w:val="%5."/>
      <w:lvlJc w:val="left"/>
      <w:pPr>
        <w:tabs>
          <w:tab w:val="left" w:pos="3600"/>
        </w:tabs>
        <w:ind w:left="3600" w:hanging="360"/>
      </w:pPr>
      <w:rPr>
        <w:rFonts w:hint="default"/>
      </w:rPr>
    </w:lvl>
    <w:lvl w:ilvl="5" w:tentative="0">
      <w:start w:val="1"/>
      <w:numFmt w:val="lowerRoman"/>
      <w:lvlText w:val="%6."/>
      <w:lvlJc w:val="right"/>
      <w:pPr>
        <w:tabs>
          <w:tab w:val="left" w:pos="4320"/>
        </w:tabs>
        <w:ind w:left="4320" w:hanging="180"/>
      </w:pPr>
      <w:rPr>
        <w:rFonts w:hint="default"/>
      </w:rPr>
    </w:lvl>
    <w:lvl w:ilvl="6" w:tentative="0">
      <w:start w:val="1"/>
      <w:numFmt w:val="decimal"/>
      <w:lvlText w:val="%7."/>
      <w:lvlJc w:val="left"/>
      <w:pPr>
        <w:tabs>
          <w:tab w:val="left" w:pos="5040"/>
        </w:tabs>
        <w:ind w:left="5040" w:hanging="360"/>
      </w:pPr>
      <w:rPr>
        <w:rFonts w:hint="default"/>
      </w:rPr>
    </w:lvl>
    <w:lvl w:ilvl="7" w:tentative="0">
      <w:start w:val="1"/>
      <w:numFmt w:val="lowerLetter"/>
      <w:lvlText w:val="%8."/>
      <w:lvlJc w:val="left"/>
      <w:pPr>
        <w:tabs>
          <w:tab w:val="left" w:pos="5760"/>
        </w:tabs>
        <w:ind w:left="5760" w:hanging="360"/>
      </w:pPr>
      <w:rPr>
        <w:rFonts w:hint="default"/>
      </w:rPr>
    </w:lvl>
    <w:lvl w:ilvl="8" w:tentative="0">
      <w:start w:val="1"/>
      <w:numFmt w:val="lowerRoman"/>
      <w:lvlText w:val="%9."/>
      <w:lvlJc w:val="right"/>
      <w:pPr>
        <w:tabs>
          <w:tab w:val="left" w:pos="6480"/>
        </w:tabs>
        <w:ind w:left="6480" w:hanging="180"/>
      </w:pPr>
      <w:rPr>
        <w:rFonts w:hint="default"/>
      </w:rPr>
    </w:lvl>
  </w:abstractNum>
  <w:abstractNum w:abstractNumId="11">
    <w:nsid w:val="3F4C76AB"/>
    <w:multiLevelType w:val="multilevel"/>
    <w:tmpl w:val="3F4C76AB"/>
    <w:lvl w:ilvl="0" w:tentative="0">
      <w:start w:val="1"/>
      <w:numFmt w:val="decimal"/>
      <w:lvlText w:val="%1."/>
      <w:lvlJc w:val="left"/>
      <w:pPr>
        <w:ind w:left="720" w:hanging="360"/>
      </w:pPr>
      <w:rPr>
        <w:rFonts w:hint="default" w:ascii="Times New Roman" w:hAnsi="Times New Roman"/>
        <w:sz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60810734"/>
    <w:multiLevelType w:val="multilevel"/>
    <w:tmpl w:val="60810734"/>
    <w:lvl w:ilvl="0" w:tentative="0">
      <w:start w:val="1"/>
      <w:numFmt w:val="decimal"/>
      <w:lvlText w:val="%1."/>
      <w:lvlJc w:val="left"/>
      <w:pPr>
        <w:ind w:left="720" w:hanging="360"/>
      </w:pPr>
      <w:rPr>
        <w:rFonts w:hint="default" w:ascii="Times New Roman" w:hAnsi="Times New Roman"/>
        <w:sz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61682739"/>
    <w:multiLevelType w:val="multilevel"/>
    <w:tmpl w:val="61682739"/>
    <w:lvl w:ilvl="0" w:tentative="0">
      <w:start w:val="0"/>
      <w:numFmt w:val="bullet"/>
      <w:lvlText w:val=""/>
      <w:lvlJc w:val="left"/>
      <w:pPr>
        <w:ind w:left="720" w:hanging="360"/>
      </w:pPr>
      <w:rPr>
        <w:rFonts w:hint="default" w:ascii="Wingdings" w:hAnsi="Wingdings" w:eastAsia="Calibri" w:cs="Times New Roman"/>
        <w:b w:val="0"/>
        <w:color w:val="00000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6A191A3F"/>
    <w:multiLevelType w:val="multilevel"/>
    <w:tmpl w:val="6A191A3F"/>
    <w:lvl w:ilvl="0" w:tentative="0">
      <w:start w:val="1"/>
      <w:numFmt w:val="decimal"/>
      <w:lvlText w:val="%1."/>
      <w:lvlJc w:val="left"/>
      <w:pPr>
        <w:ind w:left="401" w:hanging="360"/>
      </w:pPr>
      <w:rPr>
        <w:rFonts w:hint="default"/>
      </w:rPr>
    </w:lvl>
    <w:lvl w:ilvl="1" w:tentative="0">
      <w:start w:val="1"/>
      <w:numFmt w:val="lowerLetter"/>
      <w:lvlText w:val="%2."/>
      <w:lvlJc w:val="left"/>
      <w:pPr>
        <w:ind w:left="1121" w:hanging="360"/>
      </w:pPr>
    </w:lvl>
    <w:lvl w:ilvl="2" w:tentative="0">
      <w:start w:val="1"/>
      <w:numFmt w:val="lowerRoman"/>
      <w:lvlText w:val="%3."/>
      <w:lvlJc w:val="right"/>
      <w:pPr>
        <w:ind w:left="1841" w:hanging="180"/>
      </w:pPr>
    </w:lvl>
    <w:lvl w:ilvl="3" w:tentative="0">
      <w:start w:val="1"/>
      <w:numFmt w:val="decimal"/>
      <w:lvlText w:val="%4."/>
      <w:lvlJc w:val="left"/>
      <w:pPr>
        <w:ind w:left="2561" w:hanging="360"/>
      </w:pPr>
    </w:lvl>
    <w:lvl w:ilvl="4" w:tentative="0">
      <w:start w:val="1"/>
      <w:numFmt w:val="lowerLetter"/>
      <w:lvlText w:val="%5."/>
      <w:lvlJc w:val="left"/>
      <w:pPr>
        <w:ind w:left="3281" w:hanging="360"/>
      </w:pPr>
    </w:lvl>
    <w:lvl w:ilvl="5" w:tentative="0">
      <w:start w:val="1"/>
      <w:numFmt w:val="lowerRoman"/>
      <w:lvlText w:val="%6."/>
      <w:lvlJc w:val="right"/>
      <w:pPr>
        <w:ind w:left="4001" w:hanging="180"/>
      </w:pPr>
    </w:lvl>
    <w:lvl w:ilvl="6" w:tentative="0">
      <w:start w:val="1"/>
      <w:numFmt w:val="decimal"/>
      <w:lvlText w:val="%7."/>
      <w:lvlJc w:val="left"/>
      <w:pPr>
        <w:ind w:left="4721" w:hanging="360"/>
      </w:pPr>
    </w:lvl>
    <w:lvl w:ilvl="7" w:tentative="0">
      <w:start w:val="1"/>
      <w:numFmt w:val="lowerLetter"/>
      <w:lvlText w:val="%8."/>
      <w:lvlJc w:val="left"/>
      <w:pPr>
        <w:ind w:left="5441" w:hanging="360"/>
      </w:pPr>
    </w:lvl>
    <w:lvl w:ilvl="8" w:tentative="0">
      <w:start w:val="1"/>
      <w:numFmt w:val="lowerRoman"/>
      <w:lvlText w:val="%9."/>
      <w:lvlJc w:val="right"/>
      <w:pPr>
        <w:ind w:left="6161" w:hanging="180"/>
      </w:pPr>
    </w:lvl>
  </w:abstractNum>
  <w:abstractNum w:abstractNumId="15">
    <w:nsid w:val="6B933E00"/>
    <w:multiLevelType w:val="multilevel"/>
    <w:tmpl w:val="6B933E00"/>
    <w:lvl w:ilvl="0" w:tentative="0">
      <w:start w:val="1"/>
      <w:numFmt w:val="bullet"/>
      <w:lvlText w:val=""/>
      <w:lvlJc w:val="left"/>
      <w:pPr>
        <w:ind w:left="1264" w:hanging="360"/>
      </w:pPr>
      <w:rPr>
        <w:rFonts w:hint="default" w:ascii="Wingdings" w:hAnsi="Wingdings"/>
      </w:rPr>
    </w:lvl>
    <w:lvl w:ilvl="1" w:tentative="0">
      <w:start w:val="1"/>
      <w:numFmt w:val="bullet"/>
      <w:lvlText w:val="o"/>
      <w:lvlJc w:val="left"/>
      <w:pPr>
        <w:ind w:left="1984" w:hanging="360"/>
      </w:pPr>
      <w:rPr>
        <w:rFonts w:hint="default" w:ascii="Courier New" w:hAnsi="Courier New" w:cs="Courier New"/>
      </w:rPr>
    </w:lvl>
    <w:lvl w:ilvl="2" w:tentative="0">
      <w:start w:val="1"/>
      <w:numFmt w:val="bullet"/>
      <w:lvlText w:val=""/>
      <w:lvlJc w:val="left"/>
      <w:pPr>
        <w:ind w:left="2704" w:hanging="360"/>
      </w:pPr>
      <w:rPr>
        <w:rFonts w:hint="default" w:ascii="Wingdings" w:hAnsi="Wingdings"/>
      </w:rPr>
    </w:lvl>
    <w:lvl w:ilvl="3" w:tentative="0">
      <w:start w:val="1"/>
      <w:numFmt w:val="bullet"/>
      <w:lvlText w:val=""/>
      <w:lvlJc w:val="left"/>
      <w:pPr>
        <w:ind w:left="3424" w:hanging="360"/>
      </w:pPr>
      <w:rPr>
        <w:rFonts w:hint="default" w:ascii="Symbol" w:hAnsi="Symbol"/>
      </w:rPr>
    </w:lvl>
    <w:lvl w:ilvl="4" w:tentative="0">
      <w:start w:val="1"/>
      <w:numFmt w:val="bullet"/>
      <w:lvlText w:val="o"/>
      <w:lvlJc w:val="left"/>
      <w:pPr>
        <w:ind w:left="4144" w:hanging="360"/>
      </w:pPr>
      <w:rPr>
        <w:rFonts w:hint="default" w:ascii="Courier New" w:hAnsi="Courier New" w:cs="Courier New"/>
      </w:rPr>
    </w:lvl>
    <w:lvl w:ilvl="5" w:tentative="0">
      <w:start w:val="1"/>
      <w:numFmt w:val="bullet"/>
      <w:lvlText w:val=""/>
      <w:lvlJc w:val="left"/>
      <w:pPr>
        <w:ind w:left="4864" w:hanging="360"/>
      </w:pPr>
      <w:rPr>
        <w:rFonts w:hint="default" w:ascii="Wingdings" w:hAnsi="Wingdings"/>
      </w:rPr>
    </w:lvl>
    <w:lvl w:ilvl="6" w:tentative="0">
      <w:start w:val="1"/>
      <w:numFmt w:val="bullet"/>
      <w:lvlText w:val=""/>
      <w:lvlJc w:val="left"/>
      <w:pPr>
        <w:ind w:left="5584" w:hanging="360"/>
      </w:pPr>
      <w:rPr>
        <w:rFonts w:hint="default" w:ascii="Symbol" w:hAnsi="Symbol"/>
      </w:rPr>
    </w:lvl>
    <w:lvl w:ilvl="7" w:tentative="0">
      <w:start w:val="1"/>
      <w:numFmt w:val="bullet"/>
      <w:lvlText w:val="o"/>
      <w:lvlJc w:val="left"/>
      <w:pPr>
        <w:ind w:left="6304" w:hanging="360"/>
      </w:pPr>
      <w:rPr>
        <w:rFonts w:hint="default" w:ascii="Courier New" w:hAnsi="Courier New" w:cs="Courier New"/>
      </w:rPr>
    </w:lvl>
    <w:lvl w:ilvl="8" w:tentative="0">
      <w:start w:val="1"/>
      <w:numFmt w:val="bullet"/>
      <w:lvlText w:val=""/>
      <w:lvlJc w:val="left"/>
      <w:pPr>
        <w:ind w:left="7024" w:hanging="360"/>
      </w:pPr>
      <w:rPr>
        <w:rFonts w:hint="default" w:ascii="Wingdings" w:hAnsi="Wingdings"/>
      </w:rPr>
    </w:lvl>
  </w:abstractNum>
  <w:abstractNum w:abstractNumId="16">
    <w:nsid w:val="7B6770A8"/>
    <w:multiLevelType w:val="multilevel"/>
    <w:tmpl w:val="7B6770A8"/>
    <w:lvl w:ilvl="0" w:tentative="0">
      <w:start w:val="1"/>
      <w:numFmt w:val="decimal"/>
      <w:lvlText w:val="%1."/>
      <w:lvlJc w:val="left"/>
      <w:pPr>
        <w:ind w:left="720" w:hanging="360"/>
      </w:pPr>
      <w:rPr>
        <w:rFonts w:hint="default" w:ascii="Times New Roman" w:hAnsi="Times New Roman"/>
        <w:sz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7E6D7EFE"/>
    <w:multiLevelType w:val="multilevel"/>
    <w:tmpl w:val="7E6D7EFE"/>
    <w:lvl w:ilvl="0" w:tentative="0">
      <w:start w:val="0"/>
      <w:numFmt w:val="bullet"/>
      <w:lvlText w:val="-"/>
      <w:lvlJc w:val="left"/>
      <w:pPr>
        <w:ind w:left="792" w:hanging="360"/>
      </w:pPr>
      <w:rPr>
        <w:rFonts w:hint="default" w:ascii="Times New Roman" w:hAnsi="Times New Roman" w:eastAsia="Times New Roman" w:cs="Times New Roman"/>
      </w:rPr>
    </w:lvl>
    <w:lvl w:ilvl="1" w:tentative="0">
      <w:start w:val="1"/>
      <w:numFmt w:val="bullet"/>
      <w:lvlText w:val="o"/>
      <w:lvlJc w:val="left"/>
      <w:pPr>
        <w:ind w:left="1512" w:hanging="360"/>
      </w:pPr>
      <w:rPr>
        <w:rFonts w:hint="default" w:ascii="Courier New" w:hAnsi="Courier New" w:cs="Courier New"/>
      </w:rPr>
    </w:lvl>
    <w:lvl w:ilvl="2" w:tentative="0">
      <w:start w:val="1"/>
      <w:numFmt w:val="bullet"/>
      <w:lvlText w:val=""/>
      <w:lvlJc w:val="left"/>
      <w:pPr>
        <w:ind w:left="2232" w:hanging="360"/>
      </w:pPr>
      <w:rPr>
        <w:rFonts w:hint="default" w:ascii="Wingdings" w:hAnsi="Wingdings"/>
      </w:rPr>
    </w:lvl>
    <w:lvl w:ilvl="3" w:tentative="0">
      <w:start w:val="1"/>
      <w:numFmt w:val="bullet"/>
      <w:lvlText w:val=""/>
      <w:lvlJc w:val="left"/>
      <w:pPr>
        <w:ind w:left="2952" w:hanging="360"/>
      </w:pPr>
      <w:rPr>
        <w:rFonts w:hint="default" w:ascii="Symbol" w:hAnsi="Symbol"/>
      </w:rPr>
    </w:lvl>
    <w:lvl w:ilvl="4" w:tentative="0">
      <w:start w:val="1"/>
      <w:numFmt w:val="bullet"/>
      <w:lvlText w:val="o"/>
      <w:lvlJc w:val="left"/>
      <w:pPr>
        <w:ind w:left="3672" w:hanging="360"/>
      </w:pPr>
      <w:rPr>
        <w:rFonts w:hint="default" w:ascii="Courier New" w:hAnsi="Courier New" w:cs="Courier New"/>
      </w:rPr>
    </w:lvl>
    <w:lvl w:ilvl="5" w:tentative="0">
      <w:start w:val="1"/>
      <w:numFmt w:val="bullet"/>
      <w:lvlText w:val=""/>
      <w:lvlJc w:val="left"/>
      <w:pPr>
        <w:ind w:left="4392" w:hanging="360"/>
      </w:pPr>
      <w:rPr>
        <w:rFonts w:hint="default" w:ascii="Wingdings" w:hAnsi="Wingdings"/>
      </w:rPr>
    </w:lvl>
    <w:lvl w:ilvl="6" w:tentative="0">
      <w:start w:val="1"/>
      <w:numFmt w:val="bullet"/>
      <w:lvlText w:val=""/>
      <w:lvlJc w:val="left"/>
      <w:pPr>
        <w:ind w:left="5112" w:hanging="360"/>
      </w:pPr>
      <w:rPr>
        <w:rFonts w:hint="default" w:ascii="Symbol" w:hAnsi="Symbol"/>
      </w:rPr>
    </w:lvl>
    <w:lvl w:ilvl="7" w:tentative="0">
      <w:start w:val="1"/>
      <w:numFmt w:val="bullet"/>
      <w:lvlText w:val="o"/>
      <w:lvlJc w:val="left"/>
      <w:pPr>
        <w:ind w:left="5832" w:hanging="360"/>
      </w:pPr>
      <w:rPr>
        <w:rFonts w:hint="default" w:ascii="Courier New" w:hAnsi="Courier New" w:cs="Courier New"/>
      </w:rPr>
    </w:lvl>
    <w:lvl w:ilvl="8" w:tentative="0">
      <w:start w:val="1"/>
      <w:numFmt w:val="bullet"/>
      <w:lvlText w:val=""/>
      <w:lvlJc w:val="left"/>
      <w:pPr>
        <w:ind w:left="6552" w:hanging="360"/>
      </w:pPr>
      <w:rPr>
        <w:rFonts w:hint="default" w:ascii="Wingdings" w:hAnsi="Wingdings"/>
      </w:rPr>
    </w:lvl>
  </w:abstractNum>
  <w:num w:numId="1">
    <w:abstractNumId w:val="4"/>
  </w:num>
  <w:num w:numId="2">
    <w:abstractNumId w:val="10"/>
  </w:num>
  <w:num w:numId="3">
    <w:abstractNumId w:val="9"/>
  </w:num>
  <w:num w:numId="4">
    <w:abstractNumId w:val="17"/>
  </w:num>
  <w:num w:numId="5">
    <w:abstractNumId w:val="5"/>
  </w:num>
  <w:num w:numId="6">
    <w:abstractNumId w:val="1"/>
  </w:num>
  <w:num w:numId="7">
    <w:abstractNumId w:val="14"/>
  </w:num>
  <w:num w:numId="8">
    <w:abstractNumId w:val="2"/>
  </w:num>
  <w:num w:numId="9">
    <w:abstractNumId w:val="15"/>
  </w:num>
  <w:num w:numId="10">
    <w:abstractNumId w:val="16"/>
  </w:num>
  <w:num w:numId="11">
    <w:abstractNumId w:val="8"/>
  </w:num>
  <w:num w:numId="12">
    <w:abstractNumId w:val="13"/>
  </w:num>
  <w:num w:numId="13">
    <w:abstractNumId w:val="7"/>
  </w:num>
  <w:num w:numId="14">
    <w:abstractNumId w:val="6"/>
  </w:num>
  <w:num w:numId="15">
    <w:abstractNumId w:val="11"/>
  </w:num>
  <w:num w:numId="16">
    <w:abstractNumId w:val="4"/>
    <w:lvlOverride w:ilvl="0">
      <w:startOverride w:val="7"/>
    </w:lvlOverride>
    <w:lvlOverride w:ilvl="1">
      <w:startOverride w:val="23"/>
    </w:lvlOverride>
  </w:num>
  <w:num w:numId="17">
    <w:abstractNumId w:val="12"/>
  </w:num>
  <w:num w:numId="18">
    <w:abstractNumId w:val="0"/>
  </w:num>
  <w:num w:numId="19">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ntt_linhntk">
    <w15:presenceInfo w15:providerId="None" w15:userId="cntt_linhntk"/>
  </w15:person>
  <w15:person w15:author="os">
    <w15:presenceInfo w15:providerId="None" w15:userId="o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1F6C4F9"/>
    <w:rsid w:val="F1F6C4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line="360" w:lineRule="auto"/>
      <w:ind w:left="544"/>
    </w:pPr>
    <w:rPr>
      <w:snapToGrid w:val="0"/>
      <w:sz w:val="24"/>
      <w:szCs w:val="22"/>
      <w:lang w:val="en" w:eastAsia="en-US" w:bidi="ar-SA"/>
    </w:rPr>
  </w:style>
  <w:style w:type="paragraph" w:styleId="2">
    <w:name w:val="heading 1"/>
    <w:basedOn w:val="1"/>
    <w:next w:val="3"/>
    <w:qFormat/>
    <w:uiPriority w:val="0"/>
    <w:pPr>
      <w:keepNext/>
      <w:numPr>
        <w:ilvl w:val="0"/>
        <w:numId w:val="1"/>
      </w:numPr>
      <w:spacing w:before="360" w:after="240"/>
      <w:ind w:left="0"/>
      <w:outlineLvl w:val="0"/>
    </w:pPr>
    <w:rPr>
      <w:b/>
      <w:kern w:val="28"/>
      <w:sz w:val="30"/>
    </w:rPr>
  </w:style>
  <w:style w:type="paragraph" w:styleId="3">
    <w:name w:val="heading 2"/>
    <w:basedOn w:val="1"/>
    <w:next w:val="4"/>
    <w:unhideWhenUsed/>
    <w:qFormat/>
    <w:uiPriority w:val="0"/>
    <w:pPr>
      <w:keepNext/>
      <w:numPr>
        <w:ilvl w:val="1"/>
        <w:numId w:val="1"/>
      </w:numPr>
      <w:spacing w:before="240" w:after="120"/>
      <w:ind w:left="0"/>
      <w:outlineLvl w:val="1"/>
    </w:pPr>
    <w:rPr>
      <w:rFonts w:ascii="Arial" w:hAnsi="Arial"/>
      <w:b/>
    </w:rPr>
  </w:style>
  <w:style w:type="character" w:default="1" w:styleId="11">
    <w:name w:val="Default Paragraph Font"/>
    <w:semiHidden/>
    <w:uiPriority w:val="0"/>
  </w:style>
  <w:style w:type="table" w:default="1" w:styleId="14">
    <w:name w:val="Normal Table"/>
    <w:semiHidden/>
    <w:uiPriority w:val="0"/>
    <w:tblPr>
      <w:tblCellMar>
        <w:top w:w="0" w:type="dxa"/>
        <w:left w:w="108" w:type="dxa"/>
        <w:bottom w:w="0" w:type="dxa"/>
        <w:right w:w="108" w:type="dxa"/>
      </w:tblCellMar>
    </w:tblPr>
  </w:style>
  <w:style w:type="paragraph" w:styleId="4">
    <w:name w:val="Normal Indent"/>
    <w:basedOn w:val="1"/>
    <w:uiPriority w:val="0"/>
    <w:pPr>
      <w:shd w:val="clear" w:color="auto" w:fill="FFFFFF"/>
      <w:ind w:left="0" w:right="11"/>
    </w:pPr>
    <w:rPr>
      <w:bCs/>
      <w:color w:val="000000"/>
      <w:szCs w:val="24"/>
    </w:rPr>
  </w:style>
  <w:style w:type="paragraph" w:styleId="5">
    <w:name w:val="footer"/>
    <w:basedOn w:val="1"/>
    <w:uiPriority w:val="0"/>
    <w:pPr>
      <w:tabs>
        <w:tab w:val="center" w:pos="4320"/>
        <w:tab w:val="right" w:pos="8640"/>
      </w:tabs>
      <w:ind w:left="0"/>
    </w:pPr>
  </w:style>
  <w:style w:type="paragraph" w:styleId="6">
    <w:name w:val="header"/>
    <w:basedOn w:val="1"/>
    <w:uiPriority w:val="0"/>
    <w:pPr>
      <w:tabs>
        <w:tab w:val="center" w:pos="4320"/>
        <w:tab w:val="right" w:pos="8640"/>
      </w:tabs>
      <w:ind w:left="0"/>
    </w:pPr>
  </w:style>
  <w:style w:type="paragraph" w:styleId="7">
    <w:name w:val="HTML Preformatted"/>
    <w:basedOn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pPr>
    <w:rPr>
      <w:rFonts w:ascii="Courier New" w:hAnsi="Courier New" w:cs="Courier New"/>
      <w:snapToGrid/>
      <w:sz w:val="20"/>
    </w:rPr>
  </w:style>
  <w:style w:type="paragraph" w:styleId="8">
    <w:name w:val="toc 1"/>
    <w:basedOn w:val="1"/>
    <w:next w:val="1"/>
    <w:uiPriority w:val="0"/>
    <w:pPr>
      <w:tabs>
        <w:tab w:val="left" w:pos="400"/>
        <w:tab w:val="right" w:leader="dot" w:pos="9270"/>
      </w:tabs>
      <w:spacing w:after="120"/>
      <w:ind w:left="0"/>
    </w:pPr>
    <w:rPr>
      <w:b/>
    </w:rPr>
  </w:style>
  <w:style w:type="paragraph" w:styleId="9">
    <w:name w:val="toc 2"/>
    <w:basedOn w:val="1"/>
    <w:next w:val="1"/>
    <w:uiPriority w:val="0"/>
    <w:pPr>
      <w:tabs>
        <w:tab w:val="left" w:pos="800"/>
        <w:tab w:val="right" w:leader="dot" w:pos="9270"/>
      </w:tabs>
      <w:spacing w:before="20" w:after="20"/>
      <w:ind w:left="202"/>
    </w:pPr>
  </w:style>
  <w:style w:type="paragraph" w:styleId="10">
    <w:name w:val="toc 4"/>
    <w:basedOn w:val="1"/>
    <w:next w:val="1"/>
    <w:uiPriority w:val="0"/>
    <w:pPr>
      <w:tabs>
        <w:tab w:val="left" w:pos="1600"/>
        <w:tab w:val="right" w:leader="dot" w:pos="8280"/>
      </w:tabs>
      <w:spacing w:before="20" w:after="20"/>
      <w:ind w:left="576"/>
    </w:pPr>
    <w:rPr>
      <w:i/>
    </w:rPr>
  </w:style>
  <w:style w:type="character" w:styleId="12">
    <w:name w:val="Hyperlink"/>
    <w:uiPriority w:val="0"/>
    <w:rPr>
      <w:color w:val="0000FF"/>
      <w:sz w:val="20"/>
      <w:u w:val="single"/>
    </w:rPr>
  </w:style>
  <w:style w:type="character" w:styleId="13">
    <w:name w:val="page number"/>
    <w:uiPriority w:val="0"/>
  </w:style>
  <w:style w:type="paragraph" w:customStyle="1" w:styleId="15">
    <w:name w:val="NormalTB"/>
    <w:uiPriority w:val="0"/>
    <w:pPr>
      <w:widowControl w:val="0"/>
      <w:spacing w:before="120"/>
      <w:jc w:val="center"/>
    </w:pPr>
    <w:rPr>
      <w:rFonts w:ascii=".VnTime" w:hAnsi=".VnTime"/>
      <w:b/>
      <w:snapToGrid w:val="0"/>
      <w:sz w:val="22"/>
      <w:szCs w:val="22"/>
      <w:lang w:val="en" w:eastAsia="en-US" w:bidi="ar-SA"/>
    </w:rPr>
  </w:style>
  <w:style w:type="paragraph" w:customStyle="1" w:styleId="16">
    <w:name w:val="NormalH"/>
    <w:basedOn w:val="1"/>
    <w:uiPriority w:val="0"/>
    <w:pPr>
      <w:pageBreakBefore/>
      <w:widowControl/>
      <w:tabs>
        <w:tab w:val="left" w:pos="2160"/>
        <w:tab w:val="right" w:pos="5040"/>
        <w:tab w:val="left" w:pos="5760"/>
        <w:tab w:val="right" w:pos="8640"/>
      </w:tabs>
      <w:spacing w:before="0"/>
    </w:pPr>
    <w:rPr>
      <w:rFonts w:ascii=".VnHelvetIns" w:hAnsi=".VnHelvetIns"/>
      <w:snapToGrid/>
      <w:sz w:val="32"/>
    </w:rPr>
  </w:style>
  <w:style w:type="paragraph" w:customStyle="1" w:styleId="17">
    <w:name w:val="_Style 10"/>
    <w:basedOn w:val="2"/>
    <w:next w:val="1"/>
    <w:qFormat/>
    <w:uiPriority w:val="39"/>
    <w:pPr>
      <w:keepLines/>
      <w:widowControl/>
      <w:numPr>
        <w:ilvl w:val="0"/>
        <w:numId w:val="0"/>
      </w:numPr>
      <w:tabs>
        <w:tab w:val="clear" w:pos="432"/>
      </w:tabs>
      <w:spacing w:before="480" w:after="0" w:line="276" w:lineRule="auto"/>
      <w:outlineLvl w:val="9"/>
    </w:pPr>
    <w:rPr>
      <w:rFonts w:ascii="Cambria" w:hAnsi="Cambria"/>
      <w:bCs/>
      <w:snapToGrid/>
      <w:color w:val="365F91"/>
      <w:kern w:val="0"/>
      <w:sz w:val="28"/>
      <w:szCs w:val="28"/>
    </w:rPr>
  </w:style>
  <w:style w:type="paragraph" w:customStyle="1" w:styleId="18">
    <w:name w:val="Table Number"/>
    <w:basedOn w:val="1"/>
    <w:uiPriority w:val="0"/>
    <w:pPr>
      <w:widowControl/>
      <w:numPr>
        <w:ilvl w:val="0"/>
        <w:numId w:val="2"/>
      </w:numPr>
      <w:spacing w:before="60" w:after="60" w:line="240" w:lineRule="exact"/>
      <w:jc w:val="both"/>
    </w:pPr>
    <w:rPr>
      <w:rFonts w:eastAsia="MS Mincho"/>
      <w:snapToGrid/>
      <w:sz w:val="26"/>
      <w:szCs w:val="24"/>
      <w:lang w:eastAsia="ja-JP" w:val="en"/>
    </w:rPr>
  </w:style>
  <w:style w:type="paragraph" w:customStyle="1" w:styleId="19">
    <w:name w:val="_Style 13"/>
    <w:basedOn w:val="1"/>
    <w:qFormat/>
    <w:uiPriority w:val="34"/>
    <w:pPr>
      <w:widowControl/>
      <w:spacing w:before="0" w:line="240" w:lineRule="auto"/>
      <w:ind w:left="720"/>
    </w:pPr>
    <w:rPr>
      <w:rFonts w:ascii="Calibri" w:hAnsi="Calibri" w:eastAsia="Calibri"/>
      <w:snapToGrid/>
      <w:sz w:val="22"/>
      <w:szCs w:val="22"/>
    </w:rPr>
  </w:style>
  <w:style w:type="paragraph" w:customStyle="1" w:styleId="20">
    <w:name w:val="Style Heading 2l2H2h21 + Times New Roman 14 pt"/>
    <w:basedOn w:val="3"/>
    <w:uiPriority w:val="0"/>
    <w:pPr>
      <w:tabs>
        <w:tab w:val="clear" w:pos="2278"/>
      </w:tabs>
      <w:ind w:left="170" w:hanging="170"/>
    </w:pPr>
    <w:rPr>
      <w:rFonts w:ascii="Times New Roman" w:hAnsi="Times New Roman"/>
      <w:bCs/>
      <w:sz w:val="28"/>
    </w:rPr>
  </w:style>
  <w:style w:type="paragraph" w:customStyle="1" w:styleId="21">
    <w:name w:val="Style Heading 2l2H2h21 + Times New Roman 14 pt Justified"/>
    <w:basedOn w:val="3"/>
    <w:uiPriority w:val="0"/>
    <w:pPr>
      <w:tabs>
        <w:tab w:val="clear" w:pos="2278"/>
      </w:tabs>
      <w:ind w:left="576"/>
      <w:jc w:val="both"/>
    </w:pPr>
    <w:rPr>
      <w:rFonts w:ascii="Times New Roman" w:hAnsi="Times New Roman"/>
      <w:bCs/>
      <w:sz w:val="28"/>
    </w:rPr>
  </w:style>
  <w:style w:type="paragraph" w:customStyle="1" w:styleId="22">
    <w:name w:val="Style Heading 1Heading 1(Report Only)ChapterHeading 1(Report Onl..."/>
    <w:basedOn w:val="2"/>
    <w:uiPriority w:val="0"/>
    <w:pPr>
      <w:numPr>
        <w:ilvl w:val="0"/>
        <w:numId w:val="1"/>
      </w:numPr>
      <w:spacing w:before="240" w:after="100" w:line="240" w:lineRule="auto"/>
      <w:jc w:val="both"/>
    </w:pPr>
    <w:rPr>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oleObject" Target="embeddings/oleObject1.bin"/><Relationship Id="rId71" Type="http://schemas.microsoft.com/office/2011/relationships/people" Target="people.xml"/><Relationship Id="rId70" Type="http://schemas.openxmlformats.org/officeDocument/2006/relationships/fontTable" Target="fontTable.xml"/><Relationship Id="rId7" Type="http://schemas.openxmlformats.org/officeDocument/2006/relationships/theme" Target="theme/theme1.xml"/><Relationship Id="rId69" Type="http://schemas.openxmlformats.org/officeDocument/2006/relationships/numbering" Target="numbering.xml"/><Relationship Id="rId68" Type="http://schemas.openxmlformats.org/officeDocument/2006/relationships/customXml" Target="../customXml/item1.xml"/><Relationship Id="rId67" Type="http://schemas.openxmlformats.org/officeDocument/2006/relationships/image" Target="media/image43.png"/><Relationship Id="rId66" Type="http://schemas.openxmlformats.org/officeDocument/2006/relationships/image" Target="media/image42.png"/><Relationship Id="rId65" Type="http://schemas.openxmlformats.org/officeDocument/2006/relationships/image" Target="media/image41.png"/><Relationship Id="rId64" Type="http://schemas.openxmlformats.org/officeDocument/2006/relationships/image" Target="media/image40.png"/><Relationship Id="rId63" Type="http://schemas.openxmlformats.org/officeDocument/2006/relationships/image" Target="media/image39.png"/><Relationship Id="rId62" Type="http://schemas.openxmlformats.org/officeDocument/2006/relationships/image" Target="media/image38.png"/><Relationship Id="rId61" Type="http://schemas.openxmlformats.org/officeDocument/2006/relationships/image" Target="media/image37.png"/><Relationship Id="rId60" Type="http://schemas.openxmlformats.org/officeDocument/2006/relationships/image" Target="media/image36.png"/><Relationship Id="rId6" Type="http://schemas.openxmlformats.org/officeDocument/2006/relationships/footer" Target="footer2.xml"/><Relationship Id="rId59" Type="http://schemas.openxmlformats.org/officeDocument/2006/relationships/image" Target="media/image35.png"/><Relationship Id="rId58" Type="http://schemas.openxmlformats.org/officeDocument/2006/relationships/image" Target="media/image34.png"/><Relationship Id="rId57" Type="http://schemas.openxmlformats.org/officeDocument/2006/relationships/image" Target="media/image33.png"/><Relationship Id="rId56" Type="http://schemas.openxmlformats.org/officeDocument/2006/relationships/image" Target="media/image32.png"/><Relationship Id="rId55" Type="http://schemas.openxmlformats.org/officeDocument/2006/relationships/image" Target="media/image31.emf"/><Relationship Id="rId54" Type="http://schemas.openxmlformats.org/officeDocument/2006/relationships/oleObject" Target="embeddings/oleObject17.bin"/><Relationship Id="rId53" Type="http://schemas.openxmlformats.org/officeDocument/2006/relationships/image" Target="media/image30.png"/><Relationship Id="rId52" Type="http://schemas.openxmlformats.org/officeDocument/2006/relationships/image" Target="media/image29.png"/><Relationship Id="rId51" Type="http://schemas.openxmlformats.org/officeDocument/2006/relationships/image" Target="media/image28.png"/><Relationship Id="rId50" Type="http://schemas.openxmlformats.org/officeDocument/2006/relationships/image" Target="media/image27.png"/><Relationship Id="rId5" Type="http://schemas.openxmlformats.org/officeDocument/2006/relationships/footer" Target="footer1.xml"/><Relationship Id="rId49" Type="http://schemas.openxmlformats.org/officeDocument/2006/relationships/image" Target="media/image26.png"/><Relationship Id="rId48" Type="http://schemas.openxmlformats.org/officeDocument/2006/relationships/image" Target="media/image25.png"/><Relationship Id="rId47" Type="http://schemas.openxmlformats.org/officeDocument/2006/relationships/image" Target="media/image24.png"/><Relationship Id="rId46" Type="http://schemas.openxmlformats.org/officeDocument/2006/relationships/image" Target="media/image23.emf"/><Relationship Id="rId45" Type="http://schemas.openxmlformats.org/officeDocument/2006/relationships/oleObject" Target="embeddings/oleObject16.bin"/><Relationship Id="rId44" Type="http://schemas.openxmlformats.org/officeDocument/2006/relationships/image" Target="media/image22.emf"/><Relationship Id="rId43" Type="http://schemas.openxmlformats.org/officeDocument/2006/relationships/oleObject" Target="embeddings/oleObject15.bin"/><Relationship Id="rId42" Type="http://schemas.openxmlformats.org/officeDocument/2006/relationships/image" Target="media/image21.emf"/><Relationship Id="rId41" Type="http://schemas.openxmlformats.org/officeDocument/2006/relationships/oleObject" Target="embeddings/oleObject14.bin"/><Relationship Id="rId40" Type="http://schemas.openxmlformats.org/officeDocument/2006/relationships/image" Target="media/image20.emf"/><Relationship Id="rId4" Type="http://schemas.openxmlformats.org/officeDocument/2006/relationships/header" Target="header2.xml"/><Relationship Id="rId39" Type="http://schemas.openxmlformats.org/officeDocument/2006/relationships/oleObject" Target="embeddings/oleObject13.bin"/><Relationship Id="rId38" Type="http://schemas.openxmlformats.org/officeDocument/2006/relationships/image" Target="media/image19.emf"/><Relationship Id="rId37" Type="http://schemas.openxmlformats.org/officeDocument/2006/relationships/oleObject" Target="embeddings/oleObject12.bin"/><Relationship Id="rId36" Type="http://schemas.openxmlformats.org/officeDocument/2006/relationships/image" Target="media/image18.emf"/><Relationship Id="rId35" Type="http://schemas.openxmlformats.org/officeDocument/2006/relationships/oleObject" Target="embeddings/oleObject11.bin"/><Relationship Id="rId34" Type="http://schemas.openxmlformats.org/officeDocument/2006/relationships/image" Target="media/image17.emf"/><Relationship Id="rId33" Type="http://schemas.openxmlformats.org/officeDocument/2006/relationships/oleObject" Target="embeddings/oleObject10.bin"/><Relationship Id="rId32" Type="http://schemas.openxmlformats.org/officeDocument/2006/relationships/image" Target="media/image16.emf"/><Relationship Id="rId31" Type="http://schemas.openxmlformats.org/officeDocument/2006/relationships/oleObject" Target="embeddings/oleObject9.bin"/><Relationship Id="rId30" Type="http://schemas.openxmlformats.org/officeDocument/2006/relationships/image" Target="media/image15.emf"/><Relationship Id="rId3" Type="http://schemas.openxmlformats.org/officeDocument/2006/relationships/header" Target="header1.xml"/><Relationship Id="rId29" Type="http://schemas.openxmlformats.org/officeDocument/2006/relationships/oleObject" Target="embeddings/oleObject8.bin"/><Relationship Id="rId28" Type="http://schemas.openxmlformats.org/officeDocument/2006/relationships/image" Target="media/image14.emf"/><Relationship Id="rId27" Type="http://schemas.openxmlformats.org/officeDocument/2006/relationships/oleObject" Target="embeddings/oleObject7.bin"/><Relationship Id="rId26" Type="http://schemas.openxmlformats.org/officeDocument/2006/relationships/image" Target="media/image13.emf"/><Relationship Id="rId25" Type="http://schemas.openxmlformats.org/officeDocument/2006/relationships/oleObject" Target="embeddings/oleObject6.bin"/><Relationship Id="rId24" Type="http://schemas.openxmlformats.org/officeDocument/2006/relationships/image" Target="media/image12.emf"/><Relationship Id="rId23" Type="http://schemas.openxmlformats.org/officeDocument/2006/relationships/oleObject" Target="embeddings/oleObject5.bin"/><Relationship Id="rId22" Type="http://schemas.openxmlformats.org/officeDocument/2006/relationships/image" Target="media/image11.emf"/><Relationship Id="rId21" Type="http://schemas.openxmlformats.org/officeDocument/2006/relationships/oleObject" Target="embeddings/oleObject4.bin"/><Relationship Id="rId20" Type="http://schemas.openxmlformats.org/officeDocument/2006/relationships/image" Target="media/image10.e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e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1"/>
    <customShpInfo spid="_x0000_s2049"/>
    <customShpInfo spid="_x0000_s2050"/>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Office_3.2.0.6370_F1E327BC-269C-435d-A152-05C5408002CA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2023-09-08T10:54:00Z</dcterms:created>
  <dc:creator>hominhcanh</dc:creator>
  <cp:lastModifiedBy>hominhcanh</cp:lastModifiedBy>
  <dcterms:modified xsi:type="dcterms:W3CDTF">2023-09-08T10:54:44Z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ies>
</file>